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1049" w14:textId="11AE9817" w:rsidR="009F2618" w:rsidRPr="000F0CBE" w:rsidRDefault="003173D0" w:rsidP="000F0CBE">
      <w:pPr>
        <w:spacing w:line="240" w:lineRule="auto"/>
        <w:rPr>
          <w:rFonts w:ascii="Times New Roman" w:hAnsi="Times New Roman" w:cs="Times New Roman"/>
          <w:b/>
          <w:bCs/>
          <w:sz w:val="20"/>
          <w:szCs w:val="20"/>
          <w:lang w:val="en-GB"/>
        </w:rPr>
      </w:pPr>
      <w:proofErr w:type="spellStart"/>
      <w:r>
        <w:rPr>
          <w:rFonts w:ascii="Times New Roman" w:hAnsi="Times New Roman" w:cs="Times New Roman"/>
          <w:b/>
          <w:bCs/>
          <w:sz w:val="20"/>
          <w:szCs w:val="20"/>
          <w:lang w:val="en-GB"/>
        </w:rPr>
        <w:t>f</w:t>
      </w:r>
      <w:r w:rsidR="009F2618">
        <w:rPr>
          <w:rFonts w:ascii="Times New Roman" w:hAnsi="Times New Roman" w:cs="Times New Roman"/>
          <w:b/>
          <w:bCs/>
          <w:sz w:val="20"/>
          <w:szCs w:val="20"/>
          <w:lang w:val="en-GB"/>
        </w:rPr>
        <w:t>Supplementary</w:t>
      </w:r>
      <w:proofErr w:type="spellEnd"/>
      <w:r w:rsidR="009F2618">
        <w:rPr>
          <w:rFonts w:ascii="Times New Roman" w:hAnsi="Times New Roman" w:cs="Times New Roman"/>
          <w:b/>
          <w:bCs/>
          <w:sz w:val="20"/>
          <w:szCs w:val="20"/>
          <w:lang w:val="en-GB"/>
        </w:rPr>
        <w:t xml:space="preserve"> appendix </w:t>
      </w:r>
    </w:p>
    <w:p w14:paraId="7B97636F" w14:textId="77777777" w:rsidR="004C3780" w:rsidRDefault="00FD10E8">
      <w:pPr>
        <w:spacing w:line="240" w:lineRule="auto"/>
        <w:rPr>
          <w:rFonts w:ascii="Times New Roman" w:hAnsi="Times New Roman" w:cs="Times New Roman"/>
          <w:sz w:val="20"/>
          <w:szCs w:val="20"/>
          <w:lang w:val="en-GB"/>
        </w:rPr>
      </w:pPr>
      <w:del w:id="3433" w:author="Albert Kwame Osei-Owusu" w:date="2026-09-12T09:00:00Z">
        <w:r>
          <w:rPr>
            <w:rFonts w:ascii="Times New Roman" w:hAnsi="Times New Roman" w:cs="Times New Roman"/>
            <w:sz w:val="20"/>
            <w:szCs w:val="20"/>
            <w:lang w:val="en-GB"/>
          </w:rPr>
          <w:delText xml:space="preserve">The Geographical Displacement of Healthcare’s Environmental impacts: A Danish Input-Output Study</w:delText>
        </w:r>
      </w:del>
      <w:ins w:id="3434" w:author="Albert Kwame Osei-Owusu" w:date="2026-09-12T09:00:00Z">
        <w:r>
          <w:rPr>
            <w:rFonts w:ascii="Times New Roman" w:hAnsi="Times New Roman" w:cs="Times New Roman"/>
            <w:sz w:val="20"/>
            <w:szCs w:val="20"/>
            <w:lang w:val="en-GB"/>
          </w:rPr>
          <w:t xml:space="preserve">The environmental footprint of the Danish health care system: supply-chain origins and geographical displacement</w:t>
        </w:r>
      </w:ins>
    </w:p>
    <w:p w14:paraId="0546D314" w14:textId="58C45F40" w:rsidR="00622A11" w:rsidRPr="000F0CBE" w:rsidRDefault="00622A11"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This document provides technical descriptions of the analytical framework, data sources, system boundaries, and calculations used to quantify the environmental footprint of the Danish </w:t>
      </w:r>
      <w:del w:id="4435" w:author="Albert Kwame Osei-Owusu" w:date="2026-09-12T09:00:00Z">
        <w:r>
          <w:rPr>
            <w:rFonts w:ascii="Times New Roman" w:hAnsi="Times New Roman" w:cs="Times New Roman"/>
            <w:sz w:val="20"/>
            <w:szCs w:val="20"/>
            <w:lang w:val="en-GB"/>
          </w:rPr>
          <w:delText xml:space="preserve">healthcare</w:delText>
        </w:r>
      </w:del>
      <w:ins w:id="4436"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system </w:t>
      </w:r>
      <w:r w:rsidR="007304E5">
        <w:rPr>
          <w:rFonts w:ascii="Times New Roman" w:hAnsi="Times New Roman" w:cs="Times New Roman"/>
          <w:sz w:val="20"/>
          <w:szCs w:val="20"/>
          <w:lang w:val="en-GB"/>
        </w:rPr>
        <w:t>(Main article)</w:t>
      </w:r>
      <w:r>
        <w:rPr>
          <w:rFonts w:ascii="Times New Roman" w:hAnsi="Times New Roman" w:cs="Times New Roman"/>
          <w:sz w:val="20"/>
          <w:szCs w:val="20"/>
          <w:lang w:val="en-GB"/>
        </w:rPr>
        <w:t xml:space="preserve">. Its purpose is to facilitate transparency, traceability, and reproducibility of the results reported in the accompanying journal manuscript. Each section provides further details for reviewers and other readers to be able to dive into a more detailed version of methodology and results for a more thorough interpretation. </w:t>
      </w:r>
    </w:p>
    <w:p w14:paraId="091C606A" w14:textId="77777777" w:rsidR="00D0193E" w:rsidRPr="000F0CBE" w:rsidRDefault="00D0193E" w:rsidP="000F0CBE">
      <w:pPr>
        <w:spacing w:line="24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 xml:space="preserve">Methods </w:t>
      </w:r>
    </w:p>
    <w:p w14:paraId="20AB7430" w14:textId="77777777" w:rsidR="009E6028" w:rsidRPr="000F0CBE" w:rsidRDefault="009E6028" w:rsidP="000F0CBE">
      <w:pPr>
        <w:spacing w:line="240" w:lineRule="auto"/>
        <w:rPr>
          <w:rFonts w:ascii="Times New Roman" w:hAnsi="Times New Roman" w:cs="Times New Roman"/>
          <w:sz w:val="20"/>
          <w:szCs w:val="20"/>
        </w:rPr>
      </w:pPr>
      <w:r>
        <w:rPr>
          <w:rFonts w:ascii="Times New Roman" w:hAnsi="Times New Roman" w:cs="Times New Roman"/>
          <w:sz w:val="20"/>
          <w:szCs w:val="20"/>
        </w:rPr>
        <w:t xml:space="preserve">The </w:t>
      </w:r>
      <w:proofErr w:type="spellStart"/>
      <w:r>
        <w:rPr>
          <w:rFonts w:ascii="Times New Roman" w:hAnsi="Times New Roman" w:cs="Times New Roman"/>
          <w:sz w:val="20"/>
          <w:szCs w:val="20"/>
        </w:rPr>
        <w:t>analysis</w:t>
      </w:r>
      <w:proofErr w:type="spellEnd"/>
      <w:r>
        <w:rPr>
          <w:rFonts w:ascii="Times New Roman" w:hAnsi="Times New Roman" w:cs="Times New Roman"/>
          <w:sz w:val="20"/>
          <w:szCs w:val="20"/>
        </w:rPr>
        <w:t xml:space="preserve"> covers </w:t>
      </w:r>
      <w:proofErr w:type="spellStart"/>
      <w:r>
        <w:rPr>
          <w:rFonts w:ascii="Times New Roman" w:hAnsi="Times New Roman" w:cs="Times New Roman"/>
          <w:sz w:val="20"/>
          <w:szCs w:val="20"/>
        </w:rPr>
        <w:t>five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categories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climate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change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material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extraction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blue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water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consumption</w:t>
      </w:r>
      <w:proofErr w:type="spellEnd"/>
      <w:r>
        <w:rPr>
          <w:rFonts w:ascii="Times New Roman" w:hAnsi="Times New Roman" w:cs="Times New Roman"/>
          <w:sz w:val="20"/>
          <w:szCs w:val="20"/>
        </w:rPr>
        <w:t xml:space="preserve">, land </w:t>
      </w:r>
      <w:proofErr w:type="spellStart"/>
      <w:r>
        <w:rPr>
          <w:rFonts w:ascii="Times New Roman" w:hAnsi="Times New Roman" w:cs="Times New Roman"/>
          <w:sz w:val="20"/>
          <w:szCs w:val="20"/>
        </w:rPr>
        <w:t>use</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waste</w:t>
      </w:r>
      <w:proofErr w:type="spellEnd"/>
      <w:r>
        <w:rPr>
          <w:rFonts w:ascii="Times New Roman" w:hAnsi="Times New Roman" w:cs="Times New Roman"/>
          <w:sz w:val="20"/>
          <w:szCs w:val="20"/>
        </w:rPr>
        <w:t xml:space="preserve"> generation. By </w:t>
      </w:r>
      <w:proofErr w:type="spellStart"/>
      <w:r>
        <w:rPr>
          <w:rFonts w:ascii="Times New Roman" w:hAnsi="Times New Roman" w:cs="Times New Roman"/>
          <w:sz w:val="20"/>
          <w:szCs w:val="20"/>
        </w:rPr>
        <w:t>applying</w:t>
      </w:r>
      <w:proofErr w:type="spellEnd"/>
      <w:r>
        <w:rPr>
          <w:rFonts w:ascii="Times New Roman" w:hAnsi="Times New Roman" w:cs="Times New Roman"/>
          <w:sz w:val="20"/>
          <w:szCs w:val="20"/>
        </w:rPr>
        <w:t xml:space="preserve"> a </w:t>
      </w:r>
      <w:proofErr w:type="spellStart"/>
      <w:r>
        <w:rPr>
          <w:rFonts w:ascii="Times New Roman" w:hAnsi="Times New Roman" w:cs="Times New Roman"/>
          <w:sz w:val="20"/>
          <w:szCs w:val="20"/>
        </w:rPr>
        <w:t>methodology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consistent</w:t>
      </w:r>
      <w:proofErr w:type="spellEnd"/>
      <w:r>
        <w:rPr>
          <w:rFonts w:ascii="Times New Roman" w:hAnsi="Times New Roman" w:cs="Times New Roman"/>
          <w:sz w:val="20"/>
          <w:szCs w:val="20"/>
        </w:rPr>
        <w:t xml:space="preserve"> with </w:t>
      </w:r>
      <w:proofErr w:type="spellStart"/>
      <w:r>
        <w:rPr>
          <w:rFonts w:ascii="Times New Roman" w:hAnsi="Times New Roman" w:cs="Times New Roman"/>
          <w:sz w:val="20"/>
          <w:szCs w:val="20"/>
        </w:rPr>
        <w:t>previous</w:t>
      </w:r>
      <w:proofErr w:type="spellEnd"/>
      <w:r>
        <w:rPr>
          <w:rFonts w:ascii="Times New Roman" w:hAnsi="Times New Roman" w:cs="Times New Roman"/>
          <w:sz w:val="20"/>
          <w:szCs w:val="20"/>
        </w:rPr>
        <w:t xml:space="preserve"> international studies </w:t>
      </w:r>
      <w:proofErr w:type="spellStart"/>
      <w:r>
        <w:rPr>
          <w:rFonts w:ascii="Times New Roman" w:hAnsi="Times New Roman" w:cs="Times New Roman"/>
          <w:sz w:val="20"/>
          <w:szCs w:val="20"/>
        </w:rPr>
        <w:t>while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using</w:t>
      </w:r>
      <w:proofErr w:type="spellEnd"/>
      <w:r>
        <w:rPr>
          <w:rFonts w:ascii="Times New Roman" w:hAnsi="Times New Roman" w:cs="Times New Roman"/>
          <w:sz w:val="20"/>
          <w:szCs w:val="20"/>
        </w:rPr>
        <w:t xml:space="preserve"> Danish data and system </w:t>
      </w:r>
      <w:proofErr w:type="spellStart"/>
      <w:r>
        <w:rPr>
          <w:rFonts w:ascii="Times New Roman" w:hAnsi="Times New Roman" w:cs="Times New Roman"/>
          <w:sz w:val="20"/>
          <w:szCs w:val="20"/>
        </w:rPr>
        <w:t>boundaries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this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provides a </w:t>
      </w:r>
      <w:proofErr w:type="spellStart"/>
      <w:r>
        <w:rPr>
          <w:rFonts w:ascii="Times New Roman" w:hAnsi="Times New Roman" w:cs="Times New Roman"/>
          <w:sz w:val="20"/>
          <w:szCs w:val="20"/>
        </w:rPr>
        <w:t>systemic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perspective</w:t>
      </w:r>
      <w:proofErr w:type="spellEnd"/>
      <w:r>
        <w:rPr>
          <w:rFonts w:ascii="Times New Roman" w:hAnsi="Times New Roman" w:cs="Times New Roman"/>
          <w:sz w:val="20"/>
          <w:szCs w:val="20"/>
        </w:rPr>
        <w:t xml:space="preserve"> on the </w:t>
      </w:r>
      <w:proofErr w:type="spellStart"/>
      <w:r>
        <w:rPr>
          <w:rFonts w:ascii="Times New Roman" w:hAnsi="Times New Roman" w:cs="Times New Roman"/>
          <w:sz w:val="20"/>
          <w:szCs w:val="20"/>
        </w:rPr>
        <w:t>environmental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associated</w:t>
      </w:r>
      <w:proofErr w:type="spellEnd"/>
      <w:r>
        <w:rPr>
          <w:rFonts w:ascii="Times New Roman" w:hAnsi="Times New Roman" w:cs="Times New Roman"/>
          <w:sz w:val="20"/>
          <w:szCs w:val="20"/>
        </w:rPr>
        <w:t xml:space="preserve"> with Danish </w:t>
      </w:r>
      <w:proofErr w:type="spellStart"/>
      <w:del w:id="4437" w:author="Albert Kwame Osei-Owusu" w:date="2026-09-12T09:00:00Z">
        <w:r>
          <w:rPr>
            <w:rFonts w:ascii="Times New Roman" w:hAnsi="Times New Roman" w:cs="Times New Roman"/>
            <w:sz w:val="20"/>
            <w:szCs w:val="20"/>
          </w:rPr>
          <w:delText xml:space="preserve">healthcare</w:delText>
        </w:r>
      </w:del>
      <w:ins w:id="4438" w:author="Albert Kwame Osei-Owusu" w:date="2026-09-12T09:00:00Z">
        <w:r>
          <w:rPr>
            <w:rFonts w:ascii="Times New Roman" w:hAnsi="Times New Roman" w:cs="Times New Roman"/>
            <w:sz w:val="20"/>
            <w:szCs w:val="20"/>
          </w:rPr>
          <w:t xml:space="preserve">health care</w:t>
        </w:r>
      </w:ins>
      <w:proofErr w:type="spellEnd"/>
      <w:r>
        <w:rPr>
          <w:rFonts w:ascii="Times New Roman" w:hAnsi="Times New Roman" w:cs="Times New Roman"/>
          <w:sz w:val="20"/>
          <w:szCs w:val="20"/>
        </w:rPr>
        <w:t xml:space="preserve"> and the </w:t>
      </w:r>
      <w:proofErr w:type="spellStart"/>
      <w:r>
        <w:rPr>
          <w:rFonts w:ascii="Times New Roman" w:hAnsi="Times New Roman" w:cs="Times New Roman"/>
          <w:sz w:val="20"/>
          <w:szCs w:val="20"/>
        </w:rPr>
        <w:t>activities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that</w:t>
      </w:r>
      <w:proofErr w:type="spellEnd"/>
      <w:r>
        <w:rPr>
          <w:rFonts w:ascii="Times New Roman" w:hAnsi="Times New Roman" w:cs="Times New Roman"/>
          <w:sz w:val="20"/>
          <w:szCs w:val="20"/>
        </w:rPr>
        <w:t xml:space="preserve"> drive </w:t>
      </w:r>
      <w:proofErr w:type="spellStart"/>
      <w:r>
        <w:rPr>
          <w:rFonts w:ascii="Times New Roman" w:hAnsi="Times New Roman" w:cs="Times New Roman"/>
          <w:sz w:val="20"/>
          <w:szCs w:val="20"/>
        </w:rPr>
        <w:t>them</w:t>
      </w:r>
      <w:proofErr w:type="spellEnd"/>
      <w:r>
        <w:rPr>
          <w:rFonts w:ascii="Times New Roman" w:hAnsi="Times New Roman" w:cs="Times New Roman"/>
          <w:sz w:val="20"/>
          <w:szCs w:val="20"/>
        </w:rPr>
        <w:t xml:space="preserve">. </w:t>
      </w:r>
      <w:del w:id="4483" w:author="Albert Kwame Osei-Owusu" w:date="2026-09-12T09:00:00Z">
        <w:r>
          <w:rPr>
            <w:rFonts w:ascii="Times New Roman" w:hAnsi="Times New Roman" w:cs="Times New Roman"/>
            <w:sz w:val="20"/>
            <w:szCs w:val="20"/>
          </w:rPr>
          <w:delText xml:space="preserve">Healthcare</w:delText>
        </w:r>
      </w:del>
      <w:ins w:id="4484" w:author="Albert Kwame Osei-Owusu" w:date="2026-09-12T09:00:00Z">
        <w:r>
          <w:rPr>
            <w:rFonts w:ascii="Times New Roman" w:hAnsi="Times New Roman" w:cs="Times New Roman"/>
            <w:sz w:val="20"/>
            <w:szCs w:val="20"/>
          </w:rPr>
          <w:t xml:space="preserve">Health care</w:t>
        </w:r>
      </w:ins>
      <w:r>
        <w:rPr>
          <w:rFonts w:ascii="Times New Roman" w:hAnsi="Times New Roman" w:cs="Times New Roman"/>
          <w:sz w:val="20"/>
          <w:szCs w:val="20"/>
        </w:rPr>
        <w:t xml:space="preserve"> in </w:t>
      </w:r>
      <w:proofErr w:type="spellStart"/>
      <w:r>
        <w:rPr>
          <w:rFonts w:ascii="Times New Roman" w:hAnsi="Times New Roman" w:cs="Times New Roman"/>
          <w:sz w:val="20"/>
          <w:szCs w:val="20"/>
        </w:rPr>
        <w:t>this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scope</w:t>
      </w:r>
      <w:proofErr w:type="spellEnd"/>
      <w:r>
        <w:rPr>
          <w:rFonts w:ascii="Times New Roman" w:hAnsi="Times New Roman" w:cs="Times New Roman"/>
          <w:sz w:val="20"/>
          <w:szCs w:val="20"/>
        </w:rPr>
        <w:t xml:space="preserve"> is </w:t>
      </w:r>
      <w:proofErr w:type="spellStart"/>
      <w:r>
        <w:rPr>
          <w:rFonts w:ascii="Times New Roman" w:hAnsi="Times New Roman" w:cs="Times New Roman"/>
          <w:sz w:val="20"/>
          <w:szCs w:val="20"/>
        </w:rPr>
        <w:t>defined</w:t>
      </w:r>
      <w:proofErr w:type="spellEnd"/>
      <w:r>
        <w:rPr>
          <w:rFonts w:ascii="Times New Roman" w:hAnsi="Times New Roman" w:cs="Times New Roman"/>
          <w:sz w:val="20"/>
          <w:szCs w:val="20"/>
        </w:rPr>
        <w:t xml:space="preserve"> as: </w:t>
      </w:r>
    </w:p>
    <w:p w14:paraId="6C951952" w14:textId="77777777" w:rsidR="009E6028" w:rsidRPr="000F0CBE" w:rsidRDefault="009E6028" w:rsidP="000F0CBE">
      <w:pPr>
        <w:spacing w:after="36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“Health and social </w:t>
      </w:r>
      <w:proofErr w:type="spellStart"/>
      <w:r>
        <w:rPr>
          <w:rFonts w:ascii="Times New Roman" w:hAnsi="Times New Roman" w:cs="Times New Roman"/>
          <w:i/>
          <w:iCs/>
          <w:sz w:val="20"/>
          <w:szCs w:val="20"/>
        </w:rPr>
        <w:t>care</w:t>
      </w:r>
      <w:proofErr w:type="spellEnd"/>
      <w:r>
        <w:rPr>
          <w:rFonts w:ascii="Times New Roman" w:hAnsi="Times New Roman" w:cs="Times New Roman"/>
          <w:i/>
          <w:iCs/>
          <w:sz w:val="20"/>
          <w:szCs w:val="20"/>
        </w:rPr>
        <w:t xml:space="preserve"> services (</w:t>
      </w:r>
      <w:proofErr w:type="spellStart"/>
      <w:r>
        <w:rPr>
          <w:rFonts w:ascii="Times New Roman" w:hAnsi="Times New Roman" w:cs="Times New Roman"/>
          <w:i/>
          <w:iCs/>
          <w:sz w:val="20"/>
          <w:szCs w:val="20"/>
        </w:rPr>
        <w:t>including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residential</w:t>
      </w:r>
      <w:proofErr w:type="spellEnd"/>
      <w:r>
        <w:rPr>
          <w:rFonts w:ascii="Times New Roman" w:hAnsi="Times New Roman" w:cs="Times New Roman"/>
          <w:i/>
          <w:iCs/>
          <w:sz w:val="20"/>
          <w:szCs w:val="20"/>
        </w:rPr>
        <w:t xml:space="preserve"> &amp; </w:t>
      </w:r>
      <w:proofErr w:type="spellStart"/>
      <w:r>
        <w:rPr>
          <w:rFonts w:ascii="Times New Roman" w:hAnsi="Times New Roman" w:cs="Times New Roman"/>
          <w:i/>
          <w:iCs/>
          <w:sz w:val="20"/>
          <w:szCs w:val="20"/>
        </w:rPr>
        <w:t>elder</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care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pharmaceutical</w:t>
      </w:r>
      <w:proofErr w:type="spellEnd"/>
      <w:r>
        <w:rPr>
          <w:rFonts w:ascii="Times New Roman" w:hAnsi="Times New Roman" w:cs="Times New Roman"/>
          <w:i/>
          <w:iCs/>
          <w:sz w:val="20"/>
          <w:szCs w:val="20"/>
        </w:rPr>
        <w:t xml:space="preserve"> &amp; </w:t>
      </w:r>
      <w:proofErr w:type="spellStart"/>
      <w:r>
        <w:rPr>
          <w:rFonts w:ascii="Times New Roman" w:hAnsi="Times New Roman" w:cs="Times New Roman"/>
          <w:i/>
          <w:iCs/>
          <w:sz w:val="20"/>
          <w:szCs w:val="20"/>
        </w:rPr>
        <w:t>other</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medical</w:t>
      </w:r>
      <w:proofErr w:type="spellEnd"/>
      <w:r>
        <w:rPr>
          <w:rFonts w:ascii="Times New Roman" w:hAnsi="Times New Roman" w:cs="Times New Roman"/>
          <w:i/>
          <w:iCs/>
          <w:sz w:val="20"/>
          <w:szCs w:val="20"/>
        </w:rPr>
        <w:t xml:space="preserve"> products, and </w:t>
      </w:r>
      <w:proofErr w:type="spellStart"/>
      <w:r>
        <w:rPr>
          <w:rFonts w:ascii="Times New Roman" w:hAnsi="Times New Roman" w:cs="Times New Roman"/>
          <w:i/>
          <w:iCs/>
          <w:sz w:val="20"/>
          <w:szCs w:val="20"/>
        </w:rPr>
        <w:t>therapeutic</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appliances</w:t>
      </w:r>
      <w:proofErr w:type="spellEnd"/>
      <w:r>
        <w:rPr>
          <w:rFonts w:ascii="Times New Roman" w:hAnsi="Times New Roman" w:cs="Times New Roman"/>
          <w:i/>
          <w:iCs/>
          <w:sz w:val="20"/>
          <w:szCs w:val="20"/>
        </w:rPr>
        <w:t xml:space="preserve"> &amp; </w:t>
      </w:r>
      <w:proofErr w:type="spellStart"/>
      <w:r>
        <w:rPr>
          <w:rFonts w:ascii="Times New Roman" w:hAnsi="Times New Roman" w:cs="Times New Roman"/>
          <w:i/>
          <w:iCs/>
          <w:sz w:val="20"/>
          <w:szCs w:val="20"/>
        </w:rPr>
        <w:t>equipment</w:t>
      </w:r>
      <w:proofErr w:type="spellEnd"/>
      <w:r>
        <w:rPr>
          <w:rFonts w:ascii="Times New Roman" w:hAnsi="Times New Roman" w:cs="Times New Roman"/>
          <w:i/>
          <w:iCs/>
          <w:sz w:val="20"/>
          <w:szCs w:val="20"/>
        </w:rPr>
        <w:t xml:space="preserve">.” </w:t>
      </w:r>
    </w:p>
    <w:p w14:paraId="2EF94E5C" w14:textId="3FEF2A2D" w:rsidR="009E6028" w:rsidRPr="000F0CBE" w:rsidRDefault="009E6028" w:rsidP="000F0CBE">
      <w:pPr>
        <w:spacing w:line="240" w:lineRule="auto"/>
        <w:rPr>
          <w:rFonts w:ascii="Times New Roman" w:hAnsi="Times New Roman" w:cs="Times New Roman"/>
          <w:sz w:val="20"/>
          <w:szCs w:val="20"/>
        </w:rPr>
      </w:pPr>
      <w:r>
        <w:rPr>
          <w:rFonts w:ascii="Times New Roman" w:hAnsi="Times New Roman" w:cs="Times New Roman"/>
          <w:sz w:val="20"/>
          <w:szCs w:val="20"/>
        </w:rPr>
        <w:t xml:space="preserve">This definition </w:t>
      </w:r>
      <w:proofErr w:type="spellStart"/>
      <w:r>
        <w:rPr>
          <w:rFonts w:ascii="Times New Roman" w:hAnsi="Times New Roman" w:cs="Times New Roman"/>
          <w:sz w:val="20"/>
          <w:szCs w:val="20"/>
        </w:rPr>
        <w:t>aligns</w:t>
      </w:r>
      <w:proofErr w:type="spellEnd"/>
      <w:r>
        <w:rPr>
          <w:rFonts w:ascii="Times New Roman" w:hAnsi="Times New Roman" w:cs="Times New Roman"/>
          <w:sz w:val="20"/>
          <w:szCs w:val="20"/>
        </w:rPr>
        <w:t xml:space="preserve"> with the System of Health </w:t>
      </w:r>
      <w:proofErr w:type="spellStart"/>
      <w:r>
        <w:rPr>
          <w:rFonts w:ascii="Times New Roman" w:hAnsi="Times New Roman" w:cs="Times New Roman"/>
          <w:sz w:val="20"/>
          <w:szCs w:val="20"/>
        </w:rPr>
        <w:t>Accounts</w:t>
      </w:r>
      <w:proofErr w:type="spellEnd"/>
      <w:r>
        <w:rPr>
          <w:rFonts w:ascii="Times New Roman" w:hAnsi="Times New Roman" w:cs="Times New Roman"/>
          <w:sz w:val="20"/>
          <w:szCs w:val="20"/>
        </w:rPr>
        <w:t xml:space="preserve"> </w:t>
      </w:r>
      <w:r>
        <w:rPr>
          <w:rFonts w:ascii="Times New Roman" w:hAnsi="Times New Roman" w:cs="Times New Roman"/>
          <w:sz w:val="20"/>
          <w:szCs w:val="20"/>
        </w:rPr>
        <w:fldChar w:fldCharType="begin"/>
      </w:r>
      <w:r w:rsidR="00DD0FF5">
        <w:rPr>
          <w:rFonts w:ascii="Times New Roman" w:hAnsi="Times New Roman" w:cs="Times New Roman"/>
          <w:sz w:val="20"/>
          <w:szCs w:val="20"/>
        </w:rPr>
        <w:instrText xml:space="preserve"> ADDIN EN.CITE &lt;EndNote&gt;&lt;Cite&gt;&lt;Author&gt;Organisation for Economic Co-operation and Development&lt;/Author&gt;&lt;Year&gt;2017&lt;/Year&gt;&lt;RecNum&gt;35&lt;/RecNum&gt;&lt;DisplayText&gt;&lt;style face="superscript"&gt;1&lt;/style&gt;&lt;/DisplayText&gt;&lt;record&gt;&lt;rec-number&gt;35&lt;/rec-number&gt;&lt;foreign-keys&gt;&lt;key app="EN" db-id="z5r2svst3pad9gevvdhvwaf70xpdftwrs0ef" timestamp="1781025842"&gt;35&lt;/key&gt;&lt;/foreign-keys&gt;&lt;ref-type name="Report"&gt;27&lt;/ref-type&gt;&lt;contributors&gt;&lt;authors&gt;&lt;author&gt;Organisation for Economic Co-operation and Development,&lt;/author&gt;&lt;author&gt;Eurostat,&lt;/author&gt;&lt;author&gt;World Health Organization,&lt;/author&gt;&lt;/authors&gt;&lt;/contributors&gt;&lt;titles&gt;&lt;title&gt;A System of Health Accounts 2011 (Revised)&lt;/title&gt;&lt;/titles&gt;&lt;dates&gt;&lt;year&gt;2017&lt;/year&gt;&lt;/dates&gt;&lt;publisher&gt;OECD&lt;/publisher&gt;&lt;urls&gt;&lt;/urls&gt;&lt;/record&gt;&lt;/Cite&gt;&lt;/EndNote&gt;</w:instrText>
      </w:r>
      <w:r>
        <w:rPr>
          <w:rFonts w:ascii="Times New Roman" w:hAnsi="Times New Roman" w:cs="Times New Roman"/>
          <w:sz w:val="20"/>
          <w:szCs w:val="20"/>
        </w:rPr>
        <w:fldChar w:fldCharType="separate"/>
      </w:r>
      <w:r w:rsidR="00DD0FF5" w:rsidRPr="00DD0FF5">
        <w:rPr>
          <w:rFonts w:ascii="Times New Roman" w:hAnsi="Times New Roman" w:cs="Times New Roman"/>
          <w:noProof/>
          <w:sz w:val="20"/>
          <w:szCs w:val="20"/>
          <w:vertAlign w:val="superscript"/>
        </w:rPr>
        <w:t>1</w:t>
      </w:r>
      <w:r>
        <w:rPr>
          <w:rFonts w:ascii="Times New Roman" w:hAnsi="Times New Roman" w:cs="Times New Roman"/>
          <w:sz w:val="20"/>
          <w:szCs w:val="20"/>
        </w:rPr>
        <w:fldChar w:fldCharType="end"/>
      </w:r>
      <w:r>
        <w:rPr>
          <w:rFonts w:ascii="Times New Roman" w:hAnsi="Times New Roman" w:cs="Times New Roman"/>
          <w:sz w:val="20"/>
          <w:szCs w:val="20"/>
        </w:rPr>
        <w:t xml:space="preserve"> and </w:t>
      </w:r>
      <w:proofErr w:type="spellStart"/>
      <w:r>
        <w:rPr>
          <w:rFonts w:ascii="Times New Roman" w:hAnsi="Times New Roman" w:cs="Times New Roman"/>
          <w:sz w:val="20"/>
          <w:szCs w:val="20"/>
        </w:rPr>
        <w:t>ensures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comparability</w:t>
      </w:r>
      <w:proofErr w:type="spellEnd"/>
      <w:r>
        <w:rPr>
          <w:rFonts w:ascii="Times New Roman" w:hAnsi="Times New Roman" w:cs="Times New Roman"/>
          <w:sz w:val="20"/>
          <w:szCs w:val="20"/>
        </w:rPr>
        <w:t xml:space="preserve"> with </w:t>
      </w:r>
      <w:proofErr w:type="spellStart"/>
      <w:r>
        <w:rPr>
          <w:rFonts w:ascii="Times New Roman" w:hAnsi="Times New Roman" w:cs="Times New Roman"/>
          <w:sz w:val="20"/>
          <w:szCs w:val="20"/>
        </w:rPr>
        <w:t>previous</w:t>
      </w:r>
      <w:proofErr w:type="spellEnd"/>
      <w:r>
        <w:rPr>
          <w:rFonts w:ascii="Times New Roman" w:hAnsi="Times New Roman" w:cs="Times New Roman"/>
          <w:sz w:val="20"/>
          <w:szCs w:val="20"/>
        </w:rPr>
        <w:t xml:space="preserve"> </w:t>
      </w:r>
      <w:proofErr w:type="spellStart"/>
      <w:del w:id="4439" w:author="Albert Kwame Osei-Owusu" w:date="2026-09-12T09:00:00Z">
        <w:r>
          <w:rPr>
            <w:rFonts w:ascii="Times New Roman" w:hAnsi="Times New Roman" w:cs="Times New Roman"/>
            <w:sz w:val="20"/>
            <w:szCs w:val="20"/>
          </w:rPr>
          <w:delText xml:space="preserve">healthcare</w:delText>
        </w:r>
      </w:del>
      <w:ins w:id="4440" w:author="Albert Kwame Osei-Owusu" w:date="2026-09-12T09:00:00Z">
        <w:r>
          <w:rPr>
            <w:rFonts w:ascii="Times New Roman" w:hAnsi="Times New Roman" w:cs="Times New Roman"/>
            <w:sz w:val="20"/>
            <w:szCs w:val="20"/>
          </w:rPr>
          <w:t xml:space="preserve">health care</w:t>
        </w:r>
      </w:ins>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footprint</w:t>
      </w:r>
      <w:proofErr w:type="spellEnd"/>
      <w:r>
        <w:rPr>
          <w:rFonts w:ascii="Times New Roman" w:hAnsi="Times New Roman" w:cs="Times New Roman"/>
          <w:sz w:val="20"/>
          <w:szCs w:val="20"/>
        </w:rPr>
        <w:t xml:space="preserve"> studies. The system </w:t>
      </w:r>
      <w:proofErr w:type="spellStart"/>
      <w:r>
        <w:rPr>
          <w:rFonts w:ascii="Times New Roman" w:hAnsi="Times New Roman" w:cs="Times New Roman"/>
          <w:sz w:val="20"/>
          <w:szCs w:val="20"/>
        </w:rPr>
        <w:t>boundary</w:t>
      </w:r>
      <w:proofErr w:type="spellEnd"/>
      <w:r>
        <w:rPr>
          <w:rFonts w:ascii="Times New Roman" w:hAnsi="Times New Roman" w:cs="Times New Roman"/>
          <w:sz w:val="20"/>
          <w:szCs w:val="20"/>
        </w:rPr>
        <w:t xml:space="preserve"> </w:t>
      </w:r>
      <w:proofErr w:type="spellStart"/>
      <w:del w:id="11664" w:author="Albert Kwame Osei-Owusu" w:date="2026-09-12T09:00:00Z">
        <w:r>
          <w:rPr>
            <w:rFonts w:ascii="Times New Roman" w:hAnsi="Times New Roman" w:cs="Times New Roman"/>
            <w:sz w:val="20"/>
            <w:szCs w:val="20"/>
          </w:rPr>
          <w:delText xml:space="preserve">includes</w:delText>
        </w:r>
      </w:del>
      <w:ins w:id="11665" w:author="Albert Kwame Osei-Owusu" w:date="2026-09-12T09:00:00Z">
        <w:r>
          <w:rPr>
            <w:rFonts w:ascii="Times New Roman" w:hAnsi="Times New Roman" w:cs="Times New Roman"/>
            <w:sz w:val="20"/>
            <w:szCs w:val="20"/>
          </w:rPr>
          <w:t xml:space="preserve">covers</w:t>
        </w:r>
      </w:ins>
      <w:proofErr w:type="spellEnd"/>
      <w:r>
        <w:rPr>
          <w:rFonts w:ascii="Times New Roman" w:hAnsi="Times New Roman" w:cs="Times New Roman"/>
          <w:sz w:val="20"/>
          <w:szCs w:val="20"/>
        </w:rPr>
        <w:t xml:space="preserve"> </w:t>
      </w:r>
      <w:proofErr w:type="spellStart"/>
      <w:del w:id="12666" w:author="Albert Kwame Osei-Owusu" w:date="2026-09-12T09:00:00Z">
        <w:r>
          <w:rPr>
            <w:rFonts w:ascii="Times New Roman" w:hAnsi="Times New Roman" w:cs="Times New Roman"/>
            <w:sz w:val="20"/>
            <w:szCs w:val="20"/>
          </w:rPr>
          <w:delText xml:space="preserve">some</w:delText>
        </w:r>
      </w:del>
      <w:proofErr w:type="spellEnd"/>
      <w:del w:id="10660" w:author="Albert Kwame Osei-Owusu" w:date="2026-09-12T09:00:00Z">
        <w:r>
          <w:rPr>
            <w:rFonts w:ascii="Times New Roman" w:hAnsi="Times New Roman" w:cs="Times New Roman"/>
            <w:sz w:val="20"/>
            <w:szCs w:val="20"/>
          </w:rPr>
          <w:delText xml:space="preserve">, but not all, </w:delText>
        </w:r>
      </w:del>
      <w:ins w:id="10661" w:author="Albert Kwame Osei-Owusu" w:date="2026-09-12T09:00:00Z">
        <w:r>
          <w:rPr>
            <w:rFonts w:ascii="Times New Roman" w:hAnsi="Times New Roman" w:cs="Times New Roman"/>
            <w:sz w:val="20"/>
            <w:szCs w:val="20"/>
          </w:rPr>
          <w:t xml:space="preserve">the </w:t>
        </w:r>
      </w:ins>
      <w:proofErr w:type="spellStart"/>
      <w:r>
        <w:rPr>
          <w:rFonts w:ascii="Times New Roman" w:hAnsi="Times New Roman" w:cs="Times New Roman"/>
          <w:sz w:val="20"/>
          <w:szCs w:val="20"/>
        </w:rPr>
        <w:t>direct</w:t>
      </w:r>
      <w:proofErr w:type="spellEnd"/>
      <w:r>
        <w:rPr>
          <w:rFonts w:ascii="Times New Roman" w:hAnsi="Times New Roman" w:cs="Times New Roman"/>
          <w:sz w:val="20"/>
          <w:szCs w:val="20"/>
        </w:rPr>
        <w:t xml:space="preserve"> emissions from </w:t>
      </w:r>
      <w:proofErr w:type="spellStart"/>
      <w:del w:id="4441" w:author="Albert Kwame Osei-Owusu" w:date="2026-09-12T09:00:00Z">
        <w:r>
          <w:rPr>
            <w:rFonts w:ascii="Times New Roman" w:hAnsi="Times New Roman" w:cs="Times New Roman"/>
            <w:sz w:val="20"/>
            <w:szCs w:val="20"/>
          </w:rPr>
          <w:delText xml:space="preserve">healthcare</w:delText>
        </w:r>
      </w:del>
      <w:ins w:id="4442" w:author="Albert Kwame Osei-Owusu" w:date="2026-09-12T09:00:00Z">
        <w:r>
          <w:rPr>
            <w:rFonts w:ascii="Times New Roman" w:hAnsi="Times New Roman" w:cs="Times New Roman"/>
            <w:sz w:val="20"/>
            <w:szCs w:val="20"/>
          </w:rPr>
          <w:t xml:space="preserve">health care</w:t>
        </w:r>
      </w:ins>
      <w:proofErr w:type="spellEnd"/>
      <w:r>
        <w:rPr>
          <w:rFonts w:ascii="Times New Roman" w:hAnsi="Times New Roman" w:cs="Times New Roman"/>
          <w:sz w:val="20"/>
          <w:szCs w:val="20"/>
        </w:rPr>
        <w:t xml:space="preserve"> </w:t>
      </w:r>
      <w:proofErr w:type="spellStart"/>
      <w:del w:id="10662" w:author="Albert Kwame Osei-Owusu" w:date="2026-09-12T09:00:00Z">
        <w:r>
          <w:rPr>
            <w:rFonts w:ascii="Times New Roman" w:hAnsi="Times New Roman" w:cs="Times New Roman"/>
            <w:sz w:val="20"/>
            <w:szCs w:val="20"/>
          </w:rPr>
          <w:delText xml:space="preserve">activities</w:delText>
        </w:r>
      </w:del>
      <w:ins w:id="10663" w:author="Albert Kwame Osei-Owusu" w:date="2026-09-12T09:00:00Z">
        <w:r>
          <w:rPr>
            <w:rFonts w:ascii="Times New Roman" w:hAnsi="Times New Roman" w:cs="Times New Roman"/>
            <w:sz w:val="20"/>
            <w:szCs w:val="20"/>
          </w:rPr>
          <w:t xml:space="preserve">industries, as reported in Statistics Denmark's own accounts,</w:t>
        </w:r>
      </w:ins>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indirect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arising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along</w:t>
      </w:r>
      <w:proofErr w:type="spellEnd"/>
      <w:r>
        <w:rPr>
          <w:rFonts w:ascii="Times New Roman" w:hAnsi="Times New Roman" w:cs="Times New Roman"/>
          <w:sz w:val="20"/>
          <w:szCs w:val="20"/>
        </w:rPr>
        <w:t xml:space="preserve"> global </w:t>
      </w:r>
      <w:proofErr w:type="spellStart"/>
      <w:r>
        <w:rPr>
          <w:rFonts w:ascii="Times New Roman" w:hAnsi="Times New Roman" w:cs="Times New Roman"/>
          <w:sz w:val="20"/>
          <w:szCs w:val="20"/>
        </w:rPr>
        <w:t>supply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chains</w:t>
      </w:r>
      <w:proofErr w:type="spellEnd"/>
      <w:r>
        <w:rPr>
          <w:rFonts w:ascii="Times New Roman" w:hAnsi="Times New Roman" w:cs="Times New Roman"/>
          <w:sz w:val="20"/>
          <w:szCs w:val="20"/>
        </w:rPr>
        <w:t xml:space="preserve">. </w:t>
      </w:r>
    </w:p>
    <w:p w14:paraId="2D3FE4BB" w14:textId="77777777" w:rsidR="00A85ACF" w:rsidRPr="000F0CBE" w:rsidRDefault="005C5AE2" w:rsidP="000F0CBE">
      <w:pPr>
        <w:spacing w:line="240" w:lineRule="auto"/>
        <w:rPr>
          <w:rFonts w:ascii="Times New Roman" w:hAnsi="Times New Roman" w:cs="Times New Roman"/>
          <w:sz w:val="20"/>
          <w:szCs w:val="20"/>
          <w:lang w:val="en-GB"/>
        </w:rPr>
      </w:pPr>
      <w:del w:id="8633" w:author="Albert Kwame Osei-Owusu" w:date="2026-09-12T09:00:00Z">
        <w:r>
          <w:rPr>
            <w:rFonts w:ascii="Times New Roman" w:hAnsi="Times New Roman" w:cs="Times New Roman"/>
            <w:sz w:val="20"/>
            <w:szCs w:val="20"/>
            <w:lang w:val="en-GB"/>
          </w:rPr>
          <w:delText xml:space="preserve">A timeseries was considered to analyse the expenditure over time. However, the environmental impacts are already estimated based on rough estimates. Adding a detailed version of expenditure introduces the risk of making it seem like the results are very accurate and can be traced over several years. However, the same anchor would be used for all the datasets, namely the 2016 EXIOBASE dataset. Another challenge is assessing how much inflation has affected the prices of products and services. Government and central bank money printing has increased dramatically over the recent decade, while official inflation estimates </w:delText>
        </w:r>
      </w:del>
      <w:proofErr w:type="gramStart"/>
      <w:del w:id="8634" w:author="Albert Kwame Osei-Owusu" w:date="2026-09-12T09:00:00Z">
        <w:r>
          <w:rPr>
            <w:rFonts w:ascii="Times New Roman" w:hAnsi="Times New Roman" w:cs="Times New Roman"/>
            <w:sz w:val="20"/>
            <w:szCs w:val="20"/>
            <w:lang w:val="en-GB"/>
          </w:rPr>
          <w:delText>remains</w:delText>
        </w:r>
      </w:del>
      <w:proofErr w:type="gramEnd"/>
      <w:del w:id="8635" w:author="Albert Kwame Osei-Owusu" w:date="2026-09-12T09:00:00Z">
        <w:r>
          <w:rPr>
            <w:rFonts w:ascii="Times New Roman" w:hAnsi="Times New Roman" w:cs="Times New Roman"/>
            <w:sz w:val="20"/>
            <w:szCs w:val="20"/>
            <w:lang w:val="en-GB"/>
          </w:rPr>
          <w:delText xml:space="preserve"> a politically disputed topic. This makes it difficult to accurately determine whether potentially increased spending is based on increased consumption or from an increase in reported prices. </w:delText>
        </w:r>
      </w:del>
      <w:ins w:id="8636" w:author="Albert Kwame Osei-Owusu" w:date="2026-09-12T09:00:00Z">
        <w:del w:id="9640" w:author="Albert Kwame Osei-Owusu" w:date="2026-09-12T09:00:00Z">
          <w:r>
            <w:delText xml:space="preserve">The reference year is treated as a comparison rather than as a series. Running the same code for 2016, 2019 and 2022 shows how much of the answer depends on the vintage of the underlying accounts, which is a property worth measuring; it does not produce a time series, because the 2022 run uses a different background table from the other two and because EXIOBASE version 3.8.2's Danish health block is not usable for 2018 and 2019. The three results, and a decomposition of the difference between them, are reported under Reference years and the background model below. Expenditure is expressed in the price system of its own year in each case, so no deflator is applied and no assumption about price inflation enters the estimate.</w:delText>
          </w:r>
        </w:del>
      </w:ins>
      <w:ins w:id="9641" w:author="Albert Kwame Osei-Owusu" w:date="2026-09-12T09:00:00Z">
        <w:r>
          <w:t xml:space="preserve">The reference year is treated as a comparison rather than as a series. Running the same code for 2016, 2019 and 2022 shows how much of the answer depends on the vintage of the underlying accounts, which is a property worth measuring; it does not produce a time series, because the 2022 run uses a different background table from the other two and because EXIOBASE version 3.8.2's Danish health block is not usable for 2018 and 2019. The three results, and a decomposition of the difference between them, are reported under Reference years and the background model below. Expenditure is expressed in the price system of its own year in each case, so no deflator is applied and no assumption about price inflation enters the estimate.</w:t>
        </w:r>
      </w:ins>
    </w:p>
    <w:p w14:paraId="0736B473" w14:textId="77777777" w:rsidR="00627B42" w:rsidRPr="000F0CBE" w:rsidRDefault="002E6B7F"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MRIO Database </w:t>
      </w:r>
    </w:p>
    <w:p w14:paraId="58B56370" w14:textId="77777777" w:rsidR="00156225" w:rsidRPr="000F0CBE" w:rsidRDefault="001C53C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applied MRIO system is based on </w:t>
      </w:r>
      <w:del w:id="3431" w:author="Albert Kwame Osei-Owusu" w:date="2026-09-12T09:00:00Z">
        <w:r>
          <w:rPr>
            <w:rFonts w:ascii="Times New Roman" w:hAnsi="Times New Roman" w:cs="Times New Roman"/>
            <w:sz w:val="20"/>
            <w:szCs w:val="20"/>
            <w:lang w:val="en-GB"/>
          </w:rPr>
          <w:delText xml:space="preserve">EXIOBASE version 3.7 (49 regions; 163 industries)</w:delText>
        </w:r>
      </w:del>
      <w:ins w:id="3432" w:author="Albert Kwame Osei-Owusu" w:date="2026-09-12T09:00:00Z">
        <w:r>
          <w:rPr>
            <w:rFonts w:ascii="Times New Roman" w:hAnsi="Times New Roman" w:cs="Times New Roman"/>
            <w:sz w:val="20"/>
            <w:szCs w:val="20"/>
            <w:lang w:val="en-GB"/>
          </w:rPr>
          <w:t xml:space="preserve">EXIOBASE version 3.8.2, industry by industry for the reference year 2022 (49 regions; 163 industries)</w:t>
        </w:r>
      </w:ins>
      <w:r>
        <w:rPr>
          <w:rFonts w:ascii="Times New Roman" w:hAnsi="Times New Roman" w:cs="Times New Roman"/>
          <w:sz w:val="20"/>
          <w:szCs w:val="20"/>
          <w:lang w:val="en-GB"/>
        </w:rPr>
        <w:t xml:space="preserve">, with monetary supply-use and input-output tables; environmental extensions for industries and final demand; and a characterization system for multiple impact categories. The background scripts load and serialize the following core objects, that are used for the calculations: </w:t>
      </w:r>
    </w:p>
    <w:p w14:paraId="41B49A5A" w14:textId="77777777" w:rsidR="00674723" w:rsidRPr="000F0CBE" w:rsidRDefault="00674723" w:rsidP="000F0CBE">
      <w:pPr>
        <w:pStyle w:val="ListParagraph"/>
        <w:numPr>
          <w:ilvl w:val="0"/>
          <w:numId w:val="9"/>
        </w:numPr>
        <w:spacing w:line="240" w:lineRule="auto"/>
        <w:rPr>
          <w:rFonts w:ascii="Times New Roman" w:hAnsi="Times New Roman" w:cs="Times New Roman"/>
          <w:sz w:val="20"/>
          <w:szCs w:val="20"/>
          <w:lang w:val="en-GB"/>
        </w:rPr>
      </w:pPr>
      <w:r>
        <w:rPr>
          <w:rFonts w:ascii="Times New Roman" w:hAnsi="Times New Roman" w:cs="Times New Roman"/>
          <w:b/>
          <w:bCs/>
          <w:sz w:val="20"/>
          <w:szCs w:val="20"/>
          <w:lang w:val="en-GB"/>
        </w:rPr>
        <w:t>A</w:t>
      </w:r>
      <w:r>
        <w:rPr>
          <w:rFonts w:ascii="Times New Roman" w:hAnsi="Times New Roman" w:cs="Times New Roman"/>
          <w:sz w:val="20"/>
          <w:szCs w:val="20"/>
          <w:lang w:val="en-GB"/>
        </w:rPr>
        <w:t xml:space="preserve"> = Technical coefficients matrix </w:t>
      </w:r>
    </w:p>
    <w:p w14:paraId="4892404B" w14:textId="77777777" w:rsidR="00674723" w:rsidRPr="000F0CBE" w:rsidRDefault="00674723" w:rsidP="000F0CBE">
      <w:pPr>
        <w:pStyle w:val="ListParagraph"/>
        <w:numPr>
          <w:ilvl w:val="0"/>
          <w:numId w:val="9"/>
        </w:numPr>
        <w:spacing w:line="240" w:lineRule="auto"/>
        <w:rPr>
          <w:rFonts w:ascii="Times New Roman" w:hAnsi="Times New Roman" w:cs="Times New Roman"/>
          <w:sz w:val="20"/>
          <w:szCs w:val="20"/>
          <w:lang w:val="en-GB"/>
        </w:rPr>
      </w:pPr>
      <w:r>
        <w:rPr>
          <w:rFonts w:ascii="Times New Roman" w:hAnsi="Times New Roman" w:cs="Times New Roman"/>
          <w:b/>
          <w:bCs/>
          <w:sz w:val="20"/>
          <w:szCs w:val="20"/>
          <w:lang w:val="en-GB"/>
        </w:rPr>
        <w:t>Y</w:t>
      </w:r>
      <w:r>
        <w:rPr>
          <w:rFonts w:ascii="Times New Roman" w:hAnsi="Times New Roman" w:cs="Times New Roman"/>
          <w:sz w:val="20"/>
          <w:szCs w:val="20"/>
          <w:lang w:val="en-GB"/>
        </w:rPr>
        <w:t xml:space="preserve"> = Final demand matrix </w:t>
      </w:r>
    </w:p>
    <w:p w14:paraId="2DB94FAB" w14:textId="77777777" w:rsidR="00674723" w:rsidRPr="000F0CBE" w:rsidRDefault="00674723" w:rsidP="000F0CBE">
      <w:pPr>
        <w:pStyle w:val="ListParagraph"/>
        <w:numPr>
          <w:ilvl w:val="0"/>
          <w:numId w:val="9"/>
        </w:numPr>
        <w:spacing w:line="240" w:lineRule="auto"/>
        <w:rPr>
          <w:rFonts w:ascii="Times New Roman" w:hAnsi="Times New Roman" w:cs="Times New Roman"/>
          <w:sz w:val="20"/>
          <w:szCs w:val="20"/>
          <w:lang w:val="en-GB"/>
        </w:rPr>
      </w:pPr>
      <w:r>
        <w:rPr>
          <w:rFonts w:ascii="Times New Roman" w:hAnsi="Times New Roman" w:cs="Times New Roman"/>
          <w:b/>
          <w:bCs/>
          <w:sz w:val="20"/>
          <w:szCs w:val="20"/>
          <w:lang w:val="en-GB"/>
        </w:rPr>
        <w:t>R</w:t>
      </w:r>
      <w:r>
        <w:rPr>
          <w:rFonts w:ascii="Times New Roman" w:hAnsi="Times New Roman" w:cs="Times New Roman"/>
          <w:sz w:val="20"/>
          <w:szCs w:val="20"/>
          <w:lang w:val="en-GB"/>
        </w:rPr>
        <w:t xml:space="preserve"> = Environmental extensions for industries and products </w:t>
      </w:r>
    </w:p>
    <w:p w14:paraId="39322578" w14:textId="77777777" w:rsidR="00D3713F" w:rsidRPr="000F0CBE" w:rsidRDefault="00674723" w:rsidP="000F0CBE">
      <w:pPr>
        <w:pStyle w:val="ListParagraph"/>
        <w:numPr>
          <w:ilvl w:val="0"/>
          <w:numId w:val="9"/>
        </w:numPr>
        <w:spacing w:line="240" w:lineRule="auto"/>
        <w:rPr>
          <w:rFonts w:ascii="Times New Roman" w:hAnsi="Times New Roman" w:cs="Times New Roman"/>
          <w:sz w:val="20"/>
          <w:szCs w:val="20"/>
          <w:lang w:val="en-GB"/>
        </w:rPr>
      </w:pPr>
      <w:r>
        <w:rPr>
          <w:rFonts w:ascii="Times New Roman" w:hAnsi="Times New Roman" w:cs="Times New Roman"/>
          <w:b/>
          <w:bCs/>
          <w:sz w:val="20"/>
          <w:szCs w:val="20"/>
          <w:lang w:val="en-GB"/>
        </w:rPr>
        <w:t>H</w:t>
      </w:r>
      <w:r>
        <w:rPr>
          <w:rFonts w:ascii="Times New Roman" w:hAnsi="Times New Roman" w:cs="Times New Roman"/>
          <w:sz w:val="20"/>
          <w:szCs w:val="20"/>
          <w:lang w:val="en-GB"/>
        </w:rPr>
        <w:t xml:space="preserve"> = Final</w:t>
      </w:r>
      <w:r>
        <w:rPr>
          <w:rFonts w:ascii="Times New Roman" w:hAnsi="Times New Roman" w:cs="Times New Roman"/>
          <w:sz w:val="20"/>
          <w:szCs w:val="20"/>
          <w:lang w:val="en-GB"/>
        </w:rPr>
        <w:noBreakHyphen/>
        <w:t>demand (consumption</w:t>
      </w:r>
      <w:r>
        <w:rPr>
          <w:rFonts w:ascii="Times New Roman" w:hAnsi="Times New Roman" w:cs="Times New Roman"/>
          <w:sz w:val="20"/>
          <w:szCs w:val="20"/>
          <w:lang w:val="en-GB"/>
        </w:rPr>
        <w:noBreakHyphen/>
        <w:t xml:space="preserve">based) satellite (EXIOBASE naming) </w:t>
      </w:r>
    </w:p>
    <w:p w14:paraId="53D437F9" w14:textId="77777777" w:rsidR="004745A9" w:rsidRPr="000F0CBE" w:rsidRDefault="00674723" w:rsidP="000F0CBE">
      <w:pPr>
        <w:pStyle w:val="ListParagraph"/>
        <w:numPr>
          <w:ilvl w:val="0"/>
          <w:numId w:val="9"/>
        </w:numPr>
        <w:spacing w:line="240" w:lineRule="auto"/>
        <w:rPr>
          <w:rFonts w:ascii="Times New Roman" w:hAnsi="Times New Roman" w:cs="Times New Roman"/>
          <w:sz w:val="20"/>
          <w:szCs w:val="20"/>
          <w:lang w:val="en-GB"/>
        </w:rPr>
      </w:pPr>
      <w:r>
        <w:rPr>
          <w:rFonts w:ascii="Times New Roman" w:hAnsi="Times New Roman" w:cs="Times New Roman"/>
          <w:b/>
          <w:bCs/>
          <w:sz w:val="20"/>
          <w:szCs w:val="20"/>
          <w:lang w:val="en-GB"/>
        </w:rPr>
        <w:t>Q</w:t>
      </w:r>
      <w:r>
        <w:rPr>
          <w:rFonts w:ascii="Times New Roman" w:hAnsi="Times New Roman" w:cs="Times New Roman"/>
          <w:sz w:val="20"/>
          <w:szCs w:val="20"/>
          <w:lang w:val="en-GB"/>
        </w:rPr>
        <w:t xml:space="preserve"> = characterization matrices assembled to quantify five impact categories (GWP100, abiotic material extraction, water use, land use, and waste flows). </w:t>
      </w:r>
    </w:p>
    <w:p w14:paraId="0F741AF6" w14:textId="77777777" w:rsidR="006914A2" w:rsidRPr="000F0CBE" w:rsidRDefault="006914A2"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Danish regional treatment </w:t>
      </w:r>
    </w:p>
    <w:p w14:paraId="743AF820" w14:textId="77777777" w:rsidR="00C21D78" w:rsidRPr="000F0CBE" w:rsidRDefault="006914A2"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Denmark was retained as an explicit individual region within the EXIOBASE regional structure. This allowed Danish </w:t>
      </w:r>
      <w:del w:id="4443" w:author="Albert Kwame Osei-Owusu" w:date="2026-09-12T09:00:00Z">
        <w:r>
          <w:rPr>
            <w:rFonts w:ascii="Times New Roman" w:hAnsi="Times New Roman" w:cs="Times New Roman"/>
            <w:sz w:val="20"/>
            <w:szCs w:val="20"/>
            <w:lang w:val="en-GB"/>
          </w:rPr>
          <w:delText xml:space="preserve">healthcare</w:delText>
        </w:r>
      </w:del>
      <w:ins w:id="4444"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demand to be traced through both domestic production and international supply chains without altering the internal balance of the MRIO system. The original codebase also keeps the Netherlands explicit, which was deemed safest to leave un-altered for the calculations. All non</w:t>
      </w:r>
      <w:r>
        <w:rPr>
          <w:rFonts w:ascii="Times New Roman" w:hAnsi="Times New Roman" w:cs="Times New Roman"/>
          <w:sz w:val="20"/>
          <w:szCs w:val="20"/>
          <w:lang w:val="en-GB"/>
        </w:rPr>
        <w:noBreakHyphen/>
        <w:t xml:space="preserve">DK and non-NL regions follow the standard EXIOBASE aggregation. </w:t>
      </w:r>
    </w:p>
    <w:p w14:paraId="154DDCA3" w14:textId="77777777" w:rsidR="006F6A8A" w:rsidRPr="000F0CBE" w:rsidRDefault="006F6A8A"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Construction of the Leontief system </w:t>
      </w:r>
    </w:p>
    <w:p w14:paraId="67161A2D" w14:textId="77777777" w:rsidR="006F6A8A"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Leontief inverse is calculated as: </w:t>
      </w:r>
    </w:p>
    <w:p w14:paraId="55F71CB1" w14:textId="77777777" w:rsidR="000F0CBE" w:rsidRPr="000F0CBE" w:rsidRDefault="000F0CBE" w:rsidP="000F0CBE">
      <w:pPr>
        <w:spacing w:after="0" w:line="240" w:lineRule="auto"/>
        <w:rPr>
          <w:rFonts w:ascii="Times New Roman" w:hAnsi="Times New Roman" w:cs="Times New Roman"/>
          <w:sz w:val="20"/>
          <w:szCs w:val="20"/>
          <w:lang w:val="en-GB"/>
        </w:rPr>
      </w:pPr>
    </w:p>
    <w:p w14:paraId="0414A52B" w14:textId="77777777" w:rsidR="004C3780" w:rsidRDefault="00FD10E8">
      <w:pPr>
        <w:tabs>
          <w:tab w:val="center" w:pos="4819"/>
          <w:tab w:val="right" w:pos="9638"/>
        </w:tabs>
      </w:pPr>
      <w:r>
        <w:tab/>
      </w:r>
      <m:oMath>
        <m:r>
          <w:rPr>
            <w:rFonts w:ascii="Cambria Math" w:hAnsi="Cambria Math" w:cs="Times New Roman"/>
            <w:sz w:val="20"/>
            <w:szCs w:val="20"/>
            <w:lang w:val="en-GB"/>
          </w:rPr>
          <m:t>L=(I-A</m:t>
        </m:r>
        <m:sSup>
          <m:sSupPr>
            <m:ctrlPr>
              <w:rPr>
                <w:rFonts w:ascii="Cambria Math" w:hAnsi="Cambria Math" w:cs="Times New Roman"/>
                <w:sz w:val="20"/>
                <w:szCs w:val="20"/>
                <w:lang w:val="en-GB"/>
              </w:rPr>
            </m:ctrlPr>
          </m:sSupPr>
          <m:e>
            <m:r>
              <w:rPr>
                <w:rFonts w:ascii="Cambria Math" w:hAnsi="Cambria Math" w:cs="Times New Roman"/>
                <w:sz w:val="20"/>
                <w:szCs w:val="20"/>
                <w:lang w:val="en-GB"/>
              </w:rPr>
              <m:t>)</m:t>
            </m:r>
          </m:e>
          <m:sup>
            <m:r>
              <w:rPr>
                <w:rFonts w:ascii="Cambria Math" w:hAnsi="Cambria Math" w:cs="Times New Roman"/>
                <w:sz w:val="20"/>
                <w:szCs w:val="20"/>
                <w:lang w:val="en-GB"/>
              </w:rPr>
              <m:t>-1</m:t>
            </m:r>
          </m:sup>
        </m:sSup>
        <m:r>
          <m:rPr>
            <m:sty m:val="p"/>
          </m:rPr>
          <w:rPr>
            <w:rFonts w:ascii="Cambria Math" w:hAnsi="Cambria Math" w:cs="Times New Roman"/>
            <w:sz w:val="20"/>
            <w:szCs w:val="20"/>
            <w:lang w:val="en-GB"/>
          </w:rPr>
          <w:br/>
        </m:r>
      </m:oMath>
      <w:del w:id="3429" w:author="Albert Kwame Osei-Owusu" w:date="2026-09-12T09:00:00Z">
        <w:r>
          <w:tab/>
          <w:delText xml:space="preserve">(A1)</w:delText>
        </w:r>
      </w:del>
      <w:ins w:id="3430" w:author="Albert Kwame Osei-Owusu" w:date="2026-09-12T09:00:00Z">
        <w:r>
          <w:tab/>
          <w:t xml:space="preserve">(A.1)</w:t>
        </w:r>
      </w:ins>
    </w:p>
    <w:p w14:paraId="2711278F" w14:textId="77777777" w:rsidR="006F6A8A" w:rsidRPr="000F0CBE"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lastRenderedPageBreak/>
        <w:t xml:space="preserve">where </w:t>
      </w:r>
      <m:oMath>
        <m:r>
          <w:rPr>
            <w:rFonts w:ascii="Cambria Math" w:hAnsi="Cambria Math" w:cs="Times New Roman"/>
            <w:sz w:val="20"/>
            <w:szCs w:val="20"/>
            <w:lang w:val="en-GB"/>
          </w:rPr>
          <m:t>I</m:t>
        </m:r>
      </m:oMath>
      <w:r>
        <w:rPr>
          <w:rFonts w:ascii="Times New Roman" w:eastAsiaTheme="minorEastAsia" w:hAnsi="Times New Roman" w:cs="Times New Roman"/>
          <w:sz w:val="20"/>
          <w:szCs w:val="20"/>
          <w:lang w:val="en-GB"/>
        </w:rPr>
        <w:t xml:space="preserve"> </w:t>
      </w:r>
      <w:r>
        <w:rPr>
          <w:rFonts w:ascii="Times New Roman" w:hAnsi="Times New Roman" w:cs="Times New Roman"/>
          <w:sz w:val="20"/>
          <w:szCs w:val="20"/>
          <w:lang w:val="en-GB"/>
        </w:rPr>
        <w:t xml:space="preserve">is the identity matrix and </w:t>
      </w:r>
      <m:oMath>
        <m:r>
          <w:rPr>
            <w:rFonts w:ascii="Cambria Math" w:hAnsi="Cambria Math" w:cs="Times New Roman"/>
            <w:sz w:val="20"/>
            <w:szCs w:val="20"/>
            <w:lang w:val="en-GB"/>
          </w:rPr>
          <m:t>A</m:t>
        </m:r>
      </m:oMath>
      <w:r>
        <w:rPr>
          <w:rFonts w:ascii="Times New Roman" w:eastAsiaTheme="minorEastAsia" w:hAnsi="Times New Roman" w:cs="Times New Roman"/>
          <w:sz w:val="20"/>
          <w:szCs w:val="20"/>
          <w:lang w:val="en-GB"/>
        </w:rPr>
        <w:t xml:space="preserve"> </w:t>
      </w:r>
      <w:r>
        <w:rPr>
          <w:rFonts w:ascii="Times New Roman" w:hAnsi="Times New Roman" w:cs="Times New Roman"/>
          <w:sz w:val="20"/>
          <w:szCs w:val="20"/>
          <w:lang w:val="en-GB"/>
        </w:rPr>
        <w:t>is the technical coefficient matrix.</w:t>
      </w:r>
    </w:p>
    <w:p w14:paraId="5827509F" w14:textId="77777777" w:rsidR="006F6A8A"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Total output </w:t>
      </w:r>
      <m:oMath>
        <m:r>
          <w:rPr>
            <w:rFonts w:ascii="Cambria Math" w:hAnsi="Cambria Math" w:cs="Times New Roman"/>
            <w:sz w:val="20"/>
            <w:szCs w:val="20"/>
            <w:lang w:val="en-GB"/>
          </w:rPr>
          <m:t>x</m:t>
        </m:r>
      </m:oMath>
      <w:r>
        <w:rPr>
          <w:rFonts w:ascii="Times New Roman" w:eastAsiaTheme="minorEastAsia" w:hAnsi="Times New Roman" w:cs="Times New Roman"/>
          <w:sz w:val="20"/>
          <w:szCs w:val="20"/>
          <w:lang w:val="en-GB"/>
        </w:rPr>
        <w:t xml:space="preserve"> </w:t>
      </w:r>
      <w:r>
        <w:rPr>
          <w:rFonts w:ascii="Times New Roman" w:hAnsi="Times New Roman" w:cs="Times New Roman"/>
          <w:sz w:val="20"/>
          <w:szCs w:val="20"/>
          <w:lang w:val="en-GB"/>
        </w:rPr>
        <w:t xml:space="preserve">is computed as: </w:t>
      </w:r>
    </w:p>
    <w:p w14:paraId="774CBC06" w14:textId="77777777" w:rsidR="000F0CBE" w:rsidRPr="000F0CBE" w:rsidRDefault="000F0CBE" w:rsidP="000F0CBE">
      <w:pPr>
        <w:spacing w:after="0" w:line="240" w:lineRule="auto"/>
        <w:rPr>
          <w:rFonts w:ascii="Times New Roman" w:hAnsi="Times New Roman" w:cs="Times New Roman"/>
          <w:sz w:val="20"/>
          <w:szCs w:val="20"/>
          <w:lang w:val="en-GB"/>
        </w:rPr>
      </w:pPr>
    </w:p>
    <w:p w14:paraId="55D63155" w14:textId="77777777" w:rsidR="004C3780" w:rsidRDefault="00FD10E8">
      <w:pPr>
        <w:tabs>
          <w:tab w:val="center" w:pos="4819"/>
          <w:tab w:val="right" w:pos="9638"/>
        </w:tabs>
      </w:pPr>
      <w:r>
        <w:tab/>
      </w:r>
      <m:oMath>
        <m:r>
          <w:rPr>
            <w:rFonts w:ascii="Cambria Math" w:hAnsi="Cambria Math" w:cs="Times New Roman"/>
            <w:sz w:val="20"/>
            <w:szCs w:val="20"/>
            <w:lang w:val="en-GB"/>
          </w:rPr>
          <m:t>x=L⋅y</m:t>
        </m:r>
        <m:r>
          <m:rPr>
            <m:sty m:val="p"/>
          </m:rPr>
          <w:rPr>
            <w:rFonts w:ascii="Cambria Math" w:hAnsi="Cambria Math" w:cs="Times New Roman"/>
            <w:sz w:val="20"/>
            <w:szCs w:val="20"/>
            <w:lang w:val="en-GB"/>
          </w:rPr>
          <w:br/>
        </m:r>
      </m:oMath>
      <w:del w:id="3427" w:author="Albert Kwame Osei-Owusu" w:date="2026-09-12T09:00:00Z">
        <w:r>
          <w:tab/>
          <w:delText xml:space="preserve">(A2)</w:delText>
        </w:r>
      </w:del>
      <w:ins w:id="3428" w:author="Albert Kwame Osei-Owusu" w:date="2026-09-12T09:00:00Z">
        <w:r>
          <w:tab/>
          <w:t xml:space="preserve">(A.2)</w:t>
        </w:r>
      </w:ins>
    </w:p>
    <w:p w14:paraId="152F6D29" w14:textId="77777777" w:rsidR="006F6A8A" w:rsidRPr="000F0CBE"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where </w:t>
      </w:r>
      <m:oMath>
        <m:r>
          <w:rPr>
            <w:rFonts w:ascii="Cambria Math" w:hAnsi="Cambria Math" w:cs="Times New Roman"/>
            <w:sz w:val="20"/>
            <w:szCs w:val="20"/>
            <w:lang w:val="en-GB"/>
          </w:rPr>
          <m:t>y</m:t>
        </m:r>
      </m:oMath>
      <w:r>
        <w:rPr>
          <w:rFonts w:ascii="Times New Roman" w:eastAsiaTheme="minorEastAsia" w:hAnsi="Times New Roman" w:cs="Times New Roman"/>
          <w:sz w:val="20"/>
          <w:szCs w:val="20"/>
          <w:lang w:val="en-GB"/>
        </w:rPr>
        <w:t xml:space="preserve"> </w:t>
      </w:r>
      <w:r>
        <w:rPr>
          <w:rFonts w:ascii="Times New Roman" w:hAnsi="Times New Roman" w:cs="Times New Roman"/>
          <w:sz w:val="20"/>
          <w:szCs w:val="20"/>
          <w:lang w:val="en-GB"/>
        </w:rPr>
        <w:t xml:space="preserve">is the vector of aggregated final demand. </w:t>
      </w:r>
    </w:p>
    <w:p w14:paraId="577B8B38" w14:textId="77777777" w:rsidR="006F6A8A"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The inter</w:t>
      </w:r>
      <w:r>
        <w:rPr>
          <w:rFonts w:ascii="Times New Roman" w:hAnsi="Times New Roman" w:cs="Times New Roman"/>
          <w:sz w:val="20"/>
          <w:szCs w:val="20"/>
          <w:lang w:val="en-GB"/>
        </w:rPr>
        <w:noBreakHyphen/>
        <w:t xml:space="preserve">industry transaction matrix </w:t>
      </w:r>
      <m:oMath>
        <m:r>
          <w:rPr>
            <w:rFonts w:ascii="Cambria Math" w:hAnsi="Cambria Math" w:cs="Times New Roman"/>
            <w:sz w:val="20"/>
            <w:szCs w:val="20"/>
            <w:lang w:val="en-GB"/>
          </w:rPr>
          <m:t>Z</m:t>
        </m:r>
      </m:oMath>
      <w:r>
        <w:rPr>
          <w:rFonts w:ascii="Times New Roman" w:eastAsiaTheme="minorEastAsia" w:hAnsi="Times New Roman" w:cs="Times New Roman"/>
          <w:sz w:val="20"/>
          <w:szCs w:val="20"/>
          <w:lang w:val="en-GB"/>
        </w:rPr>
        <w:t xml:space="preserve"> </w:t>
      </w:r>
      <w:r>
        <w:rPr>
          <w:rFonts w:ascii="Times New Roman" w:hAnsi="Times New Roman" w:cs="Times New Roman"/>
          <w:sz w:val="20"/>
          <w:szCs w:val="20"/>
          <w:lang w:val="en-GB"/>
        </w:rPr>
        <w:t xml:space="preserve">is reconstructed as: </w:t>
      </w:r>
    </w:p>
    <w:p w14:paraId="3998CE91" w14:textId="77777777" w:rsidR="000F0CBE" w:rsidRPr="000F0CBE" w:rsidRDefault="000F0CBE" w:rsidP="000F0CBE">
      <w:pPr>
        <w:spacing w:after="0" w:line="240" w:lineRule="auto"/>
        <w:rPr>
          <w:rFonts w:ascii="Times New Roman" w:hAnsi="Times New Roman" w:cs="Times New Roman"/>
          <w:sz w:val="20"/>
          <w:szCs w:val="20"/>
          <w:lang w:val="en-GB"/>
        </w:rPr>
      </w:pPr>
    </w:p>
    <w:p w14:paraId="363967BE" w14:textId="77777777" w:rsidR="004C3780" w:rsidRDefault="00FD10E8">
      <w:pPr>
        <w:tabs>
          <w:tab w:val="center" w:pos="4819"/>
          <w:tab w:val="right" w:pos="9638"/>
        </w:tabs>
      </w:pPr>
      <w:r>
        <w:tab/>
      </w:r>
      <m:oMath>
        <m:r>
          <w:rPr>
            <w:rFonts w:ascii="Cambria Math" w:hAnsi="Cambria Math" w:cs="Times New Roman"/>
            <w:sz w:val="20"/>
            <w:szCs w:val="20"/>
            <w:lang w:val="en-GB"/>
          </w:rPr>
          <m:t>Z=A⋅diag(x)</m:t>
        </m:r>
        <m:r>
          <m:rPr>
            <m:sty m:val="p"/>
          </m:rPr>
          <w:rPr>
            <w:rFonts w:ascii="Cambria Math" w:hAnsi="Cambria Math" w:cs="Times New Roman"/>
            <w:sz w:val="20"/>
            <w:szCs w:val="20"/>
            <w:lang w:val="en-GB"/>
          </w:rPr>
          <w:br/>
        </m:r>
      </m:oMath>
      <w:del w:id="3425" w:author="Albert Kwame Osei-Owusu" w:date="2026-09-12T09:00:00Z">
        <w:r>
          <w:tab/>
          <w:delText xml:space="preserve">(A3)</w:delText>
        </w:r>
      </w:del>
      <w:ins w:id="3426" w:author="Albert Kwame Osei-Owusu" w:date="2026-09-12T09:00:00Z">
        <w:r>
          <w:tab/>
          <w:t xml:space="preserve">(A.3)</w:t>
        </w:r>
      </w:ins>
    </w:p>
    <w:p w14:paraId="534DC069" w14:textId="77777777" w:rsidR="006F6A8A" w:rsidRPr="000F0CBE" w:rsidRDefault="006F6A8A"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All matrices (</w:t>
      </w:r>
      <m:oMath>
        <m:r>
          <w:rPr>
            <w:rFonts w:ascii="Cambria Math" w:hAnsi="Cambria Math" w:cs="Times New Roman"/>
            <w:sz w:val="20"/>
            <w:szCs w:val="20"/>
            <w:lang w:val="en-GB"/>
          </w:rPr>
          <m:t>A</m:t>
        </m:r>
      </m:oMath>
      <w:r>
        <w:rPr>
          <w:rFonts w:ascii="Times New Roman" w:hAnsi="Times New Roman" w:cs="Times New Roman"/>
          <w:sz w:val="20"/>
          <w:szCs w:val="20"/>
          <w:lang w:val="en-GB"/>
        </w:rPr>
        <w:t xml:space="preserve">, </w:t>
      </w:r>
      <m:oMath>
        <m:r>
          <w:rPr>
            <w:rFonts w:ascii="Cambria Math" w:hAnsi="Cambria Math" w:cs="Times New Roman"/>
            <w:sz w:val="20"/>
            <w:szCs w:val="20"/>
            <w:lang w:val="en-GB"/>
          </w:rPr>
          <m:t>L</m:t>
        </m:r>
      </m:oMath>
      <w:r>
        <w:rPr>
          <w:rFonts w:ascii="Times New Roman" w:hAnsi="Times New Roman" w:cs="Times New Roman"/>
          <w:sz w:val="20"/>
          <w:szCs w:val="20"/>
          <w:lang w:val="en-GB"/>
        </w:rPr>
        <w:t xml:space="preserve">, </w:t>
      </w:r>
      <m:oMath>
        <m:r>
          <w:rPr>
            <w:rFonts w:ascii="Cambria Math" w:hAnsi="Cambria Math" w:cs="Times New Roman"/>
            <w:sz w:val="20"/>
            <w:szCs w:val="20"/>
            <w:lang w:val="en-GB"/>
          </w:rPr>
          <m:t>x</m:t>
        </m:r>
      </m:oMath>
      <w:r>
        <w:rPr>
          <w:rFonts w:ascii="Times New Roman" w:hAnsi="Times New Roman" w:cs="Times New Roman"/>
          <w:sz w:val="20"/>
          <w:szCs w:val="20"/>
          <w:lang w:val="en-GB"/>
        </w:rPr>
        <w:t xml:space="preserve">, </w:t>
      </w:r>
      <m:oMath>
        <m:r>
          <w:rPr>
            <w:rFonts w:ascii="Cambria Math" w:hAnsi="Cambria Math" w:cs="Times New Roman"/>
            <w:sz w:val="20"/>
            <w:szCs w:val="20"/>
            <w:lang w:val="en-GB"/>
          </w:rPr>
          <m:t>Z</m:t>
        </m:r>
      </m:oMath>
      <w:r>
        <w:rPr>
          <w:rFonts w:ascii="Times New Roman" w:hAnsi="Times New Roman" w:cs="Times New Roman"/>
          <w:sz w:val="20"/>
          <w:szCs w:val="20"/>
          <w:lang w:val="en-GB"/>
        </w:rPr>
        <w:t xml:space="preserve">) were stored as serialized background objects to ensure numerical consistency across analyses. </w:t>
      </w:r>
    </w:p>
    <w:p w14:paraId="68DB548F" w14:textId="77777777" w:rsidR="009C5F75" w:rsidRPr="000F0CBE" w:rsidRDefault="009C5F75" w:rsidP="000F0CBE">
      <w:pPr>
        <w:spacing w:line="240" w:lineRule="auto"/>
        <w:rPr>
          <w:rFonts w:ascii="Times New Roman" w:hAnsi="Times New Roman" w:cs="Times New Roman"/>
          <w:i/>
          <w:iCs/>
          <w:sz w:val="20"/>
          <w:szCs w:val="20"/>
          <w:lang w:val="en-GB"/>
        </w:rPr>
      </w:pPr>
    </w:p>
    <w:p w14:paraId="4147D8AD" w14:textId="77777777" w:rsidR="00CF428E" w:rsidRPr="000F0CBE" w:rsidRDefault="00CF428E"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System Boundary </w:t>
      </w:r>
    </w:p>
    <w:p w14:paraId="7C503FCF" w14:textId="77777777" w:rsidR="005A0DD7" w:rsidRPr="000F0CBE" w:rsidRDefault="007A39E3"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For pharmaceuticals and medical durables, expenditure was allocated to the corresponding EXIOBASE sectors and distributed across supplying regions based on sourcing patterns observed in Danish final demand. This step reflects the international supply chains of these products and assigns impacts according to the geographical origin of production.</w:t>
      </w:r>
    </w:p>
    <w:p w14:paraId="2DACD5AC" w14:textId="53A95BD3" w:rsidR="00F55D2C" w:rsidRPr="000F0CBE" w:rsidRDefault="00F55D2C"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 Dutch study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&lt;EndNote&gt;&lt;Cite&gt;&lt;Author&gt;Hagenaars&lt;/Author&gt;&lt;Year&gt;2022&lt;/Year&gt;&lt;RecNum&gt;48&lt;/RecNum&gt;&lt;DisplayText&gt;&lt;style face="superscript"&gt;2&lt;/style&gt;&lt;/DisplayText&gt;&lt;record&gt;&lt;rec-number&gt;48&lt;/rec-number&gt;&lt;foreign-keys&gt;&lt;key app="EN" db-id="z5r2svst3pad9gevvdhvwaf70xpdftwrs0ef" timestamp="1781082495"&gt;48&lt;/key&gt;&lt;/foreign-keys&gt;&lt;ref-type name="Thesis"&gt;32&lt;/ref-type&gt;&lt;contributors&gt;&lt;authors&gt;&lt;author&gt;Hagenaars, Rosalie H.&lt;/author&gt;&lt;/authors&gt;&lt;/contributors&gt;&lt;titles&gt;&lt;title&gt;An investigation into the carbon and material footprint of the Dutch consumption of pharmaceuticals&lt;/title&gt;&lt;/titles&gt;&lt;volume&gt;MSc Thesis&lt;/volume&gt;&lt;dates&gt;&lt;year&gt;2022&lt;/year&gt;&lt;/dates&gt;&lt;pub-location&gt;Leiden, The Netherlands&lt;/pub-location&gt;&lt;publisher&gt;Delft University of Technology; Leiden University&lt;/publisher&gt;&lt;urls&gt;&lt;/urls&gt;&lt;/record&gt;&lt;/Cite&gt;&lt;/EndNote&gt;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2</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found that using chemicals </w:t>
      </w:r>
      <w:proofErr w:type="spellStart"/>
      <w:r>
        <w:rPr>
          <w:rFonts w:ascii="Times New Roman" w:hAnsi="Times New Roman" w:cs="Times New Roman"/>
          <w:sz w:val="20"/>
          <w:szCs w:val="20"/>
          <w:lang w:val="en-GB"/>
        </w:rPr>
        <w:t>n.e.c</w:t>
      </w:r>
      <w:proofErr w:type="spellEnd"/>
      <w:r>
        <w:rPr>
          <w:rFonts w:ascii="Times New Roman" w:hAnsi="Times New Roman" w:cs="Times New Roman"/>
          <w:sz w:val="20"/>
          <w:szCs w:val="20"/>
          <w:lang w:val="en-GB"/>
        </w:rPr>
        <w:t xml:space="preserve"> to represent pharmaceuticals may lead to an overestimation of pharmaceutical</w:t>
      </w:r>
      <w:r>
        <w:rPr>
          <w:rFonts w:ascii="Times New Roman" w:hAnsi="Times New Roman" w:cs="Times New Roman"/>
          <w:sz w:val="20"/>
          <w:szCs w:val="20"/>
          <w:lang w:val="en-GB"/>
        </w:rPr>
        <w:noBreakHyphen/>
        <w:t xml:space="preserve">specific impacts for material extraction and greenhouse gas emissions, while other impact categories were excluded from their study. However, a recent case study on penicillin has shown, that normalised to milli-person equivalents, the largest contribution to environmental effects from pharmaceuticals are toxicity-related effects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&lt;EndNote&gt;&lt;Cite&gt;&lt;Author&gt;Olsen&lt;/Author&gt;&lt;Year&gt;2026&lt;/Year&gt;&lt;RecNum&gt;58&lt;/RecNum&gt;&lt;DisplayText&gt;&lt;style face="superscript"&gt;3&lt;/style&gt;&lt;/DisplayText&gt;&lt;record&gt;&lt;rec-number&gt;58&lt;/rec-number&gt;&lt;foreign-keys&gt;&lt;key app="EN" db-id="z5r2svst3pad9gevvdhvwaf70xpdftwrs0ef" timestamp="1781111081"&gt;58&lt;/key&gt;&lt;/foreign-keys&gt;&lt;ref-type name="Journal Article"&gt;17&lt;/ref-type&gt;&lt;contributors&gt;&lt;authors&gt;&lt;author&gt;Olsen, Rune Winther Fabrin&lt;/author&gt;&lt;author&gt;Johansen, Katrine Bitsch&lt;/author&gt;&lt;author&gt;Ayivee, Fahamida&lt;/author&gt;&lt;author&gt;Gislason, Styrmir&lt;/author&gt;&lt;author&gt;Pedersen, Sidsel Arnspang&lt;/author&gt;&lt;author&gt;Cimpan, Ciprian&lt;/author&gt;&lt;/authors&gt;&lt;/contributors&gt;&lt;titles&gt;&lt;title&gt;The greener prescription: Life cycle environmental impact of oral and IV penicillin treatments&lt;/title&gt;&lt;secondary-title&gt;Sustainable Chemistry and Pharmacy&lt;/secondary-title&gt;&lt;/titles&gt;&lt;periodical&gt;&lt;full-title&gt;Sustainable Chemistry and Pharmacy&lt;/full-title&gt;&lt;/periodical&gt;&lt;volume&gt;50&lt;/volume&gt;&lt;section&gt;102346&lt;/section&gt;&lt;dates&gt;&lt;year&gt;2026&lt;/year&gt;&lt;/dates&gt;&lt;isbn&gt;23525541&lt;/isbn&gt;&lt;urls&gt;&lt;/urls&gt;&lt;electronic-resource-num&gt;10.1016/j.scp.2026.102346&lt;/electronic-resource-num&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3</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w:t>
      </w:r>
    </w:p>
    <w:p w14:paraId="5A8DE97F" w14:textId="4D9405FE" w:rsidR="00F55D2C" w:rsidRPr="000F0CBE" w:rsidRDefault="007B498E" w:rsidP="000F0CBE">
      <w:pPr>
        <w:spacing w:after="0" w:line="240" w:lineRule="auto"/>
        <w:rPr>
          <w:rFonts w:ascii="Times New Roman" w:hAnsi="Times New Roman" w:cs="Times New Roman"/>
          <w:sz w:val="20"/>
          <w:szCs w:val="20"/>
          <w:lang w:val="en-GB"/>
        </w:rPr>
      </w:pPr>
      <w:proofErr w:type="spellStart"/>
      <w:r>
        <w:rPr>
          <w:rFonts w:ascii="Times New Roman" w:hAnsi="Times New Roman" w:cs="Times New Roman"/>
          <w:sz w:val="20"/>
          <w:szCs w:val="20"/>
          <w:lang w:val="en-GB"/>
        </w:rPr>
        <w:t>Hagenaars</w:t>
      </w:r>
      <w:proofErr w:type="spellEnd"/>
      <w:r>
        <w:rPr>
          <w:rFonts w:ascii="Times New Roman" w:hAnsi="Times New Roman" w:cs="Times New Roman"/>
          <w:sz w:val="20"/>
          <w:szCs w:val="20"/>
          <w:lang w:val="en-GB"/>
        </w:rPr>
        <w:t xml:space="preserve">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&lt;EndNote&gt;&lt;Cite&gt;&lt;Author&gt;Hagenaars&lt;/Author&gt;&lt;Year&gt;2022&lt;/Year&gt;&lt;RecNum&gt;48&lt;/RecNum&gt;&lt;DisplayText&gt;&lt;style face="superscript"&gt;2&lt;/style&gt;&lt;/DisplayText&gt;&lt;record&gt;&lt;rec-number&gt;48&lt;/rec-number&gt;&lt;foreign-keys&gt;&lt;key app="EN" db-id="z5r2svst3pad9gevvdhvwaf70xpdftwrs0ef" timestamp="1781082495"&gt;48&lt;/key&gt;&lt;/foreign-keys&gt;&lt;ref-type name="Thesis"&gt;32&lt;/ref-type&gt;&lt;contributors&gt;&lt;authors&gt;&lt;author&gt;Hagenaars, Rosalie H.&lt;/author&gt;&lt;/authors&gt;&lt;/contributors&gt;&lt;titles&gt;&lt;title&gt;An investigation into the carbon and material footprint of the Dutch consumption of pharmaceuticals&lt;/title&gt;&lt;/titles&gt;&lt;volume&gt;MSc Thesis&lt;/volume&gt;&lt;dates&gt;&lt;year&gt;2022&lt;/year&gt;&lt;/dates&gt;&lt;pub-location&gt;Leiden, The Netherlands&lt;/pub-location&gt;&lt;publisher&gt;Delft University of Technology; Leiden University&lt;/publisher&gt;&lt;urls&gt;&lt;/urls&gt;&lt;/record&gt;&lt;/Cite&gt;&lt;/EndNote&gt;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2</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found that the total environmental impacts from Dutch </w:t>
      </w:r>
      <w:del w:id="4445" w:author="Albert Kwame Osei-Owusu" w:date="2026-09-12T09:00:00Z">
        <w:r>
          <w:rPr>
            <w:rFonts w:ascii="Times New Roman" w:hAnsi="Times New Roman" w:cs="Times New Roman"/>
            <w:sz w:val="20"/>
            <w:szCs w:val="20"/>
            <w:lang w:val="en-GB"/>
          </w:rPr>
          <w:delText xml:space="preserve">healthcare</w:delText>
        </w:r>
      </w:del>
      <w:ins w:id="4446"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was 61% lower for material extraction and 11% lower for greenhouse gas emissions, when adjusting the pharmaceutical expenditure to an </w:t>
      </w:r>
      <w:proofErr w:type="spellStart"/>
      <w:r>
        <w:rPr>
          <w:rFonts w:ascii="Times New Roman" w:hAnsi="Times New Roman" w:cs="Times New Roman"/>
          <w:sz w:val="20"/>
          <w:szCs w:val="20"/>
          <w:lang w:val="en-GB"/>
        </w:rPr>
        <w:t>exiobase</w:t>
      </w:r>
      <w:proofErr w:type="spellEnd"/>
      <w:r>
        <w:rPr>
          <w:rFonts w:ascii="Times New Roman" w:hAnsi="Times New Roman" w:cs="Times New Roman"/>
          <w:sz w:val="20"/>
          <w:szCs w:val="20"/>
          <w:lang w:val="en-GB"/>
        </w:rPr>
        <w:t xml:space="preserve"> category closer aligned with pharmaceuticals instead of the ‘Chemicals </w:t>
      </w:r>
      <w:proofErr w:type="spellStart"/>
      <w:r>
        <w:rPr>
          <w:rFonts w:ascii="Times New Roman" w:hAnsi="Times New Roman" w:cs="Times New Roman"/>
          <w:sz w:val="20"/>
          <w:szCs w:val="20"/>
          <w:lang w:val="en-GB"/>
        </w:rPr>
        <w:t>n.e.c</w:t>
      </w:r>
      <w:proofErr w:type="spellEnd"/>
      <w:r>
        <w:rPr>
          <w:rFonts w:ascii="Times New Roman" w:hAnsi="Times New Roman" w:cs="Times New Roman"/>
          <w:sz w:val="20"/>
          <w:szCs w:val="20"/>
          <w:lang w:val="en-GB"/>
        </w:rPr>
        <w:t xml:space="preserve">’ category. Meanwhile, the aggregation of </w:t>
      </w:r>
      <w:r>
        <w:rPr>
          <w:rFonts w:ascii="Times New Roman" w:hAnsi="Times New Roman" w:cs="Times New Roman"/>
          <w:i/>
          <w:iCs/>
          <w:sz w:val="20"/>
          <w:szCs w:val="20"/>
          <w:lang w:val="en-GB"/>
        </w:rPr>
        <w:t>pharmaceuticals and chemical products</w:t>
      </w:r>
      <w:r>
        <w:rPr>
          <w:rFonts w:ascii="Times New Roman" w:hAnsi="Times New Roman" w:cs="Times New Roman"/>
          <w:sz w:val="20"/>
          <w:szCs w:val="20"/>
          <w:lang w:val="en-GB"/>
        </w:rPr>
        <w:t xml:space="preserve"> represent more than pharmaceuticals; it also represents emissions from </w:t>
      </w:r>
      <w:del w:id="4447" w:author="Albert Kwame Osei-Owusu" w:date="2026-09-12T09:00:00Z">
        <w:r>
          <w:rPr>
            <w:rFonts w:ascii="Times New Roman" w:hAnsi="Times New Roman" w:cs="Times New Roman"/>
            <w:sz w:val="20"/>
            <w:szCs w:val="20"/>
            <w:lang w:val="en-GB"/>
          </w:rPr>
          <w:delText xml:space="preserve">healthcare</w:delText>
        </w:r>
      </w:del>
      <w:ins w:id="4448"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services and possibly other activities. </w:t>
      </w:r>
    </w:p>
    <w:p w14:paraId="114387F4" w14:textId="77777777" w:rsidR="00F55D2C" w:rsidRDefault="00EE1BD3"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In summary, the error margin for using chemicals </w:t>
      </w:r>
      <w:proofErr w:type="spellStart"/>
      <w:r>
        <w:rPr>
          <w:rFonts w:ascii="Times New Roman" w:hAnsi="Times New Roman" w:cs="Times New Roman"/>
          <w:sz w:val="20"/>
          <w:szCs w:val="20"/>
          <w:lang w:val="en-GB"/>
        </w:rPr>
        <w:t>n.e.c</w:t>
      </w:r>
      <w:proofErr w:type="spellEnd"/>
      <w:r>
        <w:rPr>
          <w:rFonts w:ascii="Times New Roman" w:hAnsi="Times New Roman" w:cs="Times New Roman"/>
          <w:sz w:val="20"/>
          <w:szCs w:val="20"/>
          <w:lang w:val="en-GB"/>
        </w:rPr>
        <w:t xml:space="preserve"> varies by impact category and allocation structure and cannot be robustly quantified within the present framework. Consequently, no quantitative correction factor was applied, and results related to pharmaceuticals are interpreted as indicative of chemically intensive supply chains rather than pharmaceutical</w:t>
      </w:r>
      <w:r>
        <w:rPr>
          <w:rFonts w:ascii="Times New Roman" w:hAnsi="Times New Roman" w:cs="Times New Roman"/>
          <w:sz w:val="20"/>
          <w:szCs w:val="20"/>
          <w:lang w:val="en-GB"/>
        </w:rPr>
        <w:noBreakHyphen/>
        <w:t xml:space="preserve">specific production alone. </w:t>
      </w:r>
    </w:p>
    <w:p w14:paraId="66C354CF" w14:textId="77777777" w:rsidR="000F0CBE" w:rsidRPr="000F0CBE" w:rsidRDefault="000F0CBE" w:rsidP="000F0CBE">
      <w:pPr>
        <w:spacing w:after="0" w:line="240" w:lineRule="auto"/>
        <w:rPr>
          <w:rFonts w:ascii="Times New Roman" w:hAnsi="Times New Roman" w:cs="Times New Roman"/>
          <w:sz w:val="20"/>
          <w:szCs w:val="20"/>
          <w:lang w:val="en-GB"/>
        </w:rPr>
      </w:pPr>
    </w:p>
    <w:p w14:paraId="6E9979BD" w14:textId="77777777" w:rsidR="00962036" w:rsidRPr="000F0CBE" w:rsidRDefault="00980913" w:rsidP="000F0CBE">
      <w:pPr>
        <w:spacing w:line="240" w:lineRule="auto"/>
        <w:rPr>
          <w:rFonts w:ascii="Times New Roman" w:hAnsi="Times New Roman" w:cs="Times New Roman"/>
          <w:i/>
          <w:iCs/>
          <w:sz w:val="20"/>
          <w:szCs w:val="20"/>
          <w:lang w:val="en-GB"/>
        </w:rPr>
      </w:pPr>
      <w:del w:id="4485" w:author="Albert Kwame Osei-Owusu" w:date="2026-09-12T09:00:00Z">
        <w:r>
          <w:rPr>
            <w:rFonts w:ascii="Times New Roman" w:hAnsi="Times New Roman" w:cs="Times New Roman"/>
            <w:i/>
            <w:iCs/>
            <w:sz w:val="20"/>
            <w:szCs w:val="20"/>
            <w:lang w:val="en-GB"/>
          </w:rPr>
          <w:delText xml:space="preserve">Healthcare</w:delText>
        </w:r>
      </w:del>
      <w:ins w:id="4486" w:author="Albert Kwame Osei-Owusu" w:date="2026-09-12T09:00:00Z">
        <w:r>
          <w:rPr>
            <w:rFonts w:ascii="Times New Roman" w:hAnsi="Times New Roman" w:cs="Times New Roman"/>
            <w:i/>
            <w:iCs/>
            <w:sz w:val="20"/>
            <w:szCs w:val="20"/>
            <w:lang w:val="en-GB"/>
          </w:rPr>
          <w:t xml:space="preserve">Health care</w:t>
        </w:r>
      </w:ins>
      <w:r>
        <w:rPr>
          <w:rFonts w:ascii="Times New Roman" w:hAnsi="Times New Roman" w:cs="Times New Roman"/>
          <w:i/>
          <w:iCs/>
          <w:sz w:val="20"/>
          <w:szCs w:val="20"/>
          <w:lang w:val="en-GB"/>
        </w:rPr>
        <w:t xml:space="preserve"> final demand in further detail </w:t>
      </w:r>
    </w:p>
    <w:p w14:paraId="10E0411F" w14:textId="77777777" w:rsidR="00326581" w:rsidRPr="000F0CBE" w:rsidRDefault="00326581"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w:t>
      </w:r>
      <w:proofErr w:type="spellStart"/>
      <w:r>
        <w:rPr>
          <w:rFonts w:ascii="Times New Roman" w:hAnsi="Times New Roman" w:cs="Times New Roman"/>
          <w:sz w:val="20"/>
          <w:szCs w:val="20"/>
          <w:lang w:val="en-GB"/>
        </w:rPr>
        <w:t>i</w:t>
      </w:r>
      <w:proofErr w:type="spellEnd"/>
      <w:r>
        <w:rPr>
          <w:rFonts w:ascii="Times New Roman" w:hAnsi="Times New Roman" w:cs="Times New Roman"/>
          <w:sz w:val="20"/>
          <w:szCs w:val="20"/>
          <w:lang w:val="en-GB"/>
        </w:rPr>
        <w:t xml:space="preserve">) </w:t>
      </w:r>
      <w:del w:id="4487" w:author="Albert Kwame Osei-Owusu" w:date="2026-09-12T09:00:00Z">
        <w:r>
          <w:rPr>
            <w:rFonts w:ascii="Times New Roman" w:hAnsi="Times New Roman" w:cs="Times New Roman"/>
            <w:sz w:val="20"/>
            <w:szCs w:val="20"/>
            <w:lang w:val="en-GB"/>
          </w:rPr>
          <w:delText xml:space="preserve">Healthcare</w:delText>
        </w:r>
      </w:del>
      <w:ins w:id="4488"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services include the delivery of health services by hospitals, outpatient clinics, general practitioners, and other </w:t>
      </w:r>
      <w:del w:id="4449" w:author="Albert Kwame Osei-Owusu" w:date="2026-09-12T09:00:00Z">
        <w:r>
          <w:rPr>
            <w:rFonts w:ascii="Times New Roman" w:hAnsi="Times New Roman" w:cs="Times New Roman"/>
            <w:sz w:val="20"/>
            <w:szCs w:val="20"/>
            <w:lang w:val="en-GB"/>
          </w:rPr>
          <w:delText xml:space="preserve">healthcare</w:delText>
        </w:r>
      </w:del>
      <w:ins w:id="445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providers, covering labour intensive clinical activities as well as associated institutional services, (ii) Pharmaceutical products and other medical products includes the manufacturing and upstream supply of pharmaceuticals, vaccines, diagnostic reagents, consumables, and other chemically based medical products used in prevention, diagnosis, and treatment, and (iii) Therapeutic appliances and equipment, which comprise medical devices and durable equipment such as diagnostic imaging equipment, surgical instruments, implants, and other specialised medical technologies. </w:t>
      </w:r>
    </w:p>
    <w:p w14:paraId="062F06AD" w14:textId="77777777" w:rsidR="008262E8" w:rsidRDefault="008262E8" w:rsidP="000F0CBE">
      <w:pPr>
        <w:spacing w:after="0"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The following is a list of expenditures </w:t>
      </w:r>
      <w:del w:id="3423" w:author="Albert Kwame Osei-Owusu" w:date="2026-09-12T09:00:00Z">
        <w:r>
          <w:rPr>
            <w:rFonts w:ascii="Times New Roman" w:hAnsi="Times New Roman" w:cs="Times New Roman"/>
            <w:i/>
            <w:iCs/>
            <w:sz w:val="20"/>
            <w:szCs w:val="20"/>
            <w:lang w:val="en-GB"/>
          </w:rPr>
          <w:delText xml:space="preserve">from the Danish SUT (2019)</w:delText>
        </w:r>
      </w:del>
      <w:ins w:id="3424" w:author="Albert Kwame Osei-Owusu" w:date="2026-09-12T09:00:00Z">
        <w:r>
          <w:rPr>
            <w:rFonts w:ascii="Times New Roman" w:hAnsi="Times New Roman" w:cs="Times New Roman"/>
            <w:i/>
            <w:iCs/>
            <w:sz w:val="20"/>
            <w:szCs w:val="20"/>
            <w:lang w:val="en-GB"/>
          </w:rPr>
          <w:t xml:space="preserve">from the Danish national accounts for 2022</w:t>
        </w:r>
      </w:ins>
      <w:r>
        <w:rPr>
          <w:rFonts w:ascii="Times New Roman" w:hAnsi="Times New Roman" w:cs="Times New Roman"/>
          <w:i/>
          <w:iCs/>
          <w:sz w:val="20"/>
          <w:szCs w:val="20"/>
          <w:lang w:val="en-GB"/>
        </w:rPr>
        <w:t xml:space="preserve"> that were summed for each of the three expenditure categories: </w:t>
      </w:r>
    </w:p>
    <w:p w14:paraId="551FC81A" w14:textId="77777777" w:rsidR="000F0CBE" w:rsidRPr="000F0CBE" w:rsidRDefault="000F0CBE" w:rsidP="000F0CBE">
      <w:pPr>
        <w:spacing w:after="0" w:line="240" w:lineRule="auto"/>
        <w:rPr>
          <w:rFonts w:ascii="Times New Roman" w:hAnsi="Times New Roman" w:cs="Times New Roman"/>
          <w:i/>
          <w:iCs/>
          <w:sz w:val="20"/>
          <w:szCs w:val="20"/>
          <w:lang w:val="en-GB"/>
        </w:rPr>
      </w:pPr>
    </w:p>
    <w:p w14:paraId="3F4C828F" w14:textId="77777777" w:rsidR="008262E8" w:rsidRPr="000F0CBE" w:rsidRDefault="008262E8" w:rsidP="000F0CBE">
      <w:pPr>
        <w:pStyle w:val="ListParagraph"/>
        <w:spacing w:after="0" w:line="240" w:lineRule="auto"/>
        <w:rPr>
          <w:rFonts w:ascii="Times New Roman" w:hAnsi="Times New Roman" w:cs="Times New Roman"/>
          <w:sz w:val="20"/>
          <w:szCs w:val="20"/>
          <w:lang w:val="en-GB"/>
        </w:rPr>
      </w:pPr>
      <w:del w:id="4489" w:author="Albert Kwame Osei-Owusu" w:date="2026-09-12T09:00:00Z">
        <w:r>
          <w:rPr>
            <w:rFonts w:ascii="Times New Roman" w:hAnsi="Times New Roman" w:cs="Times New Roman"/>
            <w:sz w:val="20"/>
            <w:szCs w:val="20"/>
            <w:lang w:val="en-GB"/>
          </w:rPr>
          <w:delText xml:space="preserve">Healthcare</w:delText>
        </w:r>
      </w:del>
      <w:ins w:id="449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services: </w:t>
      </w:r>
    </w:p>
    <w:p w14:paraId="75397E1D"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Household consumption, Transaction code 3110) </w:t>
      </w:r>
    </w:p>
    <w:p w14:paraId="39A81A64"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Out-patient services, 06200 </w:t>
      </w:r>
    </w:p>
    <w:p w14:paraId="010951E9"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Hospital services, 06300 </w:t>
      </w:r>
    </w:p>
    <w:p w14:paraId="5D981A7B"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Retirement homes, day-care centres etc., 12401 </w:t>
      </w:r>
    </w:p>
    <w:p w14:paraId="2F3CBB6D"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Marketed individual government consumption, Transaction code 3141 </w:t>
      </w:r>
    </w:p>
    <w:p w14:paraId="47EF0243"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Out-patient services, 06200 </w:t>
      </w:r>
    </w:p>
    <w:p w14:paraId="3736B0FD"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Non-market individual government </w:t>
      </w:r>
      <w:proofErr w:type="spellStart"/>
      <w:proofErr w:type="gramStart"/>
      <w:r>
        <w:rPr>
          <w:rFonts w:ascii="Times New Roman" w:hAnsi="Times New Roman" w:cs="Times New Roman"/>
          <w:sz w:val="20"/>
          <w:szCs w:val="20"/>
          <w:lang w:val="en-GB"/>
        </w:rPr>
        <w:t>consumption,Transaction</w:t>
      </w:r>
      <w:proofErr w:type="spellEnd"/>
      <w:proofErr w:type="gramEnd"/>
      <w:r>
        <w:rPr>
          <w:rFonts w:ascii="Times New Roman" w:hAnsi="Times New Roman" w:cs="Times New Roman"/>
          <w:sz w:val="20"/>
          <w:szCs w:val="20"/>
          <w:lang w:val="en-GB"/>
        </w:rPr>
        <w:t xml:space="preserve"> code 3142 </w:t>
      </w:r>
    </w:p>
    <w:p w14:paraId="48309BEC"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Out-patient services, 06200 </w:t>
      </w:r>
    </w:p>
    <w:p w14:paraId="0BDA878D"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Hospital services, 06300 </w:t>
      </w:r>
    </w:p>
    <w:p w14:paraId="598EE564"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NPISH, Transaction code 3130 </w:t>
      </w:r>
    </w:p>
    <w:p w14:paraId="5A031DDF" w14:textId="77777777" w:rsidR="008262E8" w:rsidRPr="000F0CBE" w:rsidRDefault="008262E8" w:rsidP="000F0CBE">
      <w:pPr>
        <w:pStyle w:val="ListParagraph"/>
        <w:numPr>
          <w:ilvl w:val="2"/>
          <w:numId w:val="17"/>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Retirement homes, day-care centres etc., 12401 </w:t>
      </w:r>
    </w:p>
    <w:p w14:paraId="449DC71B" w14:textId="77777777" w:rsidR="008262E8" w:rsidRPr="000F0CBE" w:rsidRDefault="008262E8" w:rsidP="000F0CBE">
      <w:pPr>
        <w:pStyle w:val="ListParagraph"/>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lastRenderedPageBreak/>
        <w:t xml:space="preserve">Pharmaceutical products and other medical products: </w:t>
      </w:r>
    </w:p>
    <w:p w14:paraId="73EC4181"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Household consumption (Transaction code 3110) </w:t>
      </w:r>
    </w:p>
    <w:p w14:paraId="4999E4E1" w14:textId="77777777" w:rsidR="008262E8" w:rsidRPr="000F0CBE" w:rsidRDefault="008262E8" w:rsidP="000F0CBE">
      <w:pPr>
        <w:pStyle w:val="ListParagraph"/>
        <w:numPr>
          <w:ilvl w:val="2"/>
          <w:numId w:val="16"/>
        </w:numPr>
        <w:spacing w:after="0"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Pharmaceutical products and other medical products, Transaction code 06112 </w:t>
      </w:r>
    </w:p>
    <w:p w14:paraId="2FEE5EAF"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Marketed individual government consumption, Transaction code 3141 </w:t>
      </w:r>
    </w:p>
    <w:p w14:paraId="66B33C55" w14:textId="77777777" w:rsidR="008262E8" w:rsidRPr="000F0CBE" w:rsidRDefault="008262E8" w:rsidP="000F0CBE">
      <w:pPr>
        <w:pStyle w:val="ListParagraph"/>
        <w:numPr>
          <w:ilvl w:val="2"/>
          <w:numId w:val="16"/>
        </w:numPr>
        <w:spacing w:after="0"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Pharmaceutical products and other medical products, Transaction code 06112 </w:t>
      </w:r>
    </w:p>
    <w:p w14:paraId="051E8424" w14:textId="77777777" w:rsidR="008262E8" w:rsidRPr="000F0CBE" w:rsidRDefault="008262E8" w:rsidP="000F0CBE">
      <w:pPr>
        <w:pStyle w:val="ListParagraph"/>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Therapeutic appliances and equipment </w:t>
      </w:r>
    </w:p>
    <w:p w14:paraId="7EC004D5"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Household consumption, Transaction code 3110 </w:t>
      </w:r>
    </w:p>
    <w:p w14:paraId="27866295" w14:textId="77777777" w:rsidR="008262E8" w:rsidRPr="000F0CBE" w:rsidRDefault="008262E8" w:rsidP="000F0CBE">
      <w:pPr>
        <w:pStyle w:val="ListParagraph"/>
        <w:numPr>
          <w:ilvl w:val="2"/>
          <w:numId w:val="16"/>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Therapeutic appliances and equipment, 06130 </w:t>
      </w:r>
    </w:p>
    <w:p w14:paraId="6980A3B3"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Marketed individual government consumption, Transaction code 3141 </w:t>
      </w:r>
    </w:p>
    <w:p w14:paraId="0715055D" w14:textId="77777777" w:rsidR="008262E8" w:rsidRPr="000F0CBE" w:rsidRDefault="008262E8" w:rsidP="000F0CBE">
      <w:pPr>
        <w:pStyle w:val="ListParagraph"/>
        <w:numPr>
          <w:ilvl w:val="2"/>
          <w:numId w:val="16"/>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Therapeutic appliances and equipment, 06130 </w:t>
      </w:r>
    </w:p>
    <w:p w14:paraId="4C7B7383" w14:textId="77777777" w:rsidR="008262E8" w:rsidRPr="000F0CBE" w:rsidRDefault="008262E8" w:rsidP="000F0CBE">
      <w:pPr>
        <w:pStyle w:val="ListParagraph"/>
        <w:spacing w:after="0" w:line="240" w:lineRule="auto"/>
        <w:ind w:left="1440"/>
        <w:rPr>
          <w:rFonts w:ascii="Times New Roman" w:hAnsi="Times New Roman" w:cs="Times New Roman"/>
          <w:sz w:val="20"/>
          <w:szCs w:val="20"/>
          <w:lang w:val="en-GB"/>
        </w:rPr>
      </w:pPr>
      <w:r>
        <w:rPr>
          <w:rFonts w:ascii="Times New Roman" w:hAnsi="Times New Roman" w:cs="Times New Roman"/>
          <w:sz w:val="20"/>
          <w:szCs w:val="20"/>
          <w:lang w:val="en-GB"/>
        </w:rPr>
        <w:t xml:space="preserve">Non-market individual government consumption, Transaction code 3142 </w:t>
      </w:r>
    </w:p>
    <w:p w14:paraId="370B414E" w14:textId="77777777" w:rsidR="008262E8" w:rsidRPr="000F0CBE" w:rsidRDefault="008262E8" w:rsidP="000F0CBE">
      <w:pPr>
        <w:pStyle w:val="ListParagraph"/>
        <w:numPr>
          <w:ilvl w:val="2"/>
          <w:numId w:val="16"/>
        </w:numPr>
        <w:spacing w:after="0" w:line="240" w:lineRule="auto"/>
        <w:rPr>
          <w:rFonts w:ascii="Times New Roman" w:hAnsi="Times New Roman" w:cs="Times New Roman"/>
          <w:sz w:val="20"/>
          <w:szCs w:val="20"/>
          <w:lang w:val="en-GB"/>
        </w:rPr>
      </w:pPr>
      <w:r>
        <w:rPr>
          <w:rFonts w:ascii="Times New Roman" w:hAnsi="Times New Roman" w:cs="Times New Roman"/>
          <w:i/>
          <w:iCs/>
          <w:sz w:val="20"/>
          <w:szCs w:val="20"/>
          <w:lang w:val="en-GB"/>
        </w:rPr>
        <w:t xml:space="preserve">Therapeutic appliances and equipment, 06130 </w:t>
      </w:r>
    </w:p>
    <w:p w14:paraId="45D52993" w14:textId="77777777" w:rsidR="000F0CBE" w:rsidRPr="000F0CBE" w:rsidRDefault="000F0CBE" w:rsidP="000F0CBE">
      <w:pPr>
        <w:pStyle w:val="ListParagraph"/>
        <w:numPr>
          <w:ilvl w:val="2"/>
          <w:numId w:val="16"/>
        </w:numPr>
        <w:spacing w:after="0" w:line="240" w:lineRule="auto"/>
        <w:rPr>
          <w:rFonts w:ascii="Times New Roman" w:hAnsi="Times New Roman" w:cs="Times New Roman"/>
          <w:sz w:val="20"/>
          <w:szCs w:val="20"/>
          <w:lang w:val="en-GB"/>
        </w:rPr>
      </w:pPr>
    </w:p>
    <w:p w14:paraId="1DA8B6E2" w14:textId="3E0E7B4E" w:rsidR="008262E8" w:rsidRPr="000F0CBE" w:rsidRDefault="008262E8" w:rsidP="000F0CBE">
      <w:pPr>
        <w:spacing w:line="240" w:lineRule="auto"/>
        <w:rPr>
          <w:rFonts w:ascii="Times New Roman" w:hAnsi="Times New Roman" w:cs="Times New Roman"/>
          <w:sz w:val="20"/>
          <w:szCs w:val="20"/>
          <w:lang w:val="en-GB"/>
        </w:rPr>
      </w:pPr>
      <w:del w:id="1333" w:author="Albert Kwame Osei-Owusu" w:date="2026-09-12T09:00:00Z">
        <w:r>
          <w:rPr>
            <w:rFonts w:ascii="Times New Roman" w:hAnsi="Times New Roman" w:cs="Times New Roman"/>
            <w:sz w:val="20"/>
            <w:szCs w:val="20"/>
            <w:lang w:val="en-GB"/>
          </w:rPr>
          <w:delText xml:space="preserve">Values were converted from DKK to Millions of </w:delText>
        </w:r>
      </w:del>
      <w:proofErr w:type="gramStart"/>
      <w:del w:id="1334" w:author="Albert Kwame Osei-Owusu" w:date="2026-09-12T09:00:00Z">
        <w:r>
          <w:rPr>
            <w:rFonts w:ascii="Times New Roman" w:hAnsi="Times New Roman" w:cs="Times New Roman"/>
            <w:sz w:val="20"/>
            <w:szCs w:val="20"/>
            <w:lang w:val="en-GB"/>
          </w:rPr>
          <w:delText>Euro</w:delText>
        </w:r>
      </w:del>
      <w:proofErr w:type="gramEnd"/>
      <w:del w:id="1335" w:author="Albert Kwame Osei-Owusu" w:date="2026-09-12T09:00:00Z">
        <w:r>
          <w:rPr>
            <w:rFonts w:ascii="Times New Roman" w:hAnsi="Times New Roman" w:cs="Times New Roman"/>
            <w:sz w:val="20"/>
            <w:szCs w:val="20"/>
            <w:lang w:val="en-GB"/>
          </w:rPr>
          <w:delText xml:space="preserve"> (MEUR) at an exchange rate of 7.45 DKK/EUR </w:delText>
        </w:r>
      </w:del>
      <w:ins w:id="1336" w:author="Albert Kwame Osei-Owusu" w:date="2026-09-12T09:00:00Z">
        <w:r>
          <w:t xml:space="preserve">Values were converted from DKK to million euro (MEUR) at the Danmarks Nationalbank annual average rate for the reference year: 7.4452 DKK/EUR for 2016, 7.4661 for 2019 and 7.4396 for 2022.</w:t>
        </w:r>
      </w:ins>
    </w:p>
    <w:p w14:paraId="6C7CC4B4" w14:textId="77777777" w:rsidR="003C0BF0" w:rsidRPr="000F0CBE" w:rsidRDefault="003C0BF0" w:rsidP="000F0CBE">
      <w:pPr>
        <w:spacing w:after="0"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Included from the Bottom-up analysis </w:t>
      </w:r>
    </w:p>
    <w:p w14:paraId="09932DF9" w14:textId="77777777" w:rsidR="000F0CBE" w:rsidRDefault="000F0CBE" w:rsidP="000F0CBE">
      <w:pPr>
        <w:spacing w:after="0" w:line="240" w:lineRule="auto"/>
        <w:rPr>
          <w:rFonts w:ascii="Times New Roman" w:hAnsi="Times New Roman" w:cs="Times New Roman"/>
          <w:sz w:val="20"/>
          <w:szCs w:val="20"/>
          <w:lang w:val="en-GB"/>
        </w:rPr>
      </w:pPr>
    </w:p>
    <w:p w14:paraId="6E57513E" w14:textId="4C9D2C49" w:rsidR="003C0BF0" w:rsidRPr="000F0CBE" w:rsidRDefault="00D22A46"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Nitrous Oxide (N₂O) and pressurised metered-dose inhalers (</w:t>
      </w:r>
      <w:proofErr w:type="spellStart"/>
      <w:r>
        <w:rPr>
          <w:rFonts w:ascii="Times New Roman" w:hAnsi="Times New Roman" w:cs="Times New Roman"/>
          <w:sz w:val="20"/>
          <w:szCs w:val="20"/>
          <w:lang w:val="en-GB"/>
        </w:rPr>
        <w:t>pMDIs</w:t>
      </w:r>
      <w:proofErr w:type="spellEnd"/>
      <w:r>
        <w:rPr>
          <w:rFonts w:ascii="Times New Roman" w:hAnsi="Times New Roman" w:cs="Times New Roman"/>
          <w:sz w:val="20"/>
          <w:szCs w:val="20"/>
          <w:lang w:val="en-GB"/>
        </w:rPr>
        <w:t xml:space="preserve">) </w:t>
      </w:r>
    </w:p>
    <w:p w14:paraId="26D4A2AC" w14:textId="77777777" w:rsidR="000F0CBE" w:rsidRDefault="003C0BF0"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Private travel (commuting, and patients and visitors) </w:t>
      </w:r>
    </w:p>
    <w:p w14:paraId="467170BC" w14:textId="77777777" w:rsidR="000F0CBE" w:rsidRPr="000F0CBE" w:rsidRDefault="000F0CBE" w:rsidP="000F0CBE">
      <w:pPr>
        <w:spacing w:after="0" w:line="240" w:lineRule="auto"/>
        <w:rPr>
          <w:rFonts w:ascii="Times New Roman" w:hAnsi="Times New Roman" w:cs="Times New Roman"/>
          <w:sz w:val="20"/>
          <w:szCs w:val="20"/>
          <w:lang w:val="en-GB"/>
        </w:rPr>
      </w:pPr>
    </w:p>
    <w:p w14:paraId="08FEA462" w14:textId="77777777" w:rsidR="003C0BF0" w:rsidRPr="000F0CBE" w:rsidRDefault="003C0BF0"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Excluded: </w:t>
      </w:r>
    </w:p>
    <w:p w14:paraId="2BF4ED0A" w14:textId="77777777" w:rsidR="003C0BF0" w:rsidRPr="000F0CBE" w:rsidRDefault="003C0BF0" w:rsidP="000F0CBE">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GFCF (infrastructure and durable equipment) </w:t>
      </w:r>
    </w:p>
    <w:p w14:paraId="6E365D44" w14:textId="77777777" w:rsidR="001D7235" w:rsidRPr="000F0CBE" w:rsidRDefault="001D7235" w:rsidP="000F0CBE">
      <w:pPr>
        <w:spacing w:line="240" w:lineRule="auto"/>
        <w:rPr>
          <w:rFonts w:ascii="Times New Roman" w:hAnsi="Times New Roman" w:cs="Times New Roman"/>
          <w:b/>
          <w:bCs/>
          <w:sz w:val="20"/>
          <w:szCs w:val="20"/>
          <w:lang w:val="en-GB"/>
        </w:rPr>
      </w:pPr>
    </w:p>
    <w:p w14:paraId="36A4E23B" w14:textId="77777777" w:rsidR="00427B23" w:rsidRPr="000F0CBE" w:rsidRDefault="00D35D6F" w:rsidP="000F0CBE">
      <w:pPr>
        <w:spacing w:line="240" w:lineRule="auto"/>
        <w:rPr>
          <w:rFonts w:ascii="Times New Roman" w:hAnsi="Times New Roman" w:cs="Times New Roman"/>
          <w:b/>
          <w:bCs/>
          <w:sz w:val="20"/>
          <w:szCs w:val="20"/>
          <w:lang w:val="en-GB"/>
        </w:rPr>
      </w:pPr>
      <w:proofErr w:type="spellStart"/>
      <w:r>
        <w:rPr>
          <w:rFonts w:ascii="Times New Roman" w:hAnsi="Times New Roman" w:cs="Times New Roman"/>
          <w:b/>
          <w:bCs/>
          <w:sz w:val="20"/>
          <w:szCs w:val="20"/>
          <w:lang w:val="en-GB"/>
        </w:rPr>
        <w:t>Exiobase</w:t>
      </w:r>
      <w:proofErr w:type="spellEnd"/>
      <w:r>
        <w:rPr>
          <w:rFonts w:ascii="Times New Roman" w:hAnsi="Times New Roman" w:cs="Times New Roman"/>
          <w:b/>
          <w:bCs/>
          <w:sz w:val="20"/>
          <w:szCs w:val="20"/>
          <w:lang w:val="en-GB"/>
        </w:rPr>
        <w:t xml:space="preserve"> integration </w:t>
      </w:r>
    </w:p>
    <w:p w14:paraId="6E87B3E4" w14:textId="77777777" w:rsidR="00427B23" w:rsidRPr="000F0CBE" w:rsidRDefault="00D35D6F"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three expenditure categories were classified to corresponding EXIOBASE sectors </w:t>
      </w:r>
    </w:p>
    <w:p w14:paraId="670D3673" w14:textId="77777777" w:rsidR="003D547D" w:rsidRPr="000F0CBE" w:rsidRDefault="003D547D" w:rsidP="000F0CBE">
      <w:pPr>
        <w:pStyle w:val="ListParagraph"/>
        <w:numPr>
          <w:ilvl w:val="0"/>
          <w:numId w:val="10"/>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HC.1-HC.9 </w:t>
      </w:r>
      <w:del w:id="6511" w:author="Albert Kwame Osei-Owusu" w:date="2026-09-12T09:00:00Z">
        <w:r>
          <w:rPr>
            <w:rFonts w:ascii="Times New Roman" w:hAnsi="Times New Roman" w:cs="Times New Roman"/>
            <w:sz w:val="20"/>
            <w:szCs w:val="20"/>
            <w:lang w:val="en-GB"/>
          </w:rPr>
          <w:delText xml:space="preserve">(excl.HC.5)</w:delText>
        </w:r>
      </w:del>
      <w:ins w:id="6512" w:author="Albert Kwame Osei-Owusu" w:date="2026-09-12T09:00:00Z">
        <w:r>
          <w:rPr>
            <w:rFonts w:ascii="Times New Roman" w:hAnsi="Times New Roman" w:cs="Times New Roman"/>
            <w:sz w:val="20"/>
            <w:szCs w:val="20"/>
            <w:lang w:val="en-GB"/>
          </w:rPr>
          <w:t xml:space="preserve">(excl. HC.5)</w:t>
        </w:r>
      </w:ins>
      <w:r>
        <w:rPr>
          <w:rFonts w:ascii="Times New Roman" w:hAnsi="Times New Roman" w:cs="Times New Roman"/>
          <w:sz w:val="20"/>
          <w:szCs w:val="20"/>
          <w:lang w:val="en-GB"/>
        </w:rPr>
        <w:t xml:space="preserve"> represented by Health and Social Work </w:t>
      </w:r>
    </w:p>
    <w:p w14:paraId="00EEC71A" w14:textId="77777777" w:rsidR="003D547D" w:rsidRPr="000F0CBE" w:rsidRDefault="003D547D" w:rsidP="000F0CBE">
      <w:pPr>
        <w:pStyle w:val="ListParagraph"/>
        <w:numPr>
          <w:ilvl w:val="0"/>
          <w:numId w:val="10"/>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HC.51 represented by Chemicals </w:t>
      </w:r>
      <w:proofErr w:type="spellStart"/>
      <w:r>
        <w:rPr>
          <w:rFonts w:ascii="Times New Roman" w:hAnsi="Times New Roman" w:cs="Times New Roman"/>
          <w:sz w:val="20"/>
          <w:szCs w:val="20"/>
          <w:lang w:val="en-GB"/>
        </w:rPr>
        <w:t>n.e.c</w:t>
      </w:r>
      <w:proofErr w:type="spellEnd"/>
      <w:r>
        <w:rPr>
          <w:rFonts w:ascii="Times New Roman" w:hAnsi="Times New Roman" w:cs="Times New Roman"/>
          <w:sz w:val="20"/>
          <w:szCs w:val="20"/>
          <w:lang w:val="en-GB"/>
        </w:rPr>
        <w:t xml:space="preserve"> </w:t>
      </w:r>
    </w:p>
    <w:p w14:paraId="6358E472" w14:textId="77777777" w:rsidR="003D547D" w:rsidRPr="000F0CBE" w:rsidRDefault="003D547D" w:rsidP="000F0CBE">
      <w:pPr>
        <w:pStyle w:val="ListParagraph"/>
        <w:numPr>
          <w:ilvl w:val="0"/>
          <w:numId w:val="10"/>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HC.52 represented by </w:t>
      </w:r>
      <w:proofErr w:type="gramStart"/>
      <w:r>
        <w:rPr>
          <w:rFonts w:ascii="Times New Roman" w:hAnsi="Times New Roman" w:cs="Times New Roman"/>
          <w:sz w:val="20"/>
          <w:szCs w:val="20"/>
          <w:lang w:val="en-GB"/>
        </w:rPr>
        <w:t>Medical</w:t>
      </w:r>
      <w:proofErr w:type="gramEnd"/>
      <w:r>
        <w:rPr>
          <w:rFonts w:ascii="Times New Roman" w:hAnsi="Times New Roman" w:cs="Times New Roman"/>
          <w:sz w:val="20"/>
          <w:szCs w:val="20"/>
          <w:lang w:val="en-GB"/>
        </w:rPr>
        <w:t xml:space="preserve"> precision and optical instruments </w:t>
      </w:r>
    </w:p>
    <w:p w14:paraId="6440C580" w14:textId="77777777" w:rsidR="00427B23" w:rsidRPr="000F0CBE" w:rsidRDefault="00427B23" w:rsidP="000F0CBE">
      <w:pPr>
        <w:spacing w:line="240" w:lineRule="auto"/>
        <w:rPr>
          <w:rFonts w:ascii="Times New Roman" w:hAnsi="Times New Roman" w:cs="Times New Roman"/>
          <w:sz w:val="20"/>
          <w:szCs w:val="20"/>
          <w:lang w:val="en-GB"/>
        </w:rPr>
      </w:pPr>
    </w:p>
    <w:p w14:paraId="23E5ADDF" w14:textId="77777777" w:rsidR="00427B23" w:rsidRPr="000F0CBE" w:rsidRDefault="00542D69" w:rsidP="000F0CBE">
      <w:pPr>
        <w:spacing w:line="240" w:lineRule="auto"/>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A6AE528" wp14:editId="19DE39D1">
            <wp:extent cx="6120130" cy="2037080"/>
            <wp:effectExtent l="0" t="0" r="0" b="1270"/>
            <wp:docPr id="50269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5621" name=""/>
                    <pic:cNvPicPr/>
                  </pic:nvPicPr>
                  <pic:blipFill>
                    <a:blip r:embed="rId11"/>
                    <a:stretch>
                      <a:fillRect/>
                    </a:stretch>
                  </pic:blipFill>
                  <pic:spPr>
                    <a:xfrm>
                      <a:off x="0" y="0"/>
                      <a:ext cx="6120130" cy="2037080"/>
                    </a:xfrm>
                    <a:prstGeom prst="rect">
                      <a:avLst/>
                    </a:prstGeom>
                  </pic:spPr>
                </pic:pic>
              </a:graphicData>
            </a:graphic>
          </wp:inline>
        </w:drawing>
      </w:r>
    </w:p>
    <w:p w14:paraId="3D4C0CD8" w14:textId="77777777" w:rsidR="008E041B" w:rsidRPr="000F0CBE" w:rsidRDefault="008E041B"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Figure A1: Integration of </w:t>
      </w:r>
      <w:del w:id="6509" w:author="Albert Kwame Osei-Owusu" w:date="2026-09-12T09:00:00Z">
        <w:r>
          <w:rPr>
            <w:rFonts w:ascii="Times New Roman" w:hAnsi="Times New Roman" w:cs="Times New Roman"/>
            <w:i/>
            <w:iCs/>
            <w:sz w:val="20"/>
            <w:szCs w:val="20"/>
            <w:lang w:val="en-GB"/>
          </w:rPr>
          <w:delText xml:space="preserve">Danish Supply–Use Tables</w:delText>
        </w:r>
      </w:del>
      <w:ins w:id="6510" w:author="Albert Kwame Osei-Owusu" w:date="2026-09-12T09:00:00Z">
        <w:r>
          <w:rPr>
            <w:rFonts w:ascii="Times New Roman" w:hAnsi="Times New Roman" w:cs="Times New Roman"/>
            <w:i/>
            <w:iCs/>
            <w:sz w:val="20"/>
            <w:szCs w:val="20"/>
            <w:lang w:val="en-GB"/>
          </w:rPr>
          <w:t xml:space="preserve">Danish supply-use tables</w:t>
        </w:r>
      </w:ins>
      <w:r>
        <w:rPr>
          <w:rFonts w:ascii="Times New Roman" w:hAnsi="Times New Roman" w:cs="Times New Roman"/>
          <w:i/>
          <w:iCs/>
          <w:sz w:val="20"/>
          <w:szCs w:val="20"/>
          <w:lang w:val="en-GB"/>
        </w:rPr>
        <w:t xml:space="preserve"> with EXIOBASE in five steps: (</w:t>
      </w:r>
      <w:proofErr w:type="spellStart"/>
      <w:r>
        <w:rPr>
          <w:rFonts w:ascii="Times New Roman" w:hAnsi="Times New Roman" w:cs="Times New Roman"/>
          <w:i/>
          <w:iCs/>
          <w:sz w:val="20"/>
          <w:szCs w:val="20"/>
          <w:lang w:val="en-GB"/>
        </w:rPr>
        <w:t>i</w:t>
      </w:r>
      <w:proofErr w:type="spellEnd"/>
      <w:r>
        <w:rPr>
          <w:rFonts w:ascii="Times New Roman" w:hAnsi="Times New Roman" w:cs="Times New Roman"/>
          <w:i/>
          <w:iCs/>
          <w:sz w:val="20"/>
          <w:szCs w:val="20"/>
          <w:lang w:val="en-GB"/>
        </w:rPr>
        <w:t xml:space="preserve">) summarising Danish </w:t>
      </w:r>
      <w:del w:id="4451" w:author="Albert Kwame Osei-Owusu" w:date="2026-09-12T09:00:00Z">
        <w:r>
          <w:rPr>
            <w:rFonts w:ascii="Times New Roman" w:hAnsi="Times New Roman" w:cs="Times New Roman"/>
            <w:i/>
            <w:iCs/>
            <w:sz w:val="20"/>
            <w:szCs w:val="20"/>
            <w:lang w:val="en-GB"/>
          </w:rPr>
          <w:delText xml:space="preserve">healthcare</w:delText>
        </w:r>
      </w:del>
      <w:ins w:id="4452" w:author="Albert Kwame Osei-Owusu" w:date="2026-09-12T09:00:00Z">
        <w:r>
          <w:rPr>
            <w:rFonts w:ascii="Times New Roman" w:hAnsi="Times New Roman" w:cs="Times New Roman"/>
            <w:i/>
            <w:iCs/>
            <w:sz w:val="20"/>
            <w:szCs w:val="20"/>
            <w:lang w:val="en-GB"/>
          </w:rPr>
          <w:t xml:space="preserve">health care</w:t>
        </w:r>
      </w:ins>
      <w:r>
        <w:rPr>
          <w:rFonts w:ascii="Times New Roman" w:hAnsi="Times New Roman" w:cs="Times New Roman"/>
          <w:i/>
          <w:iCs/>
          <w:sz w:val="20"/>
          <w:szCs w:val="20"/>
          <w:lang w:val="en-GB"/>
        </w:rPr>
        <w:t xml:space="preserve"> expenditures, (ii) aggregating them into SHA-based categories, (iii) mapping these to corresponding EXIOBASE sectors, (iv) combining with environmental extensions using </w:t>
      </w:r>
      <w:proofErr w:type="spellStart"/>
      <w:r>
        <w:rPr>
          <w:rFonts w:ascii="Times New Roman" w:hAnsi="Times New Roman" w:cs="Times New Roman"/>
          <w:i/>
          <w:iCs/>
          <w:sz w:val="20"/>
          <w:szCs w:val="20"/>
          <w:lang w:val="en-GB"/>
        </w:rPr>
        <w:t>Steenmeijer</w:t>
      </w:r>
      <w:proofErr w:type="spellEnd"/>
      <w:r>
        <w:rPr>
          <w:rFonts w:ascii="Times New Roman" w:hAnsi="Times New Roman" w:cs="Times New Roman"/>
          <w:i/>
          <w:iCs/>
          <w:sz w:val="20"/>
          <w:szCs w:val="20"/>
          <w:lang w:val="en-GB"/>
        </w:rPr>
        <w:t xml:space="preserve"> et al.’s edited code base, and (v) aggregating outputs into sectoral, geographical, and contribution analyses, as well as a scope-based summary. </w:t>
      </w:r>
    </w:p>
    <w:p w14:paraId="2995833A" w14:textId="77777777" w:rsidR="000737F6" w:rsidRPr="000F0CBE" w:rsidRDefault="000737F6" w:rsidP="000F0CBE">
      <w:pPr>
        <w:spacing w:line="24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 xml:space="preserve">Direct emissions </w:t>
      </w:r>
    </w:p>
    <w:p w14:paraId="67D809DB" w14:textId="77777777" w:rsidR="00A91535" w:rsidRPr="000F0CBE" w:rsidRDefault="00FD51B4" w:rsidP="000F0CBE">
      <w:pPr>
        <w:spacing w:line="240" w:lineRule="auto"/>
        <w:rPr>
          <w:rFonts w:ascii="Times New Roman" w:hAnsi="Times New Roman" w:cs="Times New Roman"/>
          <w:sz w:val="20"/>
          <w:szCs w:val="20"/>
          <w:lang w:val="en-GB"/>
        </w:rPr>
      </w:pPr>
      <w:r>
        <w:rPr>
          <w:rFonts w:ascii="Times New Roman" w:eastAsiaTheme="minorEastAsia" w:hAnsi="Times New Roman" w:cs="Times New Roman"/>
          <w:sz w:val="20"/>
          <w:szCs w:val="20"/>
          <w:lang w:val="en-GB"/>
        </w:rPr>
        <w:t>To integrate bottom‑up estimates, two different approaches were used. For most categories (</w:t>
      </w:r>
      <w:proofErr w:type="spellStart"/>
      <w:r>
        <w:rPr>
          <w:rFonts w:ascii="Times New Roman" w:eastAsiaTheme="minorEastAsia" w:hAnsi="Times New Roman" w:cs="Times New Roman"/>
          <w:sz w:val="20"/>
          <w:szCs w:val="20"/>
          <w:lang w:val="en-GB"/>
        </w:rPr>
        <w:t>pMDIs</w:t>
      </w:r>
      <w:proofErr w:type="spellEnd"/>
      <w:del w:id="10656" w:author="Albert Kwame Osei-Owusu" w:date="2026-09-12T09:00:00Z">
        <w:r>
          <w:rPr>
            <w:rFonts w:ascii="Times New Roman" w:eastAsiaTheme="minorEastAsia" w:hAnsi="Times New Roman" w:cs="Times New Roman"/>
            <w:sz w:val="20"/>
            <w:szCs w:val="20"/>
            <w:lang w:val="en-GB"/>
          </w:rPr>
          <w:delText xml:space="preserve"> and transport), Danish values were obtained by scaling Dutch estimates from </w:delText>
        </w:r>
      </w:del>
      <w:ins w:id="10657" w:author="Albert Kwame Osei-Owusu" w:date="2026-09-12T09:00:00Z">
        <w:r>
          <w:rPr>
            <w:rFonts w:ascii="Times New Roman" w:eastAsiaTheme="minorEastAsia" w:hAnsi="Times New Roman" w:cs="Times New Roman"/>
            <w:sz w:val="20"/>
            <w:szCs w:val="20"/>
            <w:lang w:val="en-GB"/>
          </w:rPr>
          <w:t xml:space="preserve"> and transport), the submitted analysis obtained Danish values by scaling Dutch estimates from </w:t>
        </w:r>
      </w:ins>
      <w:proofErr w:type="spellStart"/>
      <w:r>
        <w:rPr>
          <w:rFonts w:ascii="Times New Roman" w:eastAsiaTheme="minorEastAsia" w:hAnsi="Times New Roman" w:cs="Times New Roman"/>
          <w:sz w:val="20"/>
          <w:szCs w:val="20"/>
          <w:lang w:val="en-GB"/>
        </w:rPr>
        <w:t>Steenmeijer</w:t>
      </w:r>
      <w:proofErr w:type="spellEnd"/>
      <w:del w:id="10658" w:author="Albert Kwame Osei-Owusu" w:date="2026-09-12T09:00:00Z">
        <w:r>
          <w:rPr>
            <w:rFonts w:ascii="Times New Roman" w:eastAsiaTheme="minorEastAsia" w:hAnsi="Times New Roman" w:cs="Times New Roman"/>
            <w:sz w:val="20"/>
            <w:szCs w:val="20"/>
            <w:lang w:val="en-GB"/>
          </w:rPr>
          <w:delText xml:space="preserve"> et al. using activity‑based ratios. In contrast, nitrous oxide emissions were first calculated directly from Danish data and then converted into a scaling factor relative to the Dutch value.</w:delText>
        </w:r>
      </w:del>
      <w:ins w:id="10659" w:author="Albert Kwame Osei-Owusu" w:date="2026-09-12T09:00:00Z">
        <w:r>
          <w:rPr>
            <w:rFonts w:ascii="Times New Roman" w:eastAsiaTheme="minorEastAsia" w:hAnsi="Times New Roman" w:cs="Times New Roman"/>
            <w:sz w:val="20"/>
            <w:szCs w:val="20"/>
            <w:lang w:val="en-GB"/>
          </w:rPr>
          <w:t xml:space="preserve"> et al. using activity-based ratios. The revision replaces the pMDI term with the Danish EPA F-gas inventory and the nitrous oxide term with Denmark's National Inventory Document, so only private travel is still obtained by scaling. Those Danish primary values are converted into a scaling factor relative to the Dutch value.</w:t>
        </w:r>
      </w:ins>
      <w:r>
        <w:rPr>
          <w:rFonts w:ascii="Times New Roman" w:eastAsiaTheme="minorEastAsia" w:hAnsi="Times New Roman" w:cs="Times New Roman"/>
          <w:sz w:val="20"/>
          <w:szCs w:val="20"/>
          <w:lang w:val="en-GB"/>
        </w:rPr>
        <w:t xml:space="preserve"> This conversion was necessary because the computational framework applies Danish adjustments by </w:t>
      </w:r>
      <w:r>
        <w:rPr>
          <w:rFonts w:ascii="Times New Roman" w:eastAsiaTheme="minorEastAsia" w:hAnsi="Times New Roman" w:cs="Times New Roman"/>
          <w:sz w:val="20"/>
          <w:szCs w:val="20"/>
          <w:lang w:val="en-GB"/>
        </w:rPr>
        <w:lastRenderedPageBreak/>
        <w:t xml:space="preserve">scaling a Dutch baseline dataset across all impact categories; therefore, all inputs must be expressed as multiplicative factors rather than absolute values. </w:t>
      </w:r>
    </w:p>
    <w:p w14:paraId="65FF02D4" w14:textId="77777777" w:rsidR="005F5BFB" w:rsidRPr="000F0CBE" w:rsidRDefault="005F5BFB"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Nitrous Oxide </w:t>
      </w:r>
    </w:p>
    <w:p w14:paraId="031C6AEB" w14:textId="44B8DB43" w:rsidR="005F5BFB" w:rsidRPr="000F0CBE" w:rsidRDefault="005F5BFB" w:rsidP="000F0CBE">
      <w:pPr>
        <w:spacing w:line="240" w:lineRule="auto"/>
        <w:rPr>
          <w:rFonts w:ascii="Times New Roman" w:hAnsi="Times New Roman" w:cs="Times New Roman"/>
          <w:sz w:val="20"/>
          <w:szCs w:val="20"/>
          <w:lang w:val="en-GB"/>
        </w:rPr>
      </w:pPr>
      <w:del w:id="2349" w:author="Albert Kwame Osei-Owusu" w:date="2026-09-12T09:00:00Z">
        <w:r>
          <w:rPr>
            <w:rFonts w:ascii="Times New Roman" w:hAnsi="Times New Roman" w:cs="Times New Roman"/>
            <w:sz w:val="20"/>
            <w:szCs w:val="20"/>
            <w:lang w:val="en-GB"/>
          </w:rPr>
          <w:delText xml:space="preserve">Data available: Number of births in the Region of Southern Denmark, total number of births in Denmark, and amount of N₂O purchased by the former. The difference in number of births was applied as a ratio to estimate the amount of N₂O purchased on a national level. Uncertainties depend on whether the usage of N₂O is equally distributed across Denmark and whether number of births can function as a proxy for amount of N₂O purchased. We based the assumption on childbirth being the primary usage of N₂O. </w:delText>
        </w:r>
      </w:del>
      <w:ins w:id="2350" w:author="Albert Kwame Osei-Owusu" w:date="2026-09-12T09:00:00Z">
        <w:r>
          <w:t xml:space="preserve">Superseded in this revision. The birth-rate scaling described below was replaced by Danish primary data after review: nitrous oxide is now taken from Denmark's National Inventory Document 2024 (DCE report 622), category 2.G.3.a, which reports a constant 38 tonnes of N2O per year for 2013-2022, and the volatile anaesthetic agents are read from the Danish Medicines Agency's medstat.dk register (ATC N01AB, entire country, all sectors) rather than inferred from any proxy. The derivation that follows is retained for transparency, because it is the method the submitted manuscript used and because a reader comparing the two versions </w:t>
        </w:r>
      </w:ins>
      <w:ins w:id="3421" w:author="Albert Kwame Osei-Owusu" w:date="2026-09-12T09:00:00Z">
        <w:del w:id="3419" w:author="Albert Kwame Osei-Owusu" w:date="2026-09-12T09:00:00Z">
          <w:r>
            <w:delText xml:space="preserve">is entitled to see what changed and why.</w:delText>
          </w:r>
        </w:del>
      </w:ins>
      <w:ins w:id="3420" w:author="Albert Kwame Osei-Owusu" w:date="2026-09-12T09:00:00Z">
        <w:r>
          <w:t xml:space="preserve">is entitled to see what changed and why. The characterisation factor shown in equation (A.7) below is the IPCC AR4 GWP100 value of 298 that the submitted analysis used; the revision characterises nitrous oxide on the AR6 GWP100 value of 273.</w:t>
        </w:r>
      </w:ins>
    </w:p>
    <w:p w14:paraId="743E5C0F" w14:textId="52C8D86B" w:rsidR="005F5BFB" w:rsidRPr="000F0CBE" w:rsidRDefault="005F5BF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The ratio was calculated based on the total number of births in Denmark divided by the number of births in the region of southern Denmark, which was thereafter multiplied with the amount of N₂O purchased by the Region of Southern Denmark. Finally, the greenhouse gas emissions in carbon dioxide equivalents (</w:t>
      </w:r>
      <w:proofErr w:type="spellStart"/>
      <w:r>
        <w:rPr>
          <w:rFonts w:ascii="Times New Roman" w:hAnsi="Times New Roman" w:cs="Times New Roman"/>
          <w:sz w:val="20"/>
          <w:szCs w:val="20"/>
          <w:lang w:val="en-GB"/>
        </w:rPr>
        <w:t>CO₂e</w:t>
      </w:r>
      <w:proofErr w:type="spellEnd"/>
      <w:r>
        <w:rPr>
          <w:rFonts w:ascii="Times New Roman" w:hAnsi="Times New Roman" w:cs="Times New Roman"/>
          <w:sz w:val="20"/>
          <w:szCs w:val="20"/>
          <w:lang w:val="en-GB"/>
        </w:rPr>
        <w:t xml:space="preserve">) were calculated by multiplying N₂O emissions with its respective emission factor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&lt;EndNote&gt;&lt;Cite&gt;&lt;Author&gt;Intergovernmental Panel on Climate Change&lt;/Author&gt;&lt;Year&gt;2023&lt;/Year&gt;&lt;RecNum&gt;13&lt;/RecNum&gt;&lt;DisplayText&gt;&lt;style face="superscript"&gt;4&lt;/style&gt;&lt;/DisplayText&gt;&lt;record&gt;&lt;rec-number&gt;13&lt;/rec-number&gt;&lt;foreign-keys&gt;&lt;key app="EN" db-id="z5r2svst3pad9gevvdhvwaf70xpdftwrs0ef" timestamp="1780911564"&gt;13&lt;/key&gt;&lt;/foreign-keys&gt;&lt;ref-type name="Report"&gt;27&lt;/ref-type&gt;&lt;contributors&gt;&lt;authors&gt;&lt;author&gt;Intergovernmental Panel on Climate Change,&lt;/author&gt;&lt;/authors&gt;&lt;/contributors&gt;&lt;titles&gt;&lt;title&gt;Climate Change 2023: Synthesis Report&lt;/title&gt;&lt;/titles&gt;&lt;dates&gt;&lt;year&gt;2023&lt;/year&gt;&lt;/dates&gt;&lt;publisher&gt;IPCC&lt;/publisher&gt;&lt;urls&gt;&lt;/urls&gt;&lt;/record&gt;&lt;/Cite&gt;&lt;/EndNote&gt;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4</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w:t>
      </w:r>
    </w:p>
    <w:p w14:paraId="175EAF7A" w14:textId="77777777" w:rsidR="004C3780" w:rsidRDefault="00FD10E8">
      <w:pPr>
        <w:tabs>
          <w:tab w:val="center" w:pos="4819"/>
          <w:tab w:val="right" w:pos="9638"/>
        </w:tabs>
      </w:pPr>
      <w:r>
        <w:tab/>
      </w:r>
      <m:oMath>
        <m:r>
          <m:rPr>
            <m:nor/>
          </m:rPr>
          <w:rPr>
            <w:rFonts w:ascii="Cambria Math" w:hAnsi="Cambria Math" w:cs="Times New Roman"/>
            <w:i/>
            <w:iCs/>
            <w:sz w:val="20"/>
            <w:szCs w:val="20"/>
            <w:lang w:val="en-GB"/>
          </w:rPr>
          <m:t>Total Danish N₂O impacts</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National births</m:t>
            </m:r>
          </m:num>
          <m:den>
            <m:r>
              <m:rPr>
                <m:nor/>
              </m:rPr>
              <w:rPr>
                <w:rFonts w:ascii="Cambria Math" w:hAnsi="Cambria Math" w:cs="Times New Roman"/>
                <w:i/>
                <w:iCs/>
                <w:sz w:val="20"/>
                <w:szCs w:val="20"/>
                <w:lang w:val="en-GB"/>
              </w:rPr>
              <m:t>Regional births</m:t>
            </m:r>
          </m:den>
        </m:f>
        <m:r>
          <w:rPr>
            <w:rFonts w:ascii="Cambria Math" w:hAnsi="Cambria Math" w:cs="Times New Roman"/>
            <w:sz w:val="20"/>
            <w:szCs w:val="20"/>
            <w:lang w:val="en-GB"/>
          </w:rPr>
          <m:t xml:space="preserve">x Regional N₂O purchased x N₂O emission factor </m:t>
        </m:r>
      </m:oMath>
      <w:del w:id="3417" w:author="Albert Kwame Osei-Owusu" w:date="2026-09-12T09:00:00Z">
        <w:r>
          <w:tab/>
          <w:delText xml:space="preserve">(A4)</w:delText>
        </w:r>
      </w:del>
      <w:ins w:id="3418" w:author="Albert Kwame Osei-Owusu" w:date="2026-09-12T09:00:00Z">
        <w:r>
          <w:tab/>
          <w:t xml:space="preserve">(A.4)</w:t>
        </w:r>
      </w:ins>
    </w:p>
    <w:p w14:paraId="267EA7D3" w14:textId="77777777" w:rsidR="005F5BFB" w:rsidRPr="000F0CBE" w:rsidRDefault="005F5BFB" w:rsidP="000F0CBE">
      <w:pPr>
        <w:spacing w:line="240" w:lineRule="auto"/>
        <w:rPr>
          <w:rFonts w:ascii="Times New Roman" w:hAnsi="Times New Roman" w:cs="Times New Roman"/>
          <w:sz w:val="20"/>
          <w:szCs w:val="20"/>
          <w:lang w:val="en-GB"/>
        </w:rPr>
      </w:pPr>
    </w:p>
    <w:p w14:paraId="63F90E96" w14:textId="77777777" w:rsidR="005F5BFB" w:rsidRPr="000F0CBE" w:rsidRDefault="005F5BFB" w:rsidP="00FA3B3F">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Regional births (Region South): 11,095 </w:t>
      </w:r>
    </w:p>
    <w:p w14:paraId="64B16E86" w14:textId="77777777" w:rsidR="005F5BFB" w:rsidRPr="000F0CBE" w:rsidRDefault="005F5BFB" w:rsidP="00FA3B3F">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National births (Denmark): 58,438 </w:t>
      </w:r>
    </w:p>
    <w:p w14:paraId="05EA0950" w14:textId="02C08504" w:rsidR="005F5BFB" w:rsidRPr="000F0CBE" w:rsidRDefault="005F5BFB" w:rsidP="00FA3B3F">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Regional N₂O purchased (Region South): 6,063.42 kg </w:t>
      </w:r>
    </w:p>
    <w:p w14:paraId="7E73F47C" w14:textId="77777777" w:rsidR="005F5BFB" w:rsidRPr="000F0CBE" w:rsidRDefault="00A6047B" w:rsidP="00FA3B3F">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Ratio: </w:t>
      </w:r>
    </w:p>
    <w:p w14:paraId="4177429E" w14:textId="77777777" w:rsidR="004C3780" w:rsidRDefault="00FD10E8">
      <w:pPr>
        <w:tabs>
          <w:tab w:val="center" w:pos="4819"/>
          <w:tab w:val="right" w:pos="9638"/>
        </w:tabs>
      </w:pPr>
      <w:r>
        <w:tab/>
      </w:r>
      <m:oMath>
        <m:r>
          <m:rPr>
            <m:nor/>
          </m:rPr>
          <w:rPr>
            <w:rFonts w:ascii="Cambria Math" w:hAnsi="Cambria Math" w:cs="Times New Roman"/>
            <w:i/>
            <w:iCs/>
            <w:sz w:val="20"/>
            <w:szCs w:val="20"/>
            <w:lang w:val="en-GB"/>
          </w:rPr>
          <m:t>Ratio</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National births</m:t>
            </m:r>
          </m:num>
          <m:den>
            <m:r>
              <m:rPr>
                <m:nor/>
              </m:rPr>
              <w:rPr>
                <w:rFonts w:ascii="Cambria Math" w:hAnsi="Cambria Math" w:cs="Times New Roman"/>
                <w:i/>
                <w:iCs/>
                <w:sz w:val="20"/>
                <w:szCs w:val="20"/>
                <w:lang w:val="en-GB"/>
              </w:rPr>
              <m:t>Regional births</m:t>
            </m:r>
          </m:den>
        </m:f>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58,438</m:t>
            </m:r>
          </m:num>
          <m:den>
            <m:r>
              <m:rPr>
                <m:nor/>
              </m:rPr>
              <w:rPr>
                <w:rFonts w:ascii="Cambria Math" w:hAnsi="Cambria Math" w:cs="Times New Roman"/>
                <w:i/>
                <w:iCs/>
                <w:sz w:val="20"/>
                <w:szCs w:val="20"/>
                <w:lang w:val="en-GB"/>
              </w:rPr>
              <m:t>11,095</m:t>
            </m:r>
          </m:den>
        </m:f>
        <m:r>
          <w:rPr>
            <w:rFonts w:ascii="Cambria Math" w:hAnsi="Cambria Math" w:cs="Times New Roman"/>
            <w:sz w:val="20"/>
            <w:szCs w:val="20"/>
            <w:lang w:val="en-GB"/>
          </w:rPr>
          <m:t xml:space="preserve">≈5.267 </m:t>
        </m:r>
      </m:oMath>
      <w:del w:id="3415" w:author="Albert Kwame Osei-Owusu" w:date="2026-09-12T09:00:00Z">
        <w:r>
          <w:tab/>
          <w:delText xml:space="preserve">(A5)</w:delText>
        </w:r>
      </w:del>
      <w:ins w:id="3416" w:author="Albert Kwame Osei-Owusu" w:date="2026-09-12T09:00:00Z">
        <w:r>
          <w:tab/>
          <w:t xml:space="preserve">(A.5)</w:t>
        </w:r>
      </w:ins>
    </w:p>
    <w:p w14:paraId="17436DC2" w14:textId="77777777" w:rsidR="008B01D8" w:rsidRPr="000F0CBE" w:rsidRDefault="008B01D8" w:rsidP="000F0CBE">
      <w:pPr>
        <w:spacing w:line="240" w:lineRule="auto"/>
        <w:rPr>
          <w:rFonts w:ascii="Times New Roman" w:hAnsi="Times New Roman" w:cs="Times New Roman"/>
          <w:sz w:val="20"/>
          <w:szCs w:val="20"/>
          <w:lang w:val="en-GB"/>
        </w:rPr>
      </w:pPr>
    </w:p>
    <w:p w14:paraId="10D67476" w14:textId="77777777" w:rsidR="005F5BFB" w:rsidRPr="000F0CBE" w:rsidRDefault="005F5BF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Scaled national N₂O: </w:t>
      </w:r>
    </w:p>
    <w:p w14:paraId="0E3E8333" w14:textId="77777777" w:rsidR="004C3780" w:rsidRDefault="00FD10E8">
      <w:pPr>
        <w:tabs>
          <w:tab w:val="center" w:pos="4819"/>
          <w:tab w:val="right" w:pos="9638"/>
        </w:tabs>
      </w:pPr>
      <w:r>
        <w:tab/>
      </w:r>
      <m:oMath>
        <m:r>
          <m:rPr>
            <m:nor/>
          </m:rPr>
          <w:rPr>
            <w:rFonts w:ascii="Times New Roman" w:hAnsi="Times New Roman" w:cs="Times New Roman"/>
            <w:i/>
            <w:iCs/>
            <w:sz w:val="20"/>
            <w:szCs w:val="20"/>
            <w:lang w:val="en-GB"/>
          </w:rPr>
          <m:t xml:space="preserve">National N₂O usage </m:t>
        </m:r>
        <m:r>
          <w:rPr>
            <w:rFonts w:ascii="Cambria Math" w:hAnsi="Cambria Math" w:cs="Times New Roman"/>
            <w:sz w:val="20"/>
            <w:szCs w:val="20"/>
            <w:lang w:val="en-GB"/>
          </w:rPr>
          <m:t xml:space="preserve">= Regional </m:t>
        </m:r>
        <m:sSup>
          <m:sSupPr>
            <m:ctrlPr>
              <w:rPr>
                <w:rFonts w:ascii="Cambria Math" w:hAnsi="Cambria Math" w:cs="Times New Roman"/>
                <w:i/>
                <w:iCs/>
                <w:sz w:val="20"/>
                <w:szCs w:val="20"/>
                <w:lang w:val="en-GB"/>
              </w:rPr>
            </m:ctrlPr>
          </m:sSupPr>
          <m:e>
            <m:r>
              <w:rPr>
                <w:rFonts w:ascii="Cambria Math" w:hAnsi="Cambria Math" w:cs="Times New Roman"/>
                <w:sz w:val="20"/>
                <w:szCs w:val="20"/>
                <w:lang w:val="en-GB"/>
              </w:rPr>
              <m:t>N</m:t>
            </m:r>
          </m:e>
          <m:sup>
            <m:r>
              <w:rPr>
                <w:rFonts w:ascii="Cambria Math" w:hAnsi="Cambria Math" w:cs="Times New Roman"/>
                <w:sz w:val="20"/>
                <w:szCs w:val="20"/>
                <w:lang w:val="en-GB"/>
              </w:rPr>
              <m:t>2</m:t>
            </m:r>
          </m:sup>
        </m:sSup>
        <m:r>
          <w:rPr>
            <w:rFonts w:ascii="Cambria Math" w:hAnsi="Cambria Math" w:cs="Times New Roman"/>
            <w:sz w:val="20"/>
            <w:szCs w:val="20"/>
            <w:lang w:val="en-GB"/>
          </w:rPr>
          <m:t>O purchased x Ratio=6,063x5.267≈31,936kg</m:t>
        </m:r>
      </m:oMath>
      <w:del w:id="3413" w:author="Albert Kwame Osei-Owusu" w:date="2026-09-12T09:00:00Z">
        <w:r>
          <w:tab/>
          <w:delText xml:space="preserve">(A6)</w:delText>
        </w:r>
      </w:del>
      <w:ins w:id="3414" w:author="Albert Kwame Osei-Owusu" w:date="2026-09-12T09:00:00Z">
        <w:r>
          <w:tab/>
          <w:t xml:space="preserve">(A.6)</w:t>
        </w:r>
      </w:ins>
    </w:p>
    <w:p w14:paraId="0F3BF513" w14:textId="77777777" w:rsidR="005F5BFB" w:rsidRPr="000F0CBE" w:rsidRDefault="005F5BF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Converted to GWP (</w:t>
      </w:r>
      <w:proofErr w:type="spellStart"/>
      <w:r>
        <w:rPr>
          <w:rFonts w:ascii="Times New Roman" w:hAnsi="Times New Roman" w:cs="Times New Roman"/>
          <w:sz w:val="20"/>
          <w:szCs w:val="20"/>
          <w:lang w:val="en-GB"/>
        </w:rPr>
        <w:t>CO₂eq</w:t>
      </w:r>
      <w:proofErr w:type="spellEnd"/>
      <w:r>
        <w:rPr>
          <w:rFonts w:ascii="Times New Roman" w:hAnsi="Times New Roman" w:cs="Times New Roman"/>
          <w:sz w:val="20"/>
          <w:szCs w:val="20"/>
          <w:lang w:val="en-GB"/>
        </w:rPr>
        <w:t xml:space="preserve">): </w:t>
      </w:r>
    </w:p>
    <w:p w14:paraId="0A35A090" w14:textId="77777777" w:rsidR="004C3780" w:rsidRDefault="00FD10E8">
      <w:pPr>
        <w:tabs>
          <w:tab w:val="center" w:pos="4819"/>
          <w:tab w:val="right" w:pos="9638"/>
        </w:tabs>
      </w:pPr>
      <w:r>
        <w:tab/>
      </w:r>
      <m:oMath>
        <m:r>
          <m:rPr>
            <m:nor/>
          </m:rPr>
          <w:rPr>
            <w:rFonts w:ascii="Cambria Math" w:hAnsi="Cambria Math" w:cs="Times New Roman"/>
            <w:i/>
            <w:iCs/>
            <w:sz w:val="20"/>
            <w:szCs w:val="20"/>
            <w:lang w:val="en-GB"/>
          </w:rPr>
          <m:t>National N₂O usage x Emission factor = 31,936 kg N₂</m:t>
        </m:r>
        <w:proofErr w:type="spellStart"/>
        <m:r>
          <m:rPr>
            <m:nor/>
          </m:rPr>
          <w:rPr>
            <w:rFonts w:ascii="Cambria Math" w:hAnsi="Cambria Math" w:cs="Times New Roman"/>
            <w:i/>
            <w:iCs/>
            <w:sz w:val="20"/>
            <w:szCs w:val="20"/>
            <w:lang w:val="en-GB"/>
          </w:rPr>
          <m:t>O  x</m:t>
        </m:r>
        <w:proofErr w:type="spellEnd"/>
        <m:r>
          <m:rPr>
            <m:nor/>
          </m:rPr>
          <w:rPr>
            <w:rFonts w:ascii="Cambria Math" w:hAnsi="Cambria Math" w:cs="Times New Roman"/>
            <w:i/>
            <w:iCs/>
            <w:sz w:val="20"/>
            <w:szCs w:val="20"/>
            <w:lang w:val="en-GB"/>
          </w:rPr>
          <m:t xml:space="preserve"> GWP100 factor (298) ≈ 9.52 kt </m:t>
        </m:r>
        <w:proofErr w:type="spellStart"/>
        <m:r>
          <m:rPr>
            <m:nor/>
          </m:rPr>
          <w:rPr>
            <w:rFonts w:ascii="Cambria Math" w:hAnsi="Cambria Math" w:cs="Times New Roman"/>
            <w:i/>
            <w:iCs/>
            <w:sz w:val="20"/>
            <w:szCs w:val="20"/>
            <w:lang w:val="en-GB"/>
          </w:rPr>
          <m:t>CO₂e</m:t>
        </m:r>
      </m:oMath>
      <w:proofErr w:type="spellEnd"/>
      <w:del w:id="3411" w:author="Albert Kwame Osei-Owusu" w:date="2026-09-12T09:00:00Z">
        <w:r>
          <w:tab/>
          <w:delText xml:space="preserve">(A7)</w:delText>
        </w:r>
      </w:del>
      <w:ins w:id="3412" w:author="Albert Kwame Osei-Owusu" w:date="2026-09-12T09:00:00Z">
        <w:r>
          <w:tab/>
          <w:t xml:space="preserve">(A.7)</w:t>
        </w:r>
      </w:ins>
    </w:p>
    <w:p w14:paraId="465D72CD" w14:textId="77777777" w:rsidR="00147CE0" w:rsidRPr="000F0CBE" w:rsidRDefault="00147CE0" w:rsidP="000F0CBE">
      <w:pPr>
        <w:spacing w:line="240" w:lineRule="auto"/>
        <w:rPr>
          <w:rFonts w:ascii="Times New Roman" w:eastAsiaTheme="minorEastAsia" w:hAnsi="Times New Roman" w:cs="Times New Roman"/>
          <w:sz w:val="20"/>
          <w:szCs w:val="20"/>
          <w:lang w:val="en-GB"/>
        </w:rPr>
      </w:pPr>
    </w:p>
    <w:p w14:paraId="0A0A0F0C" w14:textId="2EBB9E9B" w:rsidR="000737F6" w:rsidRPr="000F0CBE" w:rsidRDefault="000737F6" w:rsidP="000F0CBE">
      <w:pPr>
        <w:spacing w:line="240" w:lineRule="auto"/>
        <w:rPr>
          <w:rFonts w:ascii="Times New Roman" w:eastAsiaTheme="minorEastAsia" w:hAnsi="Times New Roman" w:cs="Times New Roman"/>
          <w:sz w:val="20"/>
          <w:szCs w:val="20"/>
          <w:lang w:val="en-GB"/>
        </w:rPr>
      </w:pPr>
      <w:r>
        <w:rPr>
          <w:rFonts w:ascii="Times New Roman" w:eastAsiaTheme="minorEastAsia" w:hAnsi="Times New Roman" w:cs="Times New Roman"/>
          <w:sz w:val="20"/>
          <w:szCs w:val="20"/>
          <w:lang w:val="en-GB"/>
        </w:rPr>
        <w:t xml:space="preserve">Dutch value (from </w:t>
      </w:r>
      <w:proofErr w:type="spellStart"/>
      <w:r>
        <w:rPr>
          <w:rFonts w:ascii="Times New Roman" w:eastAsiaTheme="minorEastAsia" w:hAnsi="Times New Roman" w:cs="Times New Roman"/>
          <w:sz w:val="20"/>
          <w:szCs w:val="20"/>
          <w:lang w:val="en-GB"/>
        </w:rPr>
        <w:t>Steenmeijer</w:t>
      </w:r>
      <w:proofErr w:type="spellEnd"/>
      <w:r>
        <w:rPr>
          <w:rFonts w:ascii="Times New Roman" w:eastAsiaTheme="minorEastAsia" w:hAnsi="Times New Roman" w:cs="Times New Roman"/>
          <w:sz w:val="20"/>
          <w:szCs w:val="20"/>
          <w:lang w:val="en-GB"/>
        </w:rPr>
        <w:t xml:space="preserve"> et al.,): </w:t>
      </w:r>
      <w:r>
        <w:t xml:space="preserve">14.2 kt </w:t>
      </w:r>
      <w:proofErr w:type="spellStart"/>
      <w:r>
        <w:t>CO₂e</w:t>
      </w:r>
      <w:proofErr w:type="spellEnd"/>
      <w:r>
        <w:t xml:space="preserve"> </w:t>
      </w:r>
    </w:p>
    <w:p w14:paraId="3EEFFA67" w14:textId="77777777" w:rsidR="004C3780" w:rsidRDefault="00FD10E8">
      <w:pPr>
        <w:tabs>
          <w:tab w:val="center" w:pos="4819"/>
          <w:tab w:val="right" w:pos="9638"/>
        </w:tabs>
      </w:pPr>
      <w:r>
        <w:tab/>
      </w:r>
      <m:oMath>
        <m:r>
          <w:rPr>
            <w:rFonts w:ascii="Cambria Math" w:eastAsiaTheme="minorEastAsia" w:hAnsi="Cambria Math" w:cs="Times New Roman"/>
            <w:sz w:val="20"/>
            <w:szCs w:val="20"/>
            <w:lang w:val="en-GB"/>
          </w:rPr>
          <m:t>Final scaling factor=</m:t>
        </m:r>
        <m:f>
          <m:fPr>
            <m:ctrlPr>
              <w:rPr>
                <w:rFonts w:ascii="Cambria Math" w:hAnsi="Cambria Math" w:cs="Times New Roman"/>
                <w:i/>
                <w:sz w:val="20"/>
                <w:szCs w:val="20"/>
                <w:lang w:val="en-GB"/>
              </w:rPr>
            </m:ctrlPr>
          </m:fPr>
          <m:num>
            <m:r>
              <w:rPr>
                <w:rFonts w:ascii="Cambria Math" w:eastAsiaTheme="minorEastAsia" w:hAnsi="Cambria Math" w:cs="Times New Roman"/>
                <w:sz w:val="20"/>
                <w:szCs w:val="20"/>
                <w:lang w:val="en-GB"/>
              </w:rPr>
              <m:t>Danish National emissions from nitrous oxide</m:t>
            </m:r>
          </m:num>
          <m:den>
            <m:r>
              <m:rPr>
                <m:nor/>
              </m:rPr>
              <w:rPr>
                <w:rFonts w:ascii="Cambria Math" w:hAnsi="Cambria Math" w:cs="Times New Roman"/>
                <w:i/>
                <w:sz w:val="20"/>
                <w:szCs w:val="20"/>
                <w:lang w:val="en-GB"/>
              </w:rPr>
              <m:t>Dutch National emissions from nitrous oxide</m:t>
            </m:r>
          </m:den>
        </m:f>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eastAsiaTheme="minorEastAsia" w:hAnsi="Cambria Math" w:cs="Times New Roman"/>
                <w:sz w:val="20"/>
                <w:szCs w:val="20"/>
                <w:lang w:val="en-GB"/>
              </w:rPr>
              <m:t>9.52</m:t>
            </m:r>
          </m:num>
          <m:den>
            <m:r>
              <m:rPr>
                <m:nor/>
              </m:rPr>
              <w:rPr>
                <w:rFonts w:ascii="Cambria Math" w:hAnsi="Cambria Math" w:cs="Times New Roman"/>
                <w:iCs/>
                <w:sz w:val="20"/>
                <w:szCs w:val="20"/>
                <w:lang w:val="en-GB"/>
              </w:rPr>
              <m:t>14.2</m:t>
            </m:r>
          </m:den>
        </m:f>
        <m:r>
          <w:rPr>
            <w:rFonts w:ascii="Cambria Math" w:hAnsi="Cambria Math" w:cs="Times New Roman"/>
            <w:sz w:val="20"/>
            <w:szCs w:val="20"/>
            <w:lang w:val="en-GB"/>
          </w:rPr>
          <m:t>=0.67</m:t>
        </m:r>
      </m:oMath>
      <w:del w:id="3409" w:author="Albert Kwame Osei-Owusu" w:date="2026-09-12T09:00:00Z">
        <w:r>
          <w:tab/>
          <w:delText xml:space="preserve">(A8)</w:delText>
        </w:r>
      </w:del>
      <w:ins w:id="3410" w:author="Albert Kwame Osei-Owusu" w:date="2026-09-12T09:00:00Z">
        <w:r>
          <w:tab/>
          <w:t xml:space="preserve">(A.8)</w:t>
        </w:r>
      </w:ins>
    </w:p>
    <w:p w14:paraId="1766205B" w14:textId="77777777" w:rsidR="002C4B91" w:rsidRPr="000F0CBE" w:rsidRDefault="002C4B91" w:rsidP="000F0CBE">
      <w:pPr>
        <w:spacing w:line="240" w:lineRule="auto"/>
        <w:rPr>
          <w:rFonts w:ascii="Times New Roman" w:eastAsiaTheme="minorEastAsia" w:hAnsi="Times New Roman" w:cs="Times New Roman"/>
          <w:sz w:val="20"/>
          <w:szCs w:val="20"/>
          <w:lang w:val="en-GB"/>
        </w:rPr>
      </w:pPr>
    </w:p>
    <w:p w14:paraId="43F3FBDB" w14:textId="77777777" w:rsidR="00060555" w:rsidRPr="000F0CBE" w:rsidRDefault="00060555" w:rsidP="000F0CBE">
      <w:pPr>
        <w:spacing w:line="240" w:lineRule="auto"/>
        <w:rPr>
          <w:rFonts w:ascii="Times New Roman" w:hAnsi="Times New Roman" w:cs="Times New Roman"/>
          <w:sz w:val="20"/>
          <w:szCs w:val="20"/>
          <w:lang w:val="en-GB"/>
        </w:rPr>
      </w:pPr>
      <w:del w:id="2343" w:author="Albert Kwame Osei-Owusu" w:date="2026-09-12T09:00:00Z">
        <w:r>
          <w:rPr>
            <w:rFonts w:ascii="Times New Roman" w:hAnsi="Times New Roman" w:cs="Times New Roman"/>
            <w:sz w:val="20"/>
            <w:szCs w:val="20"/>
            <w:lang w:val="en-GB"/>
          </w:rPr>
          <w:delText xml:space="preserve">National N₂O emissions were estimated at approximately 9.52 kt </w:delText>
        </w:r>
      </w:del>
      <w:proofErr w:type="spellStart"/>
      <w:del w:id="2344" w:author="Albert Kwame Osei-Owusu" w:date="2026-09-12T09:00:00Z">
        <w:r>
          <w:rPr>
            <w:rFonts w:ascii="Times New Roman" w:hAnsi="Times New Roman" w:cs="Times New Roman"/>
            <w:sz w:val="20"/>
            <w:szCs w:val="20"/>
            <w:lang w:val="en-GB"/>
          </w:rPr>
          <w:delText>CO₂e</w:delText>
        </w:r>
      </w:del>
      <w:proofErr w:type="spellEnd"/>
      <w:del w:id="2345" w:author="Albert Kwame Osei-Owusu" w:date="2026-09-12T09:00:00Z">
        <w:r>
          <w:rPr>
            <w:rFonts w:ascii="Times New Roman" w:hAnsi="Times New Roman" w:cs="Times New Roman"/>
            <w:sz w:val="20"/>
            <w:szCs w:val="20"/>
            <w:lang w:val="en-GB"/>
          </w:rPr>
          <w:delText xml:space="preserve">. Compared with the Dutch estimate of 14.2 kt </w:delText>
        </w:r>
      </w:del>
      <w:proofErr w:type="spellStart"/>
      <w:del w:id="2346" w:author="Albert Kwame Osei-Owusu" w:date="2026-09-12T09:00:00Z">
        <w:r>
          <w:rPr>
            <w:rFonts w:ascii="Times New Roman" w:hAnsi="Times New Roman" w:cs="Times New Roman"/>
            <w:sz w:val="20"/>
            <w:szCs w:val="20"/>
            <w:lang w:val="en-GB"/>
          </w:rPr>
          <w:delText>CO₂e</w:delText>
        </w:r>
      </w:del>
      <w:proofErr w:type="spellEnd"/>
      <w:del w:id="2347" w:author="Albert Kwame Osei-Owusu" w:date="2026-09-12T09:00:00Z">
        <w:r>
          <w:rPr>
            <w:rFonts w:ascii="Times New Roman" w:hAnsi="Times New Roman" w:cs="Times New Roman"/>
            <w:sz w:val="20"/>
            <w:szCs w:val="20"/>
            <w:lang w:val="en-GB"/>
          </w:rPr>
          <w:delText xml:space="preserve">, this corresponds to a scaling factor of 0.67. </w:delText>
        </w:r>
      </w:del>
      <w:ins w:id="2348" w:author="Albert Kwame Osei-Owusu" w:date="2026-09-12T09:00:00Z">
        <w:r>
          <w:t xml:space="preserve">That birth-rate route gave approximately 9.52 kt CO2e against the Dutch 14.2 kt. It is not what this revision reports. The National Inventory figure of 38 t N2O, characterised on IPCC AR6 GWP100 (273), gives 10.37 kt CO2e; the volatile agents sold in Denmark in 2022 - sevoflurane 2,400 L, desflurane 181 L, isoflurane 15 L - add 1.20 kt on the GWP100 values recommended by Sulbaek Andersen and colleagues (2023), with a 5% reduction on sevoflurane for the fraction metabolised rather than exhaled. The anaesthetic term is therefore 11.57 kt CO2e. Hospital nitrous oxide is subtracted from the DRIVHUS direct-emissions figure before this term is added, so the two do not double count.</w:t>
        </w:r>
      </w:ins>
    </w:p>
    <w:p w14:paraId="0211CE43" w14:textId="77777777" w:rsidR="000737F6" w:rsidRPr="000F0CBE" w:rsidRDefault="000737F6" w:rsidP="000F0CBE">
      <w:pPr>
        <w:spacing w:line="240" w:lineRule="auto"/>
        <w:rPr>
          <w:rFonts w:ascii="Times New Roman" w:hAnsi="Times New Roman" w:cs="Times New Roman"/>
          <w:i/>
          <w:iCs/>
          <w:sz w:val="20"/>
          <w:szCs w:val="20"/>
          <w:lang w:val="en-GB"/>
        </w:rPr>
      </w:pPr>
      <w:proofErr w:type="spellStart"/>
      <w:r>
        <w:rPr>
          <w:rFonts w:ascii="Times New Roman" w:hAnsi="Times New Roman" w:cs="Times New Roman"/>
          <w:i/>
          <w:iCs/>
          <w:sz w:val="20"/>
          <w:szCs w:val="20"/>
          <w:lang w:val="en-GB"/>
        </w:rPr>
        <w:t>pMDIs</w:t>
      </w:r>
      <w:proofErr w:type="spellEnd"/>
      <w:r>
        <w:rPr>
          <w:rFonts w:ascii="Times New Roman" w:hAnsi="Times New Roman" w:cs="Times New Roman"/>
          <w:i/>
          <w:iCs/>
          <w:sz w:val="20"/>
          <w:szCs w:val="20"/>
          <w:lang w:val="en-GB"/>
        </w:rPr>
        <w:t xml:space="preserve"> </w:t>
      </w:r>
    </w:p>
    <w:p w14:paraId="0022A1AE" w14:textId="56EB0E5E" w:rsidR="000737F6" w:rsidRPr="000F0CBE" w:rsidRDefault="000737F6" w:rsidP="000F0CBE">
      <w:pPr>
        <w:spacing w:line="240" w:lineRule="auto"/>
        <w:rPr>
          <w:rFonts w:ascii="Times New Roman" w:hAnsi="Times New Roman" w:cs="Times New Roman"/>
          <w:sz w:val="20"/>
          <w:szCs w:val="20"/>
          <w:lang w:val="en-GB"/>
        </w:rPr>
      </w:pPr>
      <w:proofErr w:type="spellStart"/>
      <w:r>
        <w:rPr>
          <w:rFonts w:ascii="Times New Roman" w:hAnsi="Times New Roman" w:cs="Times New Roman"/>
          <w:sz w:val="20"/>
          <w:szCs w:val="20"/>
          <w:lang w:val="en-GB"/>
        </w:rPr>
        <w:t>Steenmeijer</w:t>
      </w:r>
      <w:proofErr w:type="spellEnd"/>
      <w:r>
        <w:rPr>
          <w:rFonts w:ascii="Times New Roman" w:hAnsi="Times New Roman" w:cs="Times New Roman"/>
          <w:sz w:val="20"/>
          <w:szCs w:val="20"/>
          <w:lang w:val="en-GB"/>
        </w:rPr>
        <w:t xml:space="preserve"> et al.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&lt;EndNote&gt;&lt;Cite&gt;&lt;Author&gt;Steenmeijer&lt;/Author&gt;&lt;Year&gt;2022&lt;/Year&gt;&lt;RecNum&gt;32&lt;/RecNum&gt;&lt;DisplayText&gt;&lt;style face="superscript"&gt;5&lt;/style&gt;&lt;/DisplayText&gt;&lt;record&gt;&lt;rec-number&gt;32&lt;/rec-number&gt;&lt;foreign-keys&gt;&lt;key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5</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quantified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-related greenhouse gas emissions for the Netherlands in 2016 at </w:t>
      </w:r>
      <w:r>
        <w:t xml:space="preserve">76.9 kt </w:t>
      </w:r>
      <w:proofErr w:type="spellStart"/>
      <w:r>
        <w:t>CO₂e</w:t>
      </w:r>
      <w:proofErr w:type="spellEnd"/>
      <w:r>
        <w:t xml:space="preserve"> (GWP100), </w:t>
      </w:r>
      <w:proofErr w:type="spellStart"/>
      <w:r>
        <w:t>based</w:t>
      </w:r>
      <w:proofErr w:type="spellEnd"/>
      <w:r>
        <w:t xml:space="preserve"> on national </w:t>
      </w:r>
      <w:proofErr w:type="spellStart"/>
      <w:r>
        <w:t>pharmaceutical</w:t>
      </w:r>
      <w:proofErr w:type="spellEnd"/>
      <w:r>
        <w:t xml:space="preserve"> </w:t>
      </w:r>
      <w:proofErr w:type="spellStart"/>
      <w:r>
        <w:t>consumption</w:t>
      </w:r>
      <w:proofErr w:type="spellEnd"/>
      <w:r>
        <w:t xml:space="preserve"> data and </w:t>
      </w:r>
      <w:proofErr w:type="spellStart"/>
      <w:r>
        <w:t>life-cycle</w:t>
      </w:r>
      <w:proofErr w:type="spellEnd"/>
      <w:r>
        <w:t xml:space="preserve"> emission factors for inhaler </w:t>
      </w:r>
      <w:proofErr w:type="spellStart"/>
      <w:r>
        <w:t>propellants</w:t>
      </w:r>
      <w:proofErr w:type="spellEnd"/>
      <w:r>
        <w:t xml:space="preserve">. </w:t>
      </w:r>
      <w:proofErr w:type="spellStart"/>
      <w:r>
        <w:t>Defined</w:t>
      </w:r>
      <w:proofErr w:type="spellEnd"/>
      <w:r>
        <w:t xml:space="preserve"> </w:t>
      </w:r>
      <w:proofErr w:type="spellStart"/>
      <w:r>
        <w:t>daily</w:t>
      </w:r>
      <w:proofErr w:type="spellEnd"/>
      <w:r>
        <w:t xml:space="preserve"> </w:t>
      </w:r>
      <w:proofErr w:type="spellStart"/>
      <w:r>
        <w:t>doses</w:t>
      </w:r>
      <w:proofErr w:type="spellEnd"/>
      <w:r>
        <w:t xml:space="preserve"> (DDD) </w:t>
      </w:r>
      <w:proofErr w:type="spellStart"/>
      <w:r>
        <w:t>were</w:t>
      </w:r>
      <w:proofErr w:type="spellEnd"/>
      <w:r>
        <w:t xml:space="preserve"> </w:t>
      </w:r>
      <w:proofErr w:type="spellStart"/>
      <w:r>
        <w:t>used</w:t>
      </w:r>
      <w:proofErr w:type="spellEnd"/>
      <w:r>
        <w:t xml:space="preserve"> as the </w:t>
      </w:r>
      <w:proofErr w:type="spellStart"/>
      <w:r>
        <w:t>harmonised</w:t>
      </w:r>
      <w:proofErr w:type="spellEnd"/>
      <w:r>
        <w:t xml:space="preserve"> unit of </w:t>
      </w:r>
      <w:proofErr w:type="spellStart"/>
      <w:r>
        <w:t>comparison</w:t>
      </w:r>
      <w:proofErr w:type="spellEnd"/>
      <w:r>
        <w:t xml:space="preserve">, as </w:t>
      </w:r>
      <w:proofErr w:type="spellStart"/>
      <w:r>
        <w:t>this</w:t>
      </w:r>
      <w:proofErr w:type="spellEnd"/>
      <w:r>
        <w:t xml:space="preserve"> </w:t>
      </w:r>
      <w:proofErr w:type="spellStart"/>
      <w:r>
        <w:t>metric</w:t>
      </w:r>
      <w:proofErr w:type="spellEnd"/>
      <w:r>
        <w:t xml:space="preserve"> </w:t>
      </w:r>
      <w:proofErr w:type="spellStart"/>
      <w:r>
        <w:t>reflects</w:t>
      </w:r>
      <w:proofErr w:type="spellEnd"/>
      <w:r>
        <w:t xml:space="preserve"> </w:t>
      </w:r>
      <w:proofErr w:type="spellStart"/>
      <w:r>
        <w:t>actual</w:t>
      </w:r>
      <w:proofErr w:type="spellEnd"/>
      <w:r>
        <w:t xml:space="preserve"> </w:t>
      </w:r>
      <w:proofErr w:type="spellStart"/>
      <w:r>
        <w:t>therapeutic</w:t>
      </w:r>
      <w:proofErr w:type="spellEnd"/>
      <w:r>
        <w:t xml:space="preserve"> </w:t>
      </w:r>
      <w:proofErr w:type="spellStart"/>
      <w:r>
        <w:t>use</w:t>
      </w:r>
      <w:proofErr w:type="spellEnd"/>
      <w:r>
        <w:t xml:space="preserve"> and </w:t>
      </w:r>
      <w:proofErr w:type="spellStart"/>
      <w:r>
        <w:t>avoids</w:t>
      </w:r>
      <w:proofErr w:type="spellEnd"/>
      <w:r>
        <w:t xml:space="preserve"> </w:t>
      </w:r>
      <w:proofErr w:type="spellStart"/>
      <w:r>
        <w:t>confounding</w:t>
      </w:r>
      <w:proofErr w:type="spellEnd"/>
      <w:r>
        <w:t xml:space="preserve"> from differences in </w:t>
      </w:r>
      <w:proofErr w:type="spellStart"/>
      <w:r>
        <w:t>actuation</w:t>
      </w:r>
      <w:proofErr w:type="spellEnd"/>
      <w:r>
        <w:t xml:space="preserve"> </w:t>
      </w:r>
      <w:proofErr w:type="spellStart"/>
      <w:r>
        <w:t>counts</w:t>
      </w:r>
      <w:proofErr w:type="spellEnd"/>
      <w:r>
        <w:t xml:space="preserve"> or inhaler formats. </w:t>
      </w:r>
      <w:proofErr w:type="spellStart"/>
      <w:r>
        <w:t>According</w:t>
      </w:r>
      <w:proofErr w:type="spellEnd"/>
      <w:r>
        <w:t xml:space="preserve"> to Dutch national </w:t>
      </w:r>
      <w:proofErr w:type="spellStart"/>
      <w:r>
        <w:t>pharmaceutical</w:t>
      </w:r>
      <w:proofErr w:type="spellEnd"/>
      <w:r>
        <w:t xml:space="preserve"> </w:t>
      </w:r>
      <w:proofErr w:type="spellStart"/>
      <w:r>
        <w:t>statistics</w:t>
      </w:r>
      <w:proofErr w:type="spellEnd"/>
      <w:r>
        <w:t xml:space="preserve"> </w:t>
      </w:r>
      <w:proofErr w:type="spellStart"/>
      <w:r>
        <w:t>underlying</w:t>
      </w:r>
      <w:proofErr w:type="spellEnd"/>
      <w:r>
        <w:t xml:space="preserve"> </w:t>
      </w:r>
      <w:proofErr w:type="spellStart"/>
      <w:r>
        <w:t>Steenmeijer</w:t>
      </w:r>
      <w:proofErr w:type="spellEnd"/>
      <w:r>
        <w:t xml:space="preserve"> et al., </w:t>
      </w:r>
      <w:proofErr w:type="spellStart"/>
      <w:r>
        <w:t>approximately</w:t>
      </w:r>
      <w:proofErr w:type="spellEnd"/>
      <w:r>
        <w:t xml:space="preserve"> 62 million </w:t>
      </w:r>
      <w:proofErr w:type="spellStart"/>
      <w:r>
        <w:t>pMDI</w:t>
      </w:r>
      <w:proofErr w:type="spellEnd"/>
      <w:r>
        <w:t xml:space="preserve"> DDD </w:t>
      </w:r>
      <w:proofErr w:type="spellStart"/>
      <w:r>
        <w:t>were</w:t>
      </w:r>
      <w:proofErr w:type="spellEnd"/>
      <w:r>
        <w:t xml:space="preserve"> </w:t>
      </w:r>
      <w:proofErr w:type="spellStart"/>
      <w:r>
        <w:t>dispensed</w:t>
      </w:r>
      <w:proofErr w:type="spellEnd"/>
      <w:r>
        <w:t xml:space="preserve"> in the </w:t>
      </w:r>
      <w:proofErr w:type="spellStart"/>
      <w:r>
        <w:t>Netherlands</w:t>
      </w:r>
      <w:proofErr w:type="spellEnd"/>
      <w:r>
        <w:t xml:space="preserve"> in 2016. </w:t>
      </w:r>
      <w:proofErr w:type="spellStart"/>
      <w:r>
        <w:t>Correspondingly</w:t>
      </w:r>
      <w:proofErr w:type="spellEnd"/>
      <w:r>
        <w:t xml:space="preserve">, Danish national </w:t>
      </w:r>
      <w:proofErr w:type="spellStart"/>
      <w:r>
        <w:t>pharmacy</w:t>
      </w:r>
      <w:proofErr w:type="spellEnd"/>
      <w:r>
        <w:t xml:space="preserve"> dispensation data </w:t>
      </w:r>
      <w:proofErr w:type="spellStart"/>
      <w:r>
        <w:t>indicate</w:t>
      </w:r>
      <w:proofErr w:type="spellEnd"/>
      <w:r>
        <w:t xml:space="preserve"> </w:t>
      </w:r>
      <w:proofErr w:type="spellStart"/>
      <w:r>
        <w:t>that</w:t>
      </w:r>
      <w:proofErr w:type="spellEnd"/>
      <w:r>
        <w:t xml:space="preserve"> </w:t>
      </w:r>
      <w:proofErr w:type="spellStart"/>
      <w:r>
        <w:t>approximately</w:t>
      </w:r>
      <w:proofErr w:type="spellEnd"/>
      <w:r>
        <w:t xml:space="preserve"> 28 million </w:t>
      </w:r>
      <w:proofErr w:type="spellStart"/>
      <w:r>
        <w:t>pMDI</w:t>
      </w:r>
      <w:proofErr w:type="spellEnd"/>
      <w:r>
        <w:t xml:space="preserve"> DDD </w:t>
      </w:r>
      <w:proofErr w:type="spellStart"/>
      <w:r>
        <w:t>were</w:t>
      </w:r>
      <w:proofErr w:type="spellEnd"/>
      <w:r>
        <w:t xml:space="preserve"> </w:t>
      </w:r>
      <w:proofErr w:type="spellStart"/>
      <w:r>
        <w:t>dispensed</w:t>
      </w:r>
      <w:proofErr w:type="spellEnd"/>
      <w:r>
        <w:t xml:space="preserve"> in Denmark in 2019 </w:t>
      </w:r>
      <w:r>
        <w:fldChar w:fldCharType="begin">
          <w:fldData xml:space="preserve">PEVuZE5vdGU+PENpdGU+PEF1dGhvcj5WZXN0Ym88L0F1dGhvcj48WWVhcj4yMDIzPC9ZZWFyPjxS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</w:fldData>
        </w:fldChar>
      </w:r>
      <w:r w:rsidR="00DD0FF5">
        <w:instrText xml:space="preserve"> ADDIN EN.CITE </w:instrText>
      </w:r>
      <w:r w:rsidR="00DD0FF5">
        <w:fldChar w:fldCharType="begin">
          <w:fldData xml:space="preserve">PEVuZE5vdGU+PENpdGU+PEF1dGhvcj5WZXN0Ym88L0F1dGhvcj48WWVhcj4yMDIzPC9ZZWFyPjxS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</w:fldData>
        </w:fldChar>
      </w:r>
      <w:r w:rsidR="00DD0FF5">
        <w:instrText xml:space="preserve"> ADDIN EN.CITE.DATA </w:instrText>
      </w:r>
      <w:r w:rsidR="00DD0FF5">
        <w:fldChar w:fldCharType="end"/>
      </w:r>
      <w:r>
        <w:fldChar w:fldCharType="separate"/>
      </w:r>
      <w:r w:rsidR="00DD0FF5" w:rsidRPr="00DD0FF5">
        <w:rPr>
          <w:noProof/>
          <w:vertAlign w:val="superscript"/>
        </w:rPr>
        <w:t>6</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w:t>
      </w:r>
    </w:p>
    <w:p w14:paraId="4BA152AD" w14:textId="5B41777F" w:rsidR="005C61D4" w:rsidRPr="000F0CBE" w:rsidRDefault="005C61D4"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lastRenderedPageBreak/>
        <w:t xml:space="preserve">It was assumed that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emissions scale proportionally with Defined Daily Doses (DDDs) dispensed, therefore the ratio between the number of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DDDs dispensed in Denmark relative to the Netherlands was calculated to estimate these emissions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&lt;EndNote&gt;&lt;Cite&gt;&lt;Author&gt;Steenmeijer&lt;/Author&gt;&lt;Year&gt;2022&lt;/Year&gt;&lt;RecNum&gt;32&lt;/RecNum&gt;&lt;DisplayText&gt;&lt;style face="superscript"&gt;5&lt;/style&gt;&lt;/DisplayText&gt;&lt;record&gt;&lt;rec-number&gt;32&lt;/rec-number&gt;&lt;foreign-keys&gt;&lt;key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5</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An additional assumption was that </w:t>
      </w:r>
      <w:proofErr w:type="spellStart"/>
      <w:r>
        <w:rPr>
          <w:rFonts w:ascii="Times New Roman" w:hAnsi="Times New Roman" w:cs="Times New Roman"/>
          <w:sz w:val="20"/>
          <w:szCs w:val="20"/>
          <w:lang w:val="en-GB"/>
        </w:rPr>
        <w:t>Steenmeijer</w:t>
      </w:r>
      <w:proofErr w:type="spellEnd"/>
      <w:r>
        <w:rPr>
          <w:rFonts w:ascii="Times New Roman" w:hAnsi="Times New Roman" w:cs="Times New Roman"/>
          <w:sz w:val="20"/>
          <w:szCs w:val="20"/>
          <w:lang w:val="en-GB"/>
        </w:rPr>
        <w:t xml:space="preserve"> et al. excluded bottom-up calculations of emissions from alternative inhaler types (e.g. dry-powder inhalers), because their contribution is substantially lower than that of </w:t>
      </w:r>
      <w:proofErr w:type="spellStart"/>
      <w:r>
        <w:rPr>
          <w:rFonts w:ascii="Times New Roman" w:hAnsi="Times New Roman" w:cs="Times New Roman"/>
          <w:sz w:val="20"/>
          <w:szCs w:val="20"/>
          <w:lang w:val="en-GB"/>
        </w:rPr>
        <w:t>pMDIs</w:t>
      </w:r>
      <w:proofErr w:type="spellEnd"/>
      <w:r>
        <w:rPr>
          <w:rFonts w:ascii="Times New Roman" w:hAnsi="Times New Roman" w:cs="Times New Roman"/>
          <w:sz w:val="20"/>
          <w:szCs w:val="20"/>
          <w:lang w:val="en-GB"/>
        </w:rPr>
        <w:t xml:space="preserve"> </w:t>
      </w:r>
      <w:r>
        <w:rPr>
          <w:rFonts w:ascii="Times New Roman" w:hAnsi="Times New Roman" w:cs="Times New Roman"/>
          <w:sz w:val="20"/>
          <w:szCs w:val="20"/>
          <w:lang w:val="en-GB"/>
        </w:rPr>
        <w:fldChar w:fldCharType="begin">
          <w:fldData xml:space="preserve">PEVuZE5vdGU+PENpdGU+PEF1dGhvcj5WZXN0Ym88L0F1dGhvcj48WWVhcj4yMDIzPC9ZZWFyPjxS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</w:fldData>
        </w:fldChar>
      </w:r>
      <w:r w:rsidR="00DD0FF5">
        <w:rPr>
          <w:rFonts w:ascii="Times New Roman" w:hAnsi="Times New Roman" w:cs="Times New Roman"/>
          <w:sz w:val="20"/>
          <w:szCs w:val="20"/>
          <w:lang w:val="en-GB"/>
        </w:rPr>
        <w:instrText xml:space="preserve"> ADDIN EN.CITE </w:instrText>
      </w:r>
      <w:r w:rsidR="00DD0FF5">
        <w:rPr>
          <w:rFonts w:ascii="Times New Roman" w:hAnsi="Times New Roman" w:cs="Times New Roman"/>
          <w:sz w:val="20"/>
          <w:szCs w:val="20"/>
          <w:lang w:val="en-GB"/>
        </w:rPr>
        <w:fldChar w:fldCharType="begin">
          <w:fldData xml:space="preserve">PEVuZE5vdGU+PENpdGU+PEF1dGhvcj5WZXN0Ym88L0F1dGhvcj48WWVhcj4yMDIzPC9ZZWFyPjxS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</w:fldData>
        </w:fldChar>
      </w:r>
      <w:r w:rsidR="00DD0FF5">
        <w:rPr>
          <w:rFonts w:ascii="Times New Roman" w:hAnsi="Times New Roman" w:cs="Times New Roman"/>
          <w:sz w:val="20"/>
          <w:szCs w:val="20"/>
          <w:lang w:val="en-GB"/>
        </w:rPr>
        <w:instrText xml:space="preserve"> ADDIN EN.CITE.DATA </w:instrText>
      </w:r>
      <w:r w:rsidR="00DD0FF5">
        <w:rPr>
          <w:rFonts w:ascii="Times New Roman" w:hAnsi="Times New Roman" w:cs="Times New Roman"/>
          <w:sz w:val="20"/>
          <w:szCs w:val="20"/>
          <w:lang w:val="en-GB"/>
        </w:rPr>
      </w:r>
      <w:r w:rsidR="00DD0FF5">
        <w:rPr>
          <w:rFonts w:ascii="Times New Roman" w:hAnsi="Times New Roman" w:cs="Times New Roman"/>
          <w:sz w:val="20"/>
          <w:szCs w:val="20"/>
          <w:lang w:val="en-GB"/>
        </w:rPr>
        <w:fldChar w:fldCharType="end"/>
      </w:r>
      <w:r>
        <w:rPr>
          <w:rFonts w:ascii="Times New Roman" w:hAnsi="Times New Roman" w:cs="Times New Roman"/>
          <w:sz w:val="20"/>
          <w:szCs w:val="20"/>
          <w:lang w:val="en-GB"/>
        </w:rPr>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6</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Thus, total impacts from </w:t>
      </w:r>
      <w:proofErr w:type="spellStart"/>
      <w:r>
        <w:rPr>
          <w:rFonts w:ascii="Times New Roman" w:hAnsi="Times New Roman" w:cs="Times New Roman"/>
          <w:sz w:val="20"/>
          <w:szCs w:val="20"/>
          <w:lang w:val="en-GB"/>
        </w:rPr>
        <w:t>pMDIs</w:t>
      </w:r>
      <w:proofErr w:type="spellEnd"/>
      <w:r>
        <w:rPr>
          <w:rFonts w:ascii="Times New Roman" w:hAnsi="Times New Roman" w:cs="Times New Roman"/>
          <w:sz w:val="20"/>
          <w:szCs w:val="20"/>
          <w:lang w:val="en-GB"/>
        </w:rPr>
        <w:t xml:space="preserve"> were calculated as follows: </w:t>
      </w:r>
    </w:p>
    <w:p w14:paraId="06ED85BF" w14:textId="77777777" w:rsidR="004C3780" w:rsidRDefault="00FD10E8">
      <w:pPr>
        <w:tabs>
          <w:tab w:val="center" w:pos="4819"/>
          <w:tab w:val="right" w:pos="9638"/>
        </w:tabs>
      </w:pPr>
      <w:r>
        <w:tab/>
      </w:r>
      <m:oMath>
        <m:r>
          <m:rPr>
            <m:nor/>
          </m:rPr>
          <w:rPr>
            <w:rFonts w:ascii="Times New Roman" w:hAnsi="Times New Roman" w:cs="Times New Roman"/>
            <w:i/>
            <w:iCs/>
            <w:sz w:val="20"/>
            <w:szCs w:val="20"/>
            <w:lang w:val="en-GB"/>
          </w:rPr>
          <m:t xml:space="preserve">Total Danish </m:t>
        </m:r>
        <w:proofErr w:type="spellStart"/>
        <m:r>
          <m:rPr>
            <m:nor/>
          </m:rPr>
          <w:rPr>
            <w:rFonts w:ascii="Times New Roman" w:hAnsi="Times New Roman" w:cs="Times New Roman"/>
            <w:i/>
            <w:iCs/>
            <w:sz w:val="20"/>
            <w:szCs w:val="20"/>
            <w:lang w:val="en-GB"/>
          </w:rPr>
          <m:t>pMDI</m:t>
        </m:r>
        <w:proofErr w:type="spellEnd"/>
        <m:r>
          <m:rPr>
            <m:nor/>
          </m:rPr>
          <w:rPr>
            <w:rFonts w:ascii="Times New Roman" w:hAnsi="Times New Roman" w:cs="Times New Roman"/>
            <w:i/>
            <w:iCs/>
            <w:sz w:val="20"/>
            <w:szCs w:val="20"/>
            <w:lang w:val="en-GB"/>
          </w:rPr>
          <m:t xml:space="preserve"> emissions</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Times New Roman" w:hAnsi="Times New Roman" w:cs="Times New Roman"/>
                <w:i/>
                <w:iCs/>
                <w:sz w:val="20"/>
                <w:szCs w:val="20"/>
                <w:lang w:val="en-GB"/>
              </w:rPr>
              <m:t>Danish pMDI DDD</m:t>
            </m:r>
          </m:num>
          <m:den>
            <m:r>
              <m:rPr>
                <m:nor/>
              </m:rPr>
              <w:rPr>
                <w:rFonts w:ascii="Times New Roman" w:hAnsi="Times New Roman" w:cs="Times New Roman"/>
                <w:i/>
                <w:iCs/>
                <w:sz w:val="20"/>
                <w:szCs w:val="20"/>
                <w:lang w:val="en-GB"/>
              </w:rPr>
              <m:t xml:space="preserve">Dutch </m:t>
            </m:r>
            <w:proofErr w:type="spellStart"/>
            <m:r>
              <m:rPr>
                <m:nor/>
              </m:rPr>
              <w:rPr>
                <w:rFonts w:ascii="Times New Roman" w:hAnsi="Times New Roman" w:cs="Times New Roman"/>
                <w:i/>
                <w:iCs/>
                <w:sz w:val="20"/>
                <w:szCs w:val="20"/>
                <w:lang w:val="en-GB"/>
              </w:rPr>
              <m:t>pMDI</m:t>
            </m:r>
            <w:proofErr w:type="spellEnd"/>
            <m:r>
              <m:rPr>
                <m:nor/>
              </m:rPr>
              <w:rPr>
                <w:rFonts w:ascii="Times New Roman" w:hAnsi="Times New Roman" w:cs="Times New Roman"/>
                <w:i/>
                <w:iCs/>
                <w:sz w:val="20"/>
                <w:szCs w:val="20"/>
                <w:lang w:val="en-GB"/>
              </w:rPr>
              <m:t xml:space="preserve"> DDD</m:t>
            </m:r>
          </m:den>
        </m:f>
        <m:r>
          <w:rPr>
            <w:rFonts w:ascii="Cambria Math" w:hAnsi="Cambria Math" w:cs="Times New Roman"/>
            <w:sz w:val="20"/>
            <w:szCs w:val="20"/>
            <w:lang w:val="en-GB"/>
          </w:rPr>
          <m:t>x Dutch pMDI DDD emissions</m:t>
        </m:r>
      </m:oMath>
      <w:del w:id="3407" w:author="Albert Kwame Osei-Owusu" w:date="2026-09-12T09:00:00Z">
        <w:r>
          <w:tab/>
          <w:delText xml:space="preserve">(A9)</w:delText>
        </w:r>
      </w:del>
      <w:ins w:id="3408" w:author="Albert Kwame Osei-Owusu" w:date="2026-09-12T09:00:00Z">
        <w:r>
          <w:tab/>
          <w:t xml:space="preserve">(A.9)</w:t>
        </w:r>
      </w:ins>
    </w:p>
    <w:p w14:paraId="61309DDE" w14:textId="77777777" w:rsidR="000737F6" w:rsidRPr="000F0CBE" w:rsidRDefault="000737F6"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Despite Denmark having a substantially higher dry-powder inhaler (DPI) uptake than the Netherlands, scaling emissions by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DDD - rather than population size or disease prevalence - was considered the most appropriate method for cross-country adjustment. Applying a ratio based on relative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use (28/62 ≈ 0.45) to the Dutch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footprint yields an estimated Danish </w:t>
      </w:r>
      <w:proofErr w:type="spellStart"/>
      <w:r>
        <w:rPr>
          <w:rFonts w:ascii="Times New Roman" w:hAnsi="Times New Roman" w:cs="Times New Roman"/>
          <w:sz w:val="20"/>
          <w:szCs w:val="20"/>
          <w:lang w:val="en-GB"/>
        </w:rPr>
        <w:t>pMDI</w:t>
      </w:r>
      <w:proofErr w:type="spellEnd"/>
      <w:r>
        <w:rPr>
          <w:rFonts w:ascii="Times New Roman" w:hAnsi="Times New Roman" w:cs="Times New Roman"/>
          <w:sz w:val="20"/>
          <w:szCs w:val="20"/>
          <w:lang w:val="en-GB"/>
        </w:rPr>
        <w:t xml:space="preserve"> emission of approximately 34.6 kt </w:t>
      </w:r>
      <w:proofErr w:type="spellStart"/>
      <w:r>
        <w:rPr>
          <w:rFonts w:ascii="Times New Roman" w:hAnsi="Times New Roman" w:cs="Times New Roman"/>
          <w:sz w:val="20"/>
          <w:szCs w:val="20"/>
          <w:lang w:val="en-GB"/>
        </w:rPr>
        <w:t>CO₂e</w:t>
      </w:r>
      <w:proofErr w:type="spellEnd"/>
      <w:r>
        <w:rPr>
          <w:rFonts w:ascii="Times New Roman" w:hAnsi="Times New Roman" w:cs="Times New Roman"/>
          <w:sz w:val="20"/>
          <w:szCs w:val="20"/>
          <w:lang w:val="en-GB"/>
        </w:rPr>
        <w:t xml:space="preserve">. </w:t>
      </w:r>
    </w:p>
    <w:p w14:paraId="2125314E" w14:textId="77777777" w:rsidR="000737F6" w:rsidRPr="000F0CBE" w:rsidRDefault="000737F6" w:rsidP="000F0CBE">
      <w:pPr>
        <w:spacing w:line="240" w:lineRule="auto"/>
        <w:rPr>
          <w:rFonts w:ascii="Times New Roman" w:hAnsi="Times New Roman" w:cs="Times New Roman"/>
          <w:sz w:val="20"/>
          <w:szCs w:val="20"/>
          <w:lang w:val="en-GB"/>
        </w:rPr>
      </w:pPr>
      <w:del w:id="2339" w:author="Albert Kwame Osei-Owusu" w:date="2026-09-12T09:00:00Z">
        <w:r>
          <w:rPr>
            <w:rFonts w:ascii="Times New Roman" w:hAnsi="Times New Roman" w:cs="Times New Roman"/>
            <w:sz w:val="20"/>
            <w:szCs w:val="20"/>
            <w:lang w:val="en-GB"/>
          </w:rPr>
          <w:delText xml:space="preserve">This estimate aligns closely with independent Danish calculations by Vestbo &amp; Press-Kristensen (2023), who estimated approximately 31 kt CO₂-equivalents from </w:delText>
        </w:r>
      </w:del>
      <w:proofErr w:type="spellStart"/>
      <w:del w:id="2340" w:author="Albert Kwame Osei-Owusu" w:date="2026-09-12T09:00:00Z">
        <w:r>
          <w:rPr>
            <w:rFonts w:ascii="Times New Roman" w:hAnsi="Times New Roman" w:cs="Times New Roman"/>
            <w:sz w:val="20"/>
            <w:szCs w:val="20"/>
            <w:lang w:val="en-GB"/>
          </w:rPr>
          <w:delText>pMDI</w:delText>
        </w:r>
      </w:del>
      <w:proofErr w:type="spellEnd"/>
      <w:del w:id="2341" w:author="Albert Kwame Osei-Owusu" w:date="2026-09-12T09:00:00Z">
        <w:r>
          <w:rPr>
            <w:rFonts w:ascii="Times New Roman" w:hAnsi="Times New Roman" w:cs="Times New Roman"/>
            <w:sz w:val="20"/>
            <w:szCs w:val="20"/>
            <w:lang w:val="en-GB"/>
          </w:rPr>
          <w:delText xml:space="preserve"> use using pharmacy dispensation data and propellant-specific emission factors. Minor differences are attributable to methodological choices, including the global warming potential time horizon (GWP20 vs. GWP100) and assumptions regarding propellant composition. Overall, the convergence of estimates supports the robustness of the dose-based scaling approach. </w:delText>
        </w:r>
      </w:del>
      <w:ins w:id="2342" w:author="Albert Kwame Osei-Owusu" w:date="2026-09-12T09:00:00Z">
        <w:r>
          <w:t xml:space="preserve">This estimate is superseded. The revision takes the pMDI term from the Danish EPA F-gas inventory (Miljoestyrelsen) rather than by scaling the Dutch figure: </w:t>
        </w:r>
      </w:ins>
      <w:ins w:id="10654" w:author="Albert Kwame Osei-Owusu" w:date="2026-09-12T09:00:00Z">
        <w:del w:id="10652" w:author="Albert Kwame Osei-Owusu" w:date="2026-09-12T09:00:00Z">
          <w:r>
            <w:delText xml:space="preserve">11.6 kt CO2e for 2022, and 10.88 kt for 2016 from the 5.5 tonnes of HFC-134a that inventory reports for that year.</w:delText>
          </w:r>
        </w:del>
      </w:ins>
      <w:ins w:id="10653" w:author="Albert Kwame Osei-Owusu" w:date="2026-09-12T09:00:00Z">
        <w:r>
          <w:t xml:space="preserve">11.6 kt CO2e for 2022, and 10.88 kt for 2016. The 2016 figure is built from the 5.5 tonnes of HFC-134a the inventory reports for that year plus 0.61 tonnes of HFC-227ea imputed at 2019's 90 to 10 split, because the 2016 report separates no HFC-227ea for inhalers, characterised on the same GWP100 factors as 2019: 5.5 x 1,549 + 0.61 x 3,860 = 10.88 kt. It is the weakest of the 2016 parameters, and the EPA's own 5.5 tonnes is itself carried forward from 2015.</w:t>
        </w:r>
      </w:ins>
      <w:ins w:id="10655" w:author="Albert Kwame Osei-Owusu" w:date="2026-09-12T09:00:00Z">
        <w:r>
          <w:t xml:space="preserve"> The widely quoted 31 kt of Vestbo and Press-Kristensen (2023) is a GWP20 figure and is not comparable with the GWP100 basis used throughout this study.</w:t>
        </w:r>
      </w:ins>
    </w:p>
    <w:p w14:paraId="2AE14724" w14:textId="77777777" w:rsidR="00BE74BC" w:rsidRPr="000F0CBE" w:rsidRDefault="000737F6" w:rsidP="000F0CBE">
      <w:pPr>
        <w:spacing w:line="24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Private travel (Further details in Appendix B)</w:t>
      </w:r>
    </w:p>
    <w:p w14:paraId="1F7306B3" w14:textId="77777777" w:rsidR="00BE74BC" w:rsidRPr="000F0CBE" w:rsidRDefault="00BE74BC"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 scaling-based approach was used to estimate emissions from private travel associated with </w:t>
      </w:r>
      <w:del w:id="4453" w:author="Albert Kwame Osei-Owusu" w:date="2026-09-12T09:00:00Z">
        <w:r>
          <w:rPr>
            <w:rFonts w:ascii="Times New Roman" w:hAnsi="Times New Roman" w:cs="Times New Roman"/>
            <w:sz w:val="20"/>
            <w:szCs w:val="20"/>
            <w:lang w:val="en-GB"/>
          </w:rPr>
          <w:delText xml:space="preserve">healthcare</w:delText>
        </w:r>
      </w:del>
      <w:ins w:id="4454"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provision in Denmark. This approach adapts Dutch estimates from </w:t>
      </w:r>
      <w:proofErr w:type="spellStart"/>
      <w:r>
        <w:rPr>
          <w:rFonts w:ascii="Times New Roman" w:hAnsi="Times New Roman" w:cs="Times New Roman"/>
          <w:sz w:val="20"/>
          <w:szCs w:val="20"/>
          <w:lang w:val="en-GB"/>
        </w:rPr>
        <w:t>Steenmeijer</w:t>
      </w:r>
      <w:proofErr w:type="spellEnd"/>
      <w:r>
        <w:rPr>
          <w:rFonts w:ascii="Times New Roman" w:hAnsi="Times New Roman" w:cs="Times New Roman"/>
          <w:sz w:val="20"/>
          <w:szCs w:val="20"/>
          <w:lang w:val="en-GB"/>
        </w:rPr>
        <w:t xml:space="preserve"> et al. to Danish conditions while ensuring internal consistency and avoiding the use of heterogeneous life cycle inventory data. </w:t>
      </w:r>
    </w:p>
    <w:p w14:paraId="1AD4B39B" w14:textId="77777777" w:rsidR="00BE74BC" w:rsidRPr="000F0CBE" w:rsidRDefault="00BE74BC"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Commuting emissions </w:t>
      </w:r>
    </w:p>
    <w:p w14:paraId="6CFB0C16" w14:textId="77777777" w:rsidR="00352CFF" w:rsidRPr="000F0CBE" w:rsidRDefault="00352CFF"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Danish commuting emissions were estimated by scaling Dutch </w:t>
      </w:r>
      <w:del w:id="4455" w:author="Albert Kwame Osei-Owusu" w:date="2026-09-12T09:00:00Z">
        <w:r>
          <w:rPr>
            <w:rFonts w:ascii="Times New Roman" w:hAnsi="Times New Roman" w:cs="Times New Roman"/>
            <w:sz w:val="20"/>
            <w:szCs w:val="20"/>
            <w:lang w:val="en-GB"/>
          </w:rPr>
          <w:delText xml:space="preserve">healthcare</w:delText>
        </w:r>
      </w:del>
      <w:ins w:id="4456"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commuting emissions using ratios that reflect differences in workforce size, working hours, and commuting distances: </w:t>
      </w:r>
    </w:p>
    <w:p w14:paraId="760B8C78" w14:textId="77777777" w:rsidR="004C3780" w:rsidRDefault="00FD10E8">
      <w:pPr>
        <w:tabs>
          <w:tab w:val="center" w:pos="4819"/>
          <w:tab w:val="right" w:pos="9638"/>
        </w:tabs>
      </w:pPr>
      <w:r>
        <w:tab/>
      </w:r>
      <m:oMath>
        <m:r>
          <w:rPr>
            <w:rFonts w:ascii="Cambria Math" w:hAnsi="Cambria Math" w:cs="Times New Roman"/>
            <w:sz w:val="20"/>
            <w:szCs w:val="20"/>
            <w:lang w:val="en-GB"/>
          </w:rPr>
          <m:t>Dk commuting emissions=</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Cambria Math" w:hAnsi="Cambria Math" w:cs="Times New Roman"/>
                <w:i/>
                <w:sz w:val="20"/>
                <w:szCs w:val="20"/>
                <w:lang w:val="en-GB"/>
              </w:rPr>
              <m:t>NL Health employees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Cambria Math" w:hAnsi="Cambria Math" w:cs="Times New Roman"/>
                <w:i/>
                <w:sz w:val="20"/>
                <w:szCs w:val="20"/>
                <w:lang w:val="en-GB"/>
              </w:rPr>
              <m:t>Dk Work hours</m:t>
            </m:r>
          </m:num>
          <m:den>
            <m:r>
              <m:rPr>
                <m:nor/>
              </m:rPr>
              <w:rPr>
                <w:rFonts w:ascii="Cambria Math" w:hAnsi="Cambria Math" w:cs="Times New Roman"/>
                <w:i/>
                <w:sz w:val="20"/>
                <w:szCs w:val="20"/>
                <w:lang w:val="en-GB"/>
              </w:rPr>
              <m:t>NL Work hours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Cambria Math" w:hAnsi="Cambria Math" w:cs="Times New Roman"/>
                <w:i/>
                <w:sz w:val="20"/>
                <w:szCs w:val="20"/>
                <w:highlight w:val="yellow"/>
                <w:lang w:val="en-GB"/>
              </w:rPr>
              <m:t xml:space="preserve">Dk motorised daily distance</m:t>
            </m:r>
          </m:num>
          <m:den>
            <m:r>
              <m:rPr>
                <m:nor/>
              </m:rPr>
              <w:rPr>
                <w:rFonts w:ascii="Cambria Math" w:hAnsi="Cambria Math" w:cs="Times New Roman"/>
                <w:i/>
                <w:sz w:val="20"/>
                <w:szCs w:val="20"/>
                <w:highlight w:val="yellow"/>
                <w:lang w:val="en-GB"/>
              </w:rPr>
              <m:t xml:space="preserve">NL motorised daily distance</m:t>
            </m:r>
          </m:den>
        </m:f>
        <m:r>
          <w:rPr>
            <w:rFonts w:ascii="Cambria Math" w:hAnsi="Cambria Math" w:cs="Times New Roman"/>
            <w:sz w:val="20"/>
            <w:szCs w:val="20"/>
            <w:lang w:val="en-GB"/>
          </w:rPr>
          <m:t>x NL commuting emis.</m:t>
        </m:r>
      </m:oMath>
      <w:del w:id="3405" w:author="Albert Kwame Osei-Owusu" w:date="2026-09-12T09:00:00Z">
        <w:r>
          <w:tab/>
          <w:delText xml:space="preserve">(A10)</w:delText>
        </w:r>
      </w:del>
      <w:ins w:id="3406" w:author="Albert Kwame Osei-Owusu" w:date="2026-09-12T09:00:00Z">
        <w:r>
          <w:tab/>
          <w:t xml:space="preserve">(A.10)</w:t>
        </w:r>
      </w:ins>
    </w:p>
    <w:p w14:paraId="3418C7C3" w14:textId="77777777" w:rsidR="006345DE" w:rsidRPr="000F0CBE" w:rsidRDefault="006345DE"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Input parameters were: </w:t>
      </w:r>
    </w:p>
    <w:p w14:paraId="35B45A88" w14:textId="77777777" w:rsidR="006345DE" w:rsidRPr="000F0CBE" w:rsidRDefault="006345DE"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Number of </w:t>
      </w:r>
      <w:del w:id="4457" w:author="Albert Kwame Osei-Owusu" w:date="2026-09-12T09:00:00Z">
        <w:r>
          <w:rPr>
            <w:rFonts w:ascii="Times New Roman" w:hAnsi="Times New Roman" w:cs="Times New Roman"/>
            <w:sz w:val="20"/>
            <w:szCs w:val="20"/>
            <w:lang w:val="en-GB"/>
          </w:rPr>
          <w:delText xml:space="preserve">healthcare</w:delText>
        </w:r>
      </w:del>
      <w:ins w:id="4458"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employees: </w:t>
      </w:r>
    </w:p>
    <w:p w14:paraId="6301F350" w14:textId="77777777" w:rsidR="00301661" w:rsidRPr="000F0CBE" w:rsidRDefault="006345DE" w:rsidP="000F0CBE">
      <w:pPr>
        <w:pStyle w:val="ListParagraph"/>
        <w:spacing w:line="240" w:lineRule="auto"/>
        <w:rPr>
          <w:rFonts w:ascii="Times New Roman" w:hAnsi="Times New Roman" w:cs="Times New Roman"/>
          <w:sz w:val="20"/>
          <w:szCs w:val="20"/>
          <w:lang w:val="en-GB"/>
        </w:rPr>
      </w:pPr>
      <w:del w:id="1331" w:author="Albert Kwame Osei-Owusu" w:date="2026-09-12T09:00:00Z">
        <w:r>
          <w:rPr>
            <w:rFonts w:ascii="Times New Roman" w:hAnsi="Times New Roman" w:cs="Times New Roman"/>
            <w:sz w:val="20"/>
            <w:szCs w:val="20"/>
            <w:lang w:val="en-GB"/>
          </w:rPr>
          <w:delText xml:space="preserve">Denmark (2019): 524,000 </w:delText>
        </w:r>
      </w:del>
      <w:ins w:id="1332" w:author="Albert Kwame Osei-Owusu" w:date="2026-09-12T09:00:00Z">
        <w:r>
          <w:t xml:space="preserve">Denmark (2022): 556,999</w:t>
        </w:r>
      </w:ins>
    </w:p>
    <w:p w14:paraId="5CE03115" w14:textId="77777777" w:rsidR="006345DE" w:rsidRPr="000F0CBE" w:rsidRDefault="006345DE" w:rsidP="000F0CBE">
      <w:pPr>
        <w:pStyle w:val="ListParagraph"/>
        <w:spacing w:line="240" w:lineRule="auto"/>
        <w:rPr>
          <w:rFonts w:ascii="Times New Roman" w:hAnsi="Times New Roman" w:cs="Times New Roman"/>
          <w:sz w:val="20"/>
          <w:szCs w:val="20"/>
          <w:lang w:val="en-GB"/>
        </w:rPr>
      </w:pPr>
      <w:del w:id="1329" w:author="Albert Kwame Osei-Owusu" w:date="2026-09-12T09:00:00Z">
        <w:r>
          <w:rPr>
            <w:rFonts w:ascii="Times New Roman" w:hAnsi="Times New Roman" w:cs="Times New Roman"/>
            <w:sz w:val="20"/>
            <w:szCs w:val="20"/>
            <w:lang w:val="en-GB"/>
          </w:rPr>
          <w:delText xml:space="preserve">Netherlands (2016): 1,220,750 </w:delText>
        </w:r>
      </w:del>
      <w:ins w:id="1330" w:author="Albert Kwame Osei-Owusu" w:date="2026-09-12T09:00:00Z">
        <w:r>
          <w:t xml:space="preserve">Netherlands (2016): 1,220,750</w:t>
        </w:r>
      </w:ins>
    </w:p>
    <w:p w14:paraId="1FC7D77C" w14:textId="77777777" w:rsidR="00301661" w:rsidRPr="000F0CBE" w:rsidRDefault="006345DE"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Average weekly working hours: </w:t>
      </w:r>
    </w:p>
    <w:p w14:paraId="50A27641" w14:textId="47848B72" w:rsidR="00301661" w:rsidRPr="000F0CBE" w:rsidRDefault="006345DE" w:rsidP="000F0CBE">
      <w:pPr>
        <w:pStyle w:val="ListParagraph"/>
        <w:spacing w:line="240" w:lineRule="auto"/>
        <w:rPr>
          <w:rFonts w:ascii="Times New Roman" w:hAnsi="Times New Roman" w:cs="Times New Roman"/>
          <w:sz w:val="20"/>
          <w:szCs w:val="20"/>
          <w:lang w:val="en-GB"/>
        </w:rPr>
      </w:pPr>
      <w:del w:id="1327" w:author="Albert Kwame Osei-Owusu" w:date="2026-09-12T09:00:00Z">
        <w:r>
          <w:rPr>
            <w:rFonts w:ascii="Times New Roman" w:hAnsi="Times New Roman" w:cs="Times New Roman"/>
            <w:sz w:val="20"/>
            <w:szCs w:val="20"/>
            <w:lang w:val="en-GB"/>
          </w:rPr>
          <w:delText xml:space="preserve">Denmark (2019): 34.4 hours </w:delText>
        </w:r>
      </w:del>
      <w:ins w:id="1328" w:author="Albert Kwame Osei-Owusu" w:date="2026-09-12T09:00:00Z">
        <w:r>
          <w:t xml:space="preserve">Denmark (2022): 34.4 hours</w:t>
        </w:r>
      </w:ins>
    </w:p>
    <w:p w14:paraId="039F7D06" w14:textId="42E66EA1" w:rsidR="00301661" w:rsidRPr="000F0CBE" w:rsidRDefault="006345DE" w:rsidP="000F0CBE">
      <w:pPr>
        <w:pStyle w:val="ListParagraph"/>
        <w:spacing w:line="240" w:lineRule="auto"/>
        <w:rPr>
          <w:rFonts w:ascii="Times New Roman" w:hAnsi="Times New Roman" w:cs="Times New Roman"/>
          <w:sz w:val="20"/>
          <w:szCs w:val="20"/>
          <w:lang w:val="en-GB"/>
        </w:rPr>
      </w:pPr>
      <w:del w:id="1325" w:author="Albert Kwame Osei-Owusu" w:date="2026-09-12T09:00:00Z">
        <w:r>
          <w:rPr>
            <w:rFonts w:ascii="Times New Roman" w:hAnsi="Times New Roman" w:cs="Times New Roman"/>
            <w:sz w:val="20"/>
            <w:szCs w:val="20"/>
            <w:lang w:val="en-GB"/>
          </w:rPr>
          <w:delText xml:space="preserve">Netherlands (2016): 29.2 hours </w:delText>
        </w:r>
      </w:del>
      <w:ins w:id="1326" w:author="Albert Kwame Osei-Owusu" w:date="2026-09-12T09:00:00Z">
        <w:r>
          <w:t xml:space="preserve">Netherlands (2016): 29.2 hours</w:t>
        </w:r>
      </w:ins>
    </w:p>
    <w:p w14:paraId="188C07C1" w14:textId="77777777" w:rsidR="006345DE" w:rsidRPr="000F0CBE" w:rsidRDefault="006345DE" w:rsidP="000F0CBE">
      <w:pPr>
        <w:spacing w:line="240" w:lineRule="auto"/>
        <w:rPr>
          <w:rFonts w:ascii="Times New Roman" w:hAnsi="Times New Roman" w:cs="Times New Roman"/>
          <w:sz w:val="20"/>
          <w:szCs w:val="20"/>
          <w:lang w:val="en-GB"/>
        </w:rPr>
      </w:pPr>
      <w:del w:id="1323" w:author="Albert Kwame Osei-Owusu" w:date="2026-09-12T09:00:00Z">
        <w:r>
          <w:rPr>
            <w:rFonts w:ascii="Times New Roman" w:hAnsi="Times New Roman" w:cs="Times New Roman"/>
            <w:sz w:val="20"/>
            <w:szCs w:val="20"/>
            <w:lang w:val="en-GB"/>
          </w:rPr>
          <w:delText xml:space="preserve">Average daily commuting distance per person: </w:delText>
        </w:r>
      </w:del>
      <w:ins w:id="1324" w:author="Albert Kwame Osei-Owusu" w:date="2026-09-12T09:00:00Z">
        <w:r>
          <w:t xml:space="preserve">Average daily MOTORISED commuting distance per person:</w:t>
        </w:r>
      </w:ins>
    </w:p>
    <w:p w14:paraId="4F122FE9" w14:textId="1D2EE4A4" w:rsidR="00301661" w:rsidRPr="000F0CBE" w:rsidRDefault="006345DE" w:rsidP="000F0CBE">
      <w:pPr>
        <w:pStyle w:val="ListParagraph"/>
        <w:spacing w:line="240" w:lineRule="auto"/>
        <w:rPr>
          <w:rFonts w:ascii="Times New Roman" w:hAnsi="Times New Roman" w:cs="Times New Roman"/>
          <w:sz w:val="20"/>
          <w:szCs w:val="20"/>
          <w:lang w:val="en-GB"/>
        </w:rPr>
      </w:pPr>
      <w:del w:id="1321" w:author="Albert Kwame Osei-Owusu" w:date="2026-09-12T09:00:00Z">
        <w:r>
          <w:rPr>
            <w:rFonts w:ascii="Times New Roman" w:hAnsi="Times New Roman" w:cs="Times New Roman"/>
            <w:sz w:val="20"/>
            <w:szCs w:val="20"/>
            <w:lang w:val="en-GB"/>
          </w:rPr>
          <w:delText xml:space="preserve">Denmark (2019): 8.5 km </w:delText>
        </w:r>
      </w:del>
      <w:ins w:id="1322" w:author="Albert Kwame Osei-Owusu" w:date="2026-09-12T09:00:00Z">
        <w:r>
          <w:t xml:space="preserve">Denmark (2022): 8.7 km (car 7.7, collective road 0.1, train 0.9)</w:t>
        </w:r>
      </w:ins>
    </w:p>
    <w:p w14:paraId="07C4CB59" w14:textId="2B062C5D" w:rsidR="006345DE" w:rsidRPr="000F0CBE" w:rsidRDefault="006345DE" w:rsidP="000F0CBE">
      <w:pPr>
        <w:pStyle w:val="ListParagraph"/>
        <w:spacing w:line="240" w:lineRule="auto"/>
        <w:rPr>
          <w:rFonts w:ascii="Times New Roman" w:hAnsi="Times New Roman" w:cs="Times New Roman"/>
          <w:sz w:val="20"/>
          <w:szCs w:val="20"/>
          <w:lang w:val="en-GB"/>
        </w:rPr>
      </w:pPr>
      <w:del w:id="1319" w:author="Albert Kwame Osei-Owusu" w:date="2026-09-12T09:00:00Z">
        <w:r>
          <w:rPr>
            <w:rFonts w:ascii="Times New Roman" w:hAnsi="Times New Roman" w:cs="Times New Roman"/>
            <w:sz w:val="20"/>
            <w:szCs w:val="20"/>
            <w:lang w:val="en-GB"/>
          </w:rPr>
          <w:delText xml:space="preserve">Netherlands (2016): 7.88 km </w:delText>
        </w:r>
      </w:del>
      <w:ins w:id="1320" w:author="Albert Kwame Osei-Owusu" w:date="2026-09-12T09:00:00Z">
        <w:r>
          <w:t xml:space="preserve">Netherlands (2016): 7.88 km (car, train, bus and scooter)</w:t>
        </w:r>
      </w:ins>
    </w:p>
    <w:p w14:paraId="23B9D6AC" w14:textId="77777777" w:rsidR="006345DE" w:rsidRPr="000F0CBE" w:rsidRDefault="006345DE"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Applying these ratios: </w:t>
      </w:r>
    </w:p>
    <w:p w14:paraId="2B6D46F3" w14:textId="77777777" w:rsidR="004C3780" w:rsidRDefault="00FD10E8">
      <w:pPr>
        <w:tabs>
          <w:tab w:val="center" w:pos="4819"/>
          <w:tab w:val="right" w:pos="9638"/>
        </w:tabs>
      </w:pPr>
      <w:r>
        <w:tab/>
      </w:r>
      <m:oMath>
        <m:r>
          <w:rPr>
            <w:rFonts w:ascii="Cambria Math" w:hAnsi="Cambria Math" w:cs="Times New Roman"/>
            <w:sz w:val="20"/>
            <w:szCs w:val="20"/>
            <w:lang w:val="en-GB"/>
          </w:rPr>
          <m:t>Dk/NL commuting ratio=</m:t>
        </m:r>
        <m:f>
          <m:fPr>
            <m:ctrlPr>
              <w:rPr>
                <w:rFonts w:ascii="Cambria Math" w:hAnsi="Cambria Math" w:cs="Times New Roman"/>
                <w:i/>
                <w:sz w:val="20"/>
                <w:szCs w:val="20"/>
                <w:lang w:val="en-GB"/>
              </w:rPr>
            </m:ctrlPr>
          </m:fPr>
          <m:num>
            <m:r>
              <w:rPr>
                <w:rFonts w:ascii="Cambria Math" w:hAnsi="Cambria Math" w:cs="Times New Roman"/>
                <w:sz w:val="20"/>
                <w:szCs w:val="20"/>
                <w:highlight w:val="yellow"/>
                <w:lang w:val="en-GB"/>
              </w:rPr>
              <m:t xml:space="preserve">556999</m:t>
            </m:r>
          </m:num>
          <m:den>
            <m:r>
              <m:rPr>
                <m:nor/>
              </m:rPr>
              <w:rPr>
                <w:rFonts w:ascii="Times New Roman" w:hAnsi="Times New Roman" w:cs="Times New Roman"/>
                <w:i/>
                <w:sz w:val="20"/>
                <w:szCs w:val="20"/>
                <w:lang w:val="en-GB"/>
              </w:rPr>
              <m:t>1220750</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lang w:val="en-GB"/>
              </w:rPr>
              <m:t>34.4</m:t>
            </m:r>
          </m:num>
          <m:den>
            <m:r>
              <m:rPr>
                <m:nor/>
              </m:rPr>
              <w:rPr>
                <w:rFonts w:ascii="Times New Roman" w:hAnsi="Times New Roman" w:cs="Times New Roman"/>
                <w:i/>
                <w:sz w:val="20"/>
                <w:szCs w:val="20"/>
                <w:lang w:val="en-GB"/>
              </w:rPr>
              <m:t>29.2</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highlight w:val="yellow"/>
                <w:lang w:val="en-GB"/>
              </w:rPr>
              <m:t xml:space="preserve">8.7</m:t>
            </m:r>
          </m:num>
          <m:den>
            <m:r>
              <m:rPr>
                <m:nor/>
              </m:rPr>
              <w:rPr>
                <w:rFonts w:ascii="Times New Roman" w:hAnsi="Times New Roman" w:cs="Times New Roman"/>
                <w:i/>
                <w:sz w:val="20"/>
                <w:szCs w:val="20"/>
                <w:lang w:val="en-GB"/>
              </w:rPr>
              <m:t>7.88</m:t>
            </m:r>
          </m:den>
        </m:f>
        <m:r>
          <w:rPr>
            <w:rFonts w:ascii="Cambria Math" w:hAnsi="Cambria Math" w:cs="Times New Roman"/>
            <w:sz w:val="20"/>
            <w:szCs w:val="20"/>
            <w:highlight w:val="yellow"/>
            <w:lang w:val="en-GB"/>
          </w:rPr>
          <m:t xml:space="preserve">≈ </m:t>
        </m:r>
        <m:r>
          <m:rPr>
            <m:sty m:val="p"/>
          </m:rPr>
          <w:rPr>
            <w:rFonts w:ascii="Cambria Math" w:hAnsi="Cambria Math" w:cs="Times New Roman"/>
            <w:sz w:val="20"/>
            <w:szCs w:val="20"/>
            <w:highlight w:val="yellow"/>
            <w:lang w:val="en-GB"/>
          </w:rPr>
          <m:t xml:space="preserve">0.5935</m:t>
        </m:r>
      </m:oMath>
      <w:del w:id="3403" w:author="Albert Kwame Osei-Owusu" w:date="2026-09-12T09:00:00Z">
        <w:r>
          <w:tab/>
          <w:delText xml:space="preserve">(A11)</w:delText>
        </w:r>
      </w:del>
      <w:ins w:id="3404" w:author="Albert Kwame Osei-Owusu" w:date="2026-09-12T09:00:00Z">
        <w:r>
          <w:tab/>
          <w:t xml:space="preserve">(A.11)</w:t>
        </w:r>
      </w:ins>
    </w:p>
    <w:p w14:paraId="1A47902D" w14:textId="77777777" w:rsidR="004B392E" w:rsidRPr="000F0CBE" w:rsidRDefault="004B392E" w:rsidP="000F0CBE">
      <w:pPr>
        <w:spacing w:line="240" w:lineRule="auto"/>
        <w:ind w:firstLine="1304"/>
        <w:rPr>
          <w:rFonts w:ascii="Times New Roman" w:hAnsi="Times New Roman" w:cs="Times New Roman"/>
          <w:sz w:val="20"/>
          <w:szCs w:val="20"/>
          <w:lang w:val="en-GB"/>
        </w:rPr>
      </w:pPr>
    </w:p>
    <w:p w14:paraId="4672D528" w14:textId="77777777" w:rsidR="008D2E29" w:rsidRPr="000F0CBE" w:rsidRDefault="006345DE" w:rsidP="000F0CBE">
      <w:pPr>
        <w:spacing w:line="240" w:lineRule="auto"/>
        <w:rPr>
          <w:rFonts w:ascii="Times New Roman" w:hAnsi="Times New Roman" w:cs="Times New Roman"/>
          <w:sz w:val="20"/>
          <w:szCs w:val="20"/>
          <w:lang w:val="en-GB"/>
        </w:rPr>
      </w:pPr>
      <w:del w:id="3401" w:author="Albert Kwame Osei-Owusu" w:date="2026-09-12T09:00:00Z">
        <w:r>
          <w:rPr>
            <w:rFonts w:ascii="Times New Roman" w:hAnsi="Times New Roman" w:cs="Times New Roman"/>
            <w:sz w:val="20"/>
            <w:szCs w:val="20"/>
            <w:lang w:val="en-GB"/>
          </w:rPr>
          <w:delText xml:space="preserve">Thus, Danish commuting emissions in 2019 were estimated to be approximately 0.545 (54.5%) of Dutch commuting emissions in 2016. </w:delText>
        </w:r>
      </w:del>
      <w:ins w:id="3402" w:author="Albert Kwame Osei-Owusu" w:date="2026-09-12T09:00:00Z">
        <w:r>
          <w:rPr>
            <w:rFonts w:ascii="Times New Roman" w:hAnsi="Times New Roman" w:cs="Times New Roman"/>
            <w:sz w:val="20"/>
            <w:szCs w:val="20"/>
            <w:lang w:val="en-GB"/>
          </w:rPr>
          <w:t xml:space="preserve">Danish commuting emissions in 2022 are therefore 0.5935, or 59.4%, of Dutch commuting emissions in 2016. The distance ratio is taken on a motorised basis on both sides, because the Dutch denominator of 7.88 km counts car, train, bus and scooter travel only; walking and cycling are excluded from the Danish numerator for the same reason. </w:t>
        </w:r>
      </w:ins>
    </w:p>
    <w:p w14:paraId="3E682BF5" w14:textId="77777777" w:rsidR="0023273C" w:rsidRPr="000F0CBE" w:rsidRDefault="0023273C"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Comparability assumptions </w:t>
      </w:r>
    </w:p>
    <w:p w14:paraId="3D6B3A55" w14:textId="4E1A83E0" w:rsidR="002F4DD6" w:rsidRPr="000F0CBE" w:rsidRDefault="0023273C"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modal distribution of transport for </w:t>
      </w:r>
      <w:r>
        <w:rPr>
          <w:rFonts w:ascii="Times New Roman" w:hAnsi="Times New Roman" w:cs="Times New Roman"/>
          <w:i/>
          <w:iCs/>
          <w:sz w:val="20"/>
          <w:szCs w:val="20"/>
          <w:lang w:val="en-GB"/>
        </w:rPr>
        <w:t>commuting</w:t>
      </w:r>
      <w:r>
        <w:rPr>
          <w:rFonts w:ascii="Times New Roman" w:hAnsi="Times New Roman" w:cs="Times New Roman"/>
          <w:sz w:val="20"/>
          <w:szCs w:val="20"/>
          <w:lang w:val="en-GB"/>
        </w:rPr>
        <w:t xml:space="preserve"> </w:t>
      </w:r>
      <w:del w:id="3399" w:author="Albert Kwame Osei-Owusu" w:date="2026-09-12T09:00:00Z">
        <w:r>
          <w:rPr>
            <w:rFonts w:ascii="Times New Roman" w:hAnsi="Times New Roman" w:cs="Times New Roman"/>
            <w:sz w:val="20"/>
            <w:szCs w:val="20"/>
            <w:lang w:val="en-GB"/>
          </w:rPr>
          <w:delText xml:space="preserve">was found to be similar between Denmark in 2019 </w:delText>
        </w:r>
      </w:del>
      <w:ins w:id="3400" w:author="Albert Kwame Osei-Owusu" w:date="2026-09-12T09:00:00Z">
        <w:r>
          <w:rPr>
            <w:rFonts w:ascii="Times New Roman" w:hAnsi="Times New Roman" w:cs="Times New Roman"/>
            <w:sz w:val="20"/>
            <w:szCs w:val="20"/>
            <w:lang w:val="en-GB"/>
          </w:rPr>
          <w:t xml:space="preserve">was found to be similar between Denmark in 2022 </w:t>
        </w:r>
      </w:ins>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&lt;EndNote&gt;&lt;Cite&gt;&lt;Author&gt;Christiansen&lt;/Author&gt;&lt;Year&gt;2020&lt;/Year&gt;&lt;RecNum&gt;52&lt;/RecNum&gt;&lt;DisplayText&gt;&lt;style face="superscript"&gt;7&lt;/style&gt;&lt;/DisplayText&gt;&lt;record&gt;&lt;rec-number&gt;52&lt;/rec-number&gt;&lt;foreign-keys&gt;&lt;key app="EN" db-id="z5r2svst3pad9gevvdhvwaf70xpdftwrs0ef" timestamp="1781089691"&gt;52&lt;/key&gt;&lt;/foreign-keys&gt;&lt;ref-type name="Report"&gt;27&lt;/ref-type&gt;&lt;contributors&gt;&lt;authors&gt;&lt;author&gt;Christiansen, Hjalmar&lt;/author&gt;&lt;author&gt;Baescu, Oana&lt;/author&gt;&lt;/authors&gt;&lt;/contributors&gt;&lt;titles&gt;&lt;title&gt;The Danish National Travel Survey: Annual Statistical Report 2019&lt;/title&gt;&lt;/titles&gt;&lt;dates&gt;&lt;year&gt;2020&lt;/year&gt;&lt;/dates&gt;&lt;pub-location&gt;Copenhagen&lt;/pub-location&gt;&lt;publisher&gt;Technical University of Denmark&lt;/publisher&gt;&lt;urls&gt;&lt;/urls&gt;&lt;/record&gt;&lt;/Cite&gt;&lt;/EndNote&gt;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7</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and the Netherlands 2016 </w:t>
      </w:r>
      <w:r>
        <w:rPr>
          <w:rFonts w:ascii="Times New Roman" w:hAnsi="Times New Roman" w:cs="Times New Roman"/>
          <w:sz w:val="20"/>
          <w:szCs w:val="20"/>
          <w:lang w:val="en-GB"/>
        </w:rPr>
        <w:fldChar w:fldCharType="begin"/>
      </w:r>
      <w:r w:rsidR="00DD0FF5">
        <w:rPr>
          <w:rFonts w:ascii="Times New Roman" w:hAnsi="Times New Roman" w:cs="Times New Roman"/>
          <w:sz w:val="20"/>
          <w:szCs w:val="20"/>
          <w:lang w:val="en-GB"/>
        </w:rPr>
        <w:instrText xml:space="preserve"> ADDIN EN.CITE &lt;EndNote&gt;&lt;Cite&gt;&lt;Author&gt;Statistics Netherlands&lt;/Author&gt;&lt;Year&gt;2016&lt;/Year&gt;&lt;RecNum&gt;53&lt;/RecNum&gt;&lt;DisplayText&gt;&lt;style face="superscript"&gt;8&lt;/style&gt;&lt;/DisplayText&gt;&lt;record&gt;&lt;rec-number&gt;53&lt;/rec-number&gt;&lt;foreign-keys&gt;&lt;key app="EN" db-id="z5r2svst3pad9gevvdhvwaf70xpdftwrs0ef" timestamp="1781090535"&gt;53&lt;/key&gt;&lt;/foreign-keys&gt;&lt;ref-type name="Report"&gt;27&lt;/ref-type&gt;&lt;contributors&gt;&lt;authors&gt;&lt;author&gt;Statistics Netherlands,&lt;/author&gt;&lt;/authors&gt;&lt;/contributors&gt;&lt;titles&gt;&lt;title&gt;Mobility by mode and purpose&lt;/title&gt;&lt;/titles&gt;&lt;dates&gt;&lt;year&gt;2016&lt;/year&gt;&lt;/dates&gt;&lt;pub-location&gt;The Hague&lt;/pub-location&gt;&lt;publisher&gt;CBS&lt;/publisher&gt;&lt;urls&gt;&lt;/urls&gt;&lt;/record&gt;&lt;/Cite&gt;&lt;/EndNote&gt;</w:instrText>
      </w:r>
      <w:r>
        <w:rPr>
          <w:rFonts w:ascii="Times New Roman" w:hAnsi="Times New Roman" w:cs="Times New Roman"/>
          <w:sz w:val="20"/>
          <w:szCs w:val="20"/>
          <w:lang w:val="en-GB"/>
        </w:rPr>
        <w:fldChar w:fldCharType="separate"/>
      </w:r>
      <w:r w:rsidR="00DD0FF5" w:rsidRPr="00DD0FF5">
        <w:rPr>
          <w:rFonts w:ascii="Times New Roman" w:hAnsi="Times New Roman" w:cs="Times New Roman"/>
          <w:noProof/>
          <w:sz w:val="20"/>
          <w:szCs w:val="20"/>
          <w:vertAlign w:val="superscript"/>
          <w:lang w:val="en-GB"/>
        </w:rPr>
        <w:t>8</w:t>
      </w:r>
      <w:r>
        <w:rPr>
          <w:rFonts w:ascii="Times New Roman" w:hAnsi="Times New Roman" w:cs="Times New Roman"/>
          <w:sz w:val="20"/>
          <w:szCs w:val="20"/>
          <w:lang w:val="en-GB"/>
        </w:rPr>
        <w:fldChar w:fldCharType="end"/>
      </w:r>
      <w:r>
        <w:rPr>
          <w:rFonts w:ascii="Times New Roman" w:hAnsi="Times New Roman" w:cs="Times New Roman"/>
          <w:sz w:val="20"/>
          <w:szCs w:val="20"/>
          <w:lang w:val="en-GB"/>
        </w:rPr>
        <w:t xml:space="preserve">, based on national travel survey data. Although differences exist (e.g., higher car use but also higher </w:t>
      </w:r>
      <w:r>
        <w:rPr>
          <w:rFonts w:ascii="Times New Roman" w:hAnsi="Times New Roman" w:cs="Times New Roman"/>
          <w:sz w:val="20"/>
          <w:szCs w:val="20"/>
          <w:lang w:val="en-GB"/>
        </w:rPr>
        <w:lastRenderedPageBreak/>
        <w:t xml:space="preserve">share of electric vehicles in Denmark), these were considered to partially offset each other, and further modal disaggregation was not pursued. </w:t>
      </w:r>
    </w:p>
    <w:p w14:paraId="55A9B109" w14:textId="77777777" w:rsidR="009F33F7" w:rsidRPr="000F0CBE" w:rsidRDefault="009F33F7"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 xml:space="preserve">Patient and visitor travel </w:t>
      </w:r>
    </w:p>
    <w:p w14:paraId="69F97E28" w14:textId="77777777" w:rsidR="001E771D" w:rsidRPr="001E771D" w:rsidRDefault="001E771D" w:rsidP="001E771D">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Patient and visitor (P&amp;V) travel reflects </w:t>
      </w:r>
      <w:del w:id="4459" w:author="Albert Kwame Osei-Owusu" w:date="2026-09-12T09:00:00Z">
        <w:r>
          <w:rPr>
            <w:rFonts w:ascii="Times New Roman" w:hAnsi="Times New Roman" w:cs="Times New Roman"/>
            <w:sz w:val="20"/>
            <w:szCs w:val="20"/>
            <w:lang w:val="en-GB"/>
          </w:rPr>
          <w:delText xml:space="preserve">healthcare</w:delText>
        </w:r>
      </w:del>
      <w:ins w:id="446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demand rather than workforce attendance. Therefore, emissions were scaled using the number of </w:t>
      </w:r>
      <w:del w:id="4461" w:author="Albert Kwame Osei-Owusu" w:date="2026-09-12T09:00:00Z">
        <w:r>
          <w:rPr>
            <w:rFonts w:ascii="Times New Roman" w:hAnsi="Times New Roman" w:cs="Times New Roman"/>
            <w:sz w:val="20"/>
            <w:szCs w:val="20"/>
            <w:lang w:val="en-GB"/>
          </w:rPr>
          <w:delText xml:space="preserve">healthcare</w:delText>
        </w:r>
      </w:del>
      <w:ins w:id="4462"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employees as a proxy for system size.</w:t>
      </w:r>
    </w:p>
    <w:p w14:paraId="2369C735" w14:textId="77777777" w:rsidR="001E771D" w:rsidRDefault="001E771D" w:rsidP="001E771D">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Danish P&amp;V travel emissions were estimated by scaling Dutch emissions using two factors: (</w:t>
      </w:r>
      <w:proofErr w:type="spellStart"/>
      <w:r>
        <w:rPr>
          <w:rFonts w:ascii="Times New Roman" w:hAnsi="Times New Roman" w:cs="Times New Roman"/>
          <w:sz w:val="20"/>
          <w:szCs w:val="20"/>
          <w:lang w:val="en-GB"/>
        </w:rPr>
        <w:t>i</w:t>
      </w:r>
      <w:proofErr w:type="spellEnd"/>
      <w:r>
        <w:rPr>
          <w:rFonts w:ascii="Times New Roman" w:hAnsi="Times New Roman" w:cs="Times New Roman"/>
          <w:sz w:val="20"/>
          <w:szCs w:val="20"/>
          <w:lang w:val="en-GB"/>
        </w:rPr>
        <w:t xml:space="preserve">) the relative size of the </w:t>
      </w:r>
      <w:del w:id="4463" w:author="Albert Kwame Osei-Owusu" w:date="2026-09-12T09:00:00Z">
        <w:r>
          <w:rPr>
            <w:rFonts w:ascii="Times New Roman" w:hAnsi="Times New Roman" w:cs="Times New Roman"/>
            <w:sz w:val="20"/>
            <w:szCs w:val="20"/>
            <w:lang w:val="en-GB"/>
          </w:rPr>
          <w:delText xml:space="preserve">healthcare</w:delText>
        </w:r>
      </w:del>
      <w:ins w:id="4464"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workforce and (ii) differences in travel distances:</w:t>
      </w:r>
    </w:p>
    <w:p w14:paraId="2C0C0DB4" w14:textId="77777777" w:rsidR="004C3780" w:rsidRDefault="00FD10E8">
      <w:pPr>
        <w:tabs>
          <w:tab w:val="center" w:pos="4819"/>
          <w:tab w:val="right" w:pos="9638"/>
        </w:tabs>
      </w:pPr>
      <w:r>
        <w:tab/>
      </w:r>
      <m:oMath>
        <m:r>
          <w:rPr>
            <w:rFonts w:ascii="Cambria Math" w:hAnsi="Cambria Math" w:cs="Times New Roman"/>
            <w:sz w:val="20"/>
            <w:szCs w:val="20"/>
            <w:lang w:val="en-GB"/>
          </w:rPr>
          <m:t>Dk P&amp;V travel emis.=</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Times New Roman" w:hAnsi="Times New Roman" w:cs="Times New Roman"/>
                <w:i/>
                <w:sz w:val="20"/>
                <w:szCs w:val="20"/>
                <w:lang w:val="en-GB"/>
              </w:rPr>
              <m:t>NL Health employees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lang w:val="en-GB"/>
              </w:rPr>
              <m:t xml:space="preserve">Dk commute + Dk errands + Dk GP  </m:t>
            </m:r>
          </m:num>
          <m:den>
            <m:r>
              <m:rPr>
                <m:nor/>
              </m:rPr>
              <w:rPr>
                <w:rFonts w:ascii="Times New Roman" w:hAnsi="Times New Roman" w:cs="Times New Roman"/>
                <w:i/>
                <w:sz w:val="20"/>
                <w:szCs w:val="20"/>
                <w:lang w:val="en-GB"/>
              </w:rPr>
              <m:t>NL commute + NL errands + NL GP</m:t>
            </m:r>
          </m:den>
        </m:f>
        <m:r>
          <w:rPr>
            <w:rFonts w:ascii="Cambria Math" w:hAnsi="Cambria Math" w:cs="Times New Roman"/>
            <w:sz w:val="20"/>
            <w:szCs w:val="20"/>
            <w:lang w:val="en-GB"/>
          </w:rPr>
          <m:t>x NL P&amp;V travel emis.</m:t>
        </m:r>
      </m:oMath>
      <w:del w:id="3397" w:author="Albert Kwame Osei-Owusu" w:date="2026-09-12T09:00:00Z">
        <w:r>
          <w:tab/>
          <w:delText xml:space="preserve">(A12)</w:delText>
        </w:r>
      </w:del>
      <w:ins w:id="3398" w:author="Albert Kwame Osei-Owusu" w:date="2026-09-12T09:00:00Z">
        <w:r>
          <w:tab/>
          <w:t xml:space="preserve">(A.12)</w:t>
        </w:r>
      </w:ins>
    </w:p>
    <w:p w14:paraId="657676E0" w14:textId="77777777" w:rsidR="00A370B2" w:rsidRDefault="00205469"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The following deconstructs this formula in steps to simplify the logic of the calculation.</w:t>
      </w:r>
    </w:p>
    <w:p w14:paraId="0CBB49F7" w14:textId="77777777" w:rsidR="00F76B1A" w:rsidRDefault="00F76B1A"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The employee ratio was calculated as:</w:t>
      </w:r>
    </w:p>
    <w:p w14:paraId="0811535D" w14:textId="77777777" w:rsidR="004C3780" w:rsidRDefault="00FD10E8">
      <w:pPr>
        <w:tabs>
          <w:tab w:val="center" w:pos="4819"/>
          <w:tab w:val="right" w:pos="9638"/>
        </w:tabs>
      </w:pPr>
      <w:r>
        <w:tab/>
      </w:r>
      <m:oMath>
        <m:r>
          <w:rPr>
            <w:rFonts w:ascii="Cambria Math" w:hAnsi="Cambria Math" w:cs="Times New Roman"/>
            <w:sz w:val="20"/>
            <w:szCs w:val="20"/>
            <w:lang w:val="en-GB"/>
          </w:rPr>
          <m:t>Employee ratio=</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Times New Roman" w:hAnsi="Times New Roman" w:cs="Times New Roman"/>
                <w:i/>
                <w:sz w:val="20"/>
                <w:szCs w:val="20"/>
                <w:lang w:val="en-GB"/>
              </w:rPr>
              <m:t>NL Health employees</m:t>
            </m:r>
          </m:den>
        </m:f>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hAnsi="Cambria Math" w:cs="Times New Roman"/>
                <w:sz w:val="20"/>
                <w:szCs w:val="20"/>
                <w:highlight w:val="yellow"/>
                <w:lang w:val="en-GB"/>
              </w:rPr>
              <m:t xml:space="preserve">556999</m:t>
            </m:r>
          </m:num>
          <m:den>
            <m:r>
              <m:rPr>
                <m:nor/>
              </m:rPr>
              <w:rPr>
                <w:rFonts w:ascii="Cambria Math" w:hAnsi="Times New Roman" w:cs="Times New Roman"/>
                <w:i/>
                <w:sz w:val="20"/>
                <w:szCs w:val="20"/>
                <w:lang w:val="en-GB"/>
              </w:rPr>
              <m:t>1220750</m:t>
            </m:r>
          </m:den>
        </m:f>
        <m:r>
          <w:rPr>
            <w:rFonts w:ascii="Cambria Math" w:hAnsi="Cambria Math" w:cs="Times New Roman"/>
            <w:sz w:val="20"/>
            <w:szCs w:val="20"/>
            <w:highlight w:val="yellow"/>
            <w:lang w:val="en-GB"/>
          </w:rPr>
          <m:t xml:space="preserve">=0.4563</m:t>
        </m:r>
      </m:oMath>
      <w:del w:id="3395" w:author="Albert Kwame Osei-Owusu" w:date="2026-09-12T09:00:00Z">
        <w:r>
          <w:tab/>
          <w:delText xml:space="preserve">(A13)</w:delText>
        </w:r>
      </w:del>
      <w:ins w:id="3396" w:author="Albert Kwame Osei-Owusu" w:date="2026-09-12T09:00:00Z">
        <w:r>
          <w:tab/>
          <w:t xml:space="preserve">(A.13)</w:t>
        </w:r>
      </w:ins>
    </w:p>
    <w:p w14:paraId="1BB7C6F7" w14:textId="26E0BBE3" w:rsidR="001C1600" w:rsidRPr="000F0CBE" w:rsidRDefault="00BA2A0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Calculating the difference in travel behaviour in this category was more complicated than for commuting. Observed differences in travel distances across key categories were: </w:t>
      </w:r>
    </w:p>
    <w:p w14:paraId="7458C3B3" w14:textId="77777777" w:rsidR="00FE7BB8" w:rsidRPr="000F0CBE" w:rsidRDefault="00FE7BB8" w:rsidP="000F0CBE">
      <w:pPr>
        <w:spacing w:line="240" w:lineRule="auto"/>
        <w:ind w:firstLine="1304"/>
        <w:rPr>
          <w:rFonts w:ascii="Times New Roman" w:hAnsi="Times New Roman" w:cs="Times New Roman"/>
          <w:sz w:val="20"/>
          <w:szCs w:val="20"/>
          <w:lang w:val="en-GB"/>
        </w:rPr>
      </w:pPr>
      <w:del w:id="10650" w:author="Albert Kwame Osei-Owusu" w:date="2026-09-12T09:00:00Z">
        <w:r>
          <w:rPr>
            <w:rFonts w:ascii="Times New Roman" w:hAnsi="Times New Roman" w:cs="Times New Roman"/>
            <w:sz w:val="20"/>
            <w:szCs w:val="20"/>
            <w:lang w:val="en-GB"/>
          </w:rPr>
          <w:delText xml:space="preserve">Commuting: approximately 8% higher in Denmark </w:delText>
        </w:r>
      </w:del>
      <w:ins w:id="10651" w:author="Albert Kwame Osei-Owusu" w:date="2026-09-12T09:00:00Z">
        <w:r>
          <w:rPr>
            <w:rFonts w:ascii="Times New Roman" w:hAnsi="Times New Roman" w:cs="Times New Roman"/>
            <w:sz w:val="20"/>
            <w:szCs w:val="20"/>
            <w:lang w:val="en-GB"/>
          </w:rPr>
          <w:t xml:space="preserve">Commuting: approximately 8% higher in Denmark. This leg is deliberately held at the 2019 Danish distance of 8.5 km, which is the comparison the published uplift of 1.2581 was built on and is used for every reference year. Recomputing it on the 2022 distance of 8.7 km gives 1.2666, which would move the patient and visitor term by 0.7%, or 1.8 kt CO2e, and the climate footprint by 0.04%. </w:t>
        </w:r>
      </w:ins>
    </w:p>
    <w:p w14:paraId="0C589F4B" w14:textId="77777777" w:rsidR="00FE7BB8" w:rsidRPr="000F0CBE" w:rsidRDefault="00FE7BB8"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 xml:space="preserve">Total travel (all purposes): approximately 29% higher </w:t>
      </w:r>
    </w:p>
    <w:p w14:paraId="3EE3BE10" w14:textId="77777777" w:rsidR="00FE7BB8" w:rsidRPr="000F0CBE" w:rsidRDefault="00FE7BB8"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 xml:space="preserve">Service and errand-related travel: approximately 40% higher </w:t>
      </w:r>
    </w:p>
    <w:p w14:paraId="41FF4008" w14:textId="77777777" w:rsidR="006C5434" w:rsidRDefault="00FE7BB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Because none of these categories are perfectly aligned with patient and visitor travel, a central heuristic scaling factor was derived as the unweighted mean of these differences: </w:t>
      </w:r>
    </w:p>
    <w:p w14:paraId="78485309" w14:textId="77777777" w:rsidR="004C3780" w:rsidRDefault="00FD10E8">
      <w:pPr>
        <w:tabs>
          <w:tab w:val="center" w:pos="4819"/>
          <w:tab w:val="right" w:pos="9638"/>
        </w:tabs>
      </w:pPr>
      <w:r>
        <w:tab/>
      </w:r>
      <m:oMath>
        <m:r>
          <w:rPr>
            <w:rFonts w:ascii="Cambria Math" w:hAnsi="Cambria Math" w:cs="Times New Roman"/>
            <w:sz w:val="20"/>
            <w:szCs w:val="20"/>
            <w:lang w:val="en-GB"/>
          </w:rPr>
          <m:t>Scaling factor=</m:t>
        </m:r>
        <m:f>
          <m:fPr>
            <m:ctrlPr>
              <w:rPr>
                <w:rFonts w:ascii="Cambria Math" w:hAnsi="Cambria Math" w:cs="Times New Roman"/>
                <w:i/>
                <w:sz w:val="20"/>
                <w:szCs w:val="20"/>
                <w:lang w:val="en-GB"/>
              </w:rPr>
            </m:ctrlPr>
          </m:fPr>
          <m:num>
            <m:r>
              <w:rPr>
                <w:rFonts w:ascii="Cambria Math" w:hAnsi="Cambria Math" w:cs="Times New Roman"/>
                <w:sz w:val="20"/>
                <w:szCs w:val="20"/>
                <w:lang w:val="en-GB"/>
              </w:rPr>
              <m:t>8%+29%+40%</m:t>
            </m:r>
          </m:num>
          <m:den>
            <m:r>
              <m:rPr>
                <m:nor/>
              </m:rPr>
              <w:rPr>
                <w:rFonts w:ascii="Times New Roman" w:hAnsi="Times New Roman" w:cs="Times New Roman"/>
                <w:i/>
                <w:sz w:val="20"/>
                <w:szCs w:val="20"/>
                <w:lang w:val="en-GB"/>
              </w:rPr>
              <m:t>3</m:t>
            </m:r>
          </m:den>
        </m:f>
        <m:r>
          <m:rPr>
            <m:nor/>
          </m:rPr>
          <w:rPr>
            <w:rFonts w:ascii="Cambria Math" w:hAnsi="Cambria Math" w:cs="Times New Roman"/>
            <w:i/>
            <w:iCs/>
            <w:sz w:val="20"/>
            <w:szCs w:val="20"/>
            <w:lang w:val="en-GB"/>
          </w:rPr>
          <m:t>≈26%</m:t>
        </m:r>
      </m:oMath>
      <w:del w:id="3393" w:author="Albert Kwame Osei-Owusu" w:date="2026-09-12T09:00:00Z">
        <w:r>
          <w:tab/>
          <w:delText xml:space="preserve">(A14)</w:delText>
        </w:r>
      </w:del>
      <w:ins w:id="3394" w:author="Albert Kwame Osei-Owusu" w:date="2026-09-12T09:00:00Z">
        <w:r>
          <w:tab/>
          <w:t xml:space="preserve">(A.14)</w:t>
        </w:r>
      </w:ins>
    </w:p>
    <w:p w14:paraId="09A68233" w14:textId="77777777" w:rsidR="00B871B0" w:rsidRPr="000F0CBE" w:rsidRDefault="00B871B0"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This factor reflects a compromise between precision and robustness and is not intended as a statistical uncertainty bound. </w:t>
      </w:r>
    </w:p>
    <w:p w14:paraId="53DD90CE" w14:textId="77777777" w:rsidR="0028298B" w:rsidRPr="000F0CBE" w:rsidRDefault="00A56064"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Multiplying employee ratio with the distance adjustment: </w:t>
      </w:r>
    </w:p>
    <w:p w14:paraId="7609041A" w14:textId="77777777" w:rsidR="004C3780" w:rsidRDefault="00FD10E8">
      <w:pPr>
        <w:tabs>
          <w:tab w:val="center" w:pos="4819"/>
          <w:tab w:val="right" w:pos="9638"/>
        </w:tabs>
      </w:pPr>
      <w:r>
        <w:tab/>
      </w:r>
      <m:oMath>
        <m:r>
          <w:rPr>
            <w:rFonts w:ascii="Cambria Math" w:hAnsi="Cambria Math" w:cs="Times New Roman"/>
            <w:sz w:val="20"/>
            <w:szCs w:val="20"/>
            <w:highlight w:val="yellow"/>
            <w:lang w:val="en-GB"/>
          </w:rPr>
          <m:t xml:space="preserve">Dk P&amp;V travel emissions=</m:t>
        </m:r>
        <m:r>
          <m:rPr>
            <m:nor/>
          </m:rPr>
          <w:rPr>
            <w:rFonts w:ascii="Cambria Math" w:hAnsi="Cambria Math" w:cs="Times New Roman"/>
            <w:i/>
            <w:sz w:val="20"/>
            <w:szCs w:val="20"/>
            <w:highlight w:val="yellow"/>
            <w:lang w:val="en-GB"/>
          </w:rPr>
          <m:t xml:space="preserve">0.4563 x 1.258</m:t>
        </m:r>
        <m:r>
          <w:rPr>
            <w:rFonts w:ascii="Cambria Math" w:hAnsi="Cambria Math" w:cs="Times New Roman"/>
            <w:sz w:val="20"/>
            <w:szCs w:val="20"/>
            <w:highlight w:val="yellow"/>
            <w:lang w:val="en-GB"/>
          </w:rPr>
          <m:t xml:space="preserve">≈0.5740</m:t>
        </m:r>
      </m:oMath>
      <w:del w:id="3391" w:author="Albert Kwame Osei-Owusu" w:date="2026-09-12T09:00:00Z">
        <w:r>
          <w:tab/>
          <w:delText xml:space="preserve">(A15)</w:delText>
        </w:r>
      </w:del>
      <w:ins w:id="3392" w:author="Albert Kwame Osei-Owusu" w:date="2026-09-12T09:00:00Z">
        <w:r>
          <w:tab/>
          <w:t xml:space="preserve">(A.15)</w:t>
        </w:r>
      </w:ins>
    </w:p>
    <w:p w14:paraId="52EF4E68" w14:textId="77777777" w:rsidR="00B5775B" w:rsidRDefault="0028298B" w:rsidP="000F0CBE">
      <w:pPr>
        <w:spacing w:line="240" w:lineRule="auto"/>
        <w:rPr>
          <w:rFonts w:ascii="Times New Roman" w:hAnsi="Times New Roman" w:cs="Times New Roman"/>
          <w:sz w:val="20"/>
          <w:szCs w:val="20"/>
          <w:lang w:val="en-GB"/>
        </w:rPr>
      </w:pPr>
      <w:del w:id="3389" w:author="Albert Kwame Osei-Owusu" w:date="2026-09-12T09:00:00Z">
        <w:r>
          <w:rPr>
            <w:rFonts w:ascii="Times New Roman" w:hAnsi="Times New Roman" w:cs="Times New Roman"/>
            <w:sz w:val="20"/>
            <w:szCs w:val="20"/>
            <w:lang w:val="en-GB"/>
          </w:rPr>
          <w:delText xml:space="preserve">Thus, Danish patient and visitor emissions in 2019 were estimated to be approximately 0.54 (54%) of Dutch emissions in 2016. </w:delText>
        </w:r>
      </w:del>
      <w:ins w:id="3390" w:author="Albert Kwame Osei-Owusu" w:date="2026-09-12T09:00:00Z">
        <w:r>
          <w:rPr>
            <w:rFonts w:ascii="Times New Roman" w:hAnsi="Times New Roman" w:cs="Times New Roman"/>
            <w:sz w:val="20"/>
            <w:szCs w:val="20"/>
            <w:lang w:val="en-GB"/>
          </w:rPr>
          <w:t xml:space="preserve">Danish patient and visitor emissions in 2022 are therefore 0.5740, or 57.4%, of Dutch emissions in 2016. </w:t>
        </w:r>
      </w:ins>
    </w:p>
    <w:p w14:paraId="419FDA73" w14:textId="77777777" w:rsidR="00B5775B" w:rsidRPr="000F0CBE" w:rsidRDefault="00B5775B"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Data sources and input</w:t>
      </w:r>
    </w:p>
    <w:p w14:paraId="2C8C527C" w14:textId="77777777" w:rsidR="00B5775B" w:rsidRPr="000F0CBE" w:rsidRDefault="00B5775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Data used in the scaling procedure were obtained from:</w:t>
      </w:r>
    </w:p>
    <w:p w14:paraId="1E451752" w14:textId="77777777" w:rsidR="00B5775B" w:rsidRPr="000F0CBE" w:rsidRDefault="00B5775B" w:rsidP="000F0CBE">
      <w:pPr>
        <w:spacing w:line="240" w:lineRule="auto"/>
        <w:ind w:firstLine="1304"/>
        <w:rPr>
          <w:rFonts w:ascii="Times New Roman" w:hAnsi="Times New Roman" w:cs="Times New Roman"/>
          <w:sz w:val="20"/>
          <w:szCs w:val="20"/>
          <w:lang w:val="en-GB"/>
        </w:rPr>
      </w:pPr>
      <w:proofErr w:type="spellStart"/>
      <w:r>
        <w:rPr>
          <w:rFonts w:ascii="Times New Roman" w:hAnsi="Times New Roman" w:cs="Times New Roman"/>
          <w:sz w:val="20"/>
          <w:szCs w:val="20"/>
          <w:lang w:val="en-GB"/>
        </w:rPr>
        <w:t>Steenmeijer</w:t>
      </w:r>
      <w:proofErr w:type="spellEnd"/>
      <w:r>
        <w:rPr>
          <w:rFonts w:ascii="Times New Roman" w:hAnsi="Times New Roman" w:cs="Times New Roman"/>
          <w:sz w:val="20"/>
          <w:szCs w:val="20"/>
          <w:lang w:val="en-GB"/>
        </w:rPr>
        <w:t xml:space="preserve"> et al. (background documentation)</w:t>
      </w:r>
    </w:p>
    <w:p w14:paraId="5B9C6813"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Statistics Netherlands (CBS) mobility datasets</w:t>
      </w:r>
    </w:p>
    <w:p w14:paraId="1A517F17"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The Danish National Travel Survey (Technical University of Denmark)</w:t>
      </w:r>
    </w:p>
    <w:p w14:paraId="43855532"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Statistics Denmark (employment and labour force data)</w:t>
      </w:r>
    </w:p>
    <w:p w14:paraId="6D222FB6" w14:textId="77777777" w:rsidR="00B5775B" w:rsidRPr="000F0CBE" w:rsidRDefault="00B5775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Key travel indicators included: </w:t>
      </w:r>
    </w:p>
    <w:p w14:paraId="538D3D12"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 xml:space="preserve">Average trip length and total travel distances </w:t>
      </w:r>
    </w:p>
    <w:p w14:paraId="6C6CC15D"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 xml:space="preserve">Commuting distances by purpose and mode </w:t>
      </w:r>
    </w:p>
    <w:p w14:paraId="23430738" w14:textId="77777777" w:rsidR="00B5775B" w:rsidRPr="000F0CBE" w:rsidRDefault="00B5775B" w:rsidP="000F0CBE">
      <w:pPr>
        <w:spacing w:line="240" w:lineRule="auto"/>
        <w:ind w:firstLine="1304"/>
        <w:rPr>
          <w:rFonts w:ascii="Times New Roman" w:hAnsi="Times New Roman" w:cs="Times New Roman"/>
          <w:sz w:val="20"/>
          <w:szCs w:val="20"/>
          <w:lang w:val="en-GB"/>
        </w:rPr>
      </w:pPr>
      <w:r>
        <w:rPr>
          <w:rFonts w:ascii="Times New Roman" w:hAnsi="Times New Roman" w:cs="Times New Roman"/>
          <w:sz w:val="20"/>
          <w:szCs w:val="20"/>
          <w:lang w:val="en-GB"/>
        </w:rPr>
        <w:t xml:space="preserve">Modal split and travel time by transport mode </w:t>
      </w:r>
    </w:p>
    <w:p w14:paraId="5D78C1B0" w14:textId="77777777" w:rsidR="00B5775B" w:rsidRPr="000F0CBE" w:rsidRDefault="00B5775B" w:rsidP="000F0CBE">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Uncertainties and limitations</w:t>
      </w:r>
    </w:p>
    <w:p w14:paraId="7CAB6EAD" w14:textId="77777777" w:rsidR="00B5775B" w:rsidRPr="000F0CBE" w:rsidRDefault="00B5775B"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lastRenderedPageBreak/>
        <w:t xml:space="preserve">Several sources of uncertainty are associated with the scaling approach. </w:t>
      </w:r>
      <w:del w:id="6507" w:author="Albert Kwame Osei-Owusu" w:date="2026-09-12T09:00:00Z">
        <w:r>
          <w:rPr>
            <w:rFonts w:ascii="Times New Roman" w:hAnsi="Times New Roman" w:cs="Times New Roman"/>
            <w:sz w:val="20"/>
            <w:szCs w:val="20"/>
            <w:lang w:val="en-GB"/>
          </w:rPr>
          <w:lastRenderedPageBreak/>
          <w:delText xml:space="preserve">First, data for Denmark in 2019 and the Netherlands in 2016 are not temporally aligned.</w:delText>
        </w:r>
      </w:del>
      <w:ins w:id="6508" w:author="Albert Kwame Osei-Owusu" w:date="2026-09-12T09:00:00Z">
        <w:r>
          <w:rPr>
            <w:rFonts w:ascii="Times New Roman" w:hAnsi="Times New Roman" w:cs="Times New Roman"/>
            <w:sz w:val="20"/>
            <w:szCs w:val="20"/>
            <w:lang w:val="en-GB"/>
          </w:rPr>
          <w:lastRenderedPageBreak/>
          <w:t xml:space="preserve">First, data for Denmark in 2022 and the Netherlands in 2016 are not temporally aligned.</w:t>
        </w:r>
      </w:ins>
      <w:r>
        <w:rPr>
          <w:rFonts w:ascii="Times New Roman" w:hAnsi="Times New Roman" w:cs="Times New Roman"/>
          <w:sz w:val="20"/>
          <w:szCs w:val="20"/>
          <w:lang w:val="en-GB"/>
        </w:rPr>
        <w:lastRenderedPageBreak/>
        <w:t xml:space="preserve"> Second, the assumption that the number of patients and visitors scale proportionally with </w:t>
      </w:r>
      <w:del w:id="4465" w:author="Albert Kwame Osei-Owusu" w:date="2026-09-12T09:00:00Z">
        <w:r>
          <w:rPr>
            <w:rFonts w:ascii="Times New Roman" w:hAnsi="Times New Roman" w:cs="Times New Roman"/>
            <w:sz w:val="20"/>
            <w:szCs w:val="20"/>
            <w:lang w:val="en-GB"/>
          </w:rPr>
          <w:lastRenderedPageBreak/>
          <w:delText xml:space="preserve">healthcare</w:delText>
        </w:r>
      </w:del>
      <w:ins w:id="4466" w:author="Albert Kwame Osei-Owusu" w:date="2026-09-12T09:00:00Z">
        <w:r>
          <w:rPr>
            <w:rFonts w:ascii="Times New Roman" w:hAnsi="Times New Roman" w:cs="Times New Roman"/>
            <w:sz w:val="20"/>
            <w:szCs w:val="20"/>
            <w:lang w:val="en-GB"/>
          </w:rPr>
          <w:lastRenderedPageBreak/>
          <w:t xml:space="preserve">health care</w:t>
        </w:r>
      </w:ins>
      <w:r>
        <w:rPr>
          <w:rFonts w:ascii="Times New Roman" w:hAnsi="Times New Roman" w:cs="Times New Roman"/>
          <w:sz w:val="20"/>
          <w:szCs w:val="20"/>
          <w:lang w:val="en-GB"/>
        </w:rPr>
        <w:lastRenderedPageBreak/>
        <w:t xml:space="preserve"> employment may not fully capture differences in </w:t>
      </w:r>
      <w:del w:id="4467" w:author="Albert Kwame Osei-Owusu" w:date="2026-09-12T09:00:00Z">
        <w:r>
          <w:rPr>
            <w:rFonts w:ascii="Times New Roman" w:hAnsi="Times New Roman" w:cs="Times New Roman"/>
            <w:sz w:val="20"/>
            <w:szCs w:val="20"/>
            <w:lang w:val="en-GB"/>
          </w:rPr>
          <w:lastRenderedPageBreak/>
          <w:delText xml:space="preserve">healthcare</w:delText>
        </w:r>
      </w:del>
      <w:ins w:id="4468" w:author="Albert Kwame Osei-Owusu" w:date="2026-09-12T09:00:00Z">
        <w:r>
          <w:rPr>
            <w:rFonts w:ascii="Times New Roman" w:hAnsi="Times New Roman" w:cs="Times New Roman"/>
            <w:sz w:val="20"/>
            <w:szCs w:val="20"/>
            <w:lang w:val="en-GB"/>
          </w:rPr>
          <w:lastRenderedPageBreak/>
          <w:t xml:space="preserve">health care</w:t>
        </w:r>
      </w:ins>
      <w:r>
        <w:rPr>
          <w:rFonts w:ascii="Times New Roman" w:hAnsi="Times New Roman" w:cs="Times New Roman"/>
          <w:sz w:val="20"/>
          <w:szCs w:val="20"/>
          <w:lang w:val="en-GB"/>
        </w:rPr>
        <w:lastRenderedPageBreak/>
        <w:t xml:space="preserve"> utilisation patterns. Third, the use of a heuristic distance scaling factor simplifies complex differences in travel behaviour and infrastructure. </w:t>
      </w:r>
    </w:p>
    <w:p>
      <w:pPr>
        <w:spacing w:line="240" w:lineRule="auto"/>
        <w:rPr>
          <w:ins w:id="5495" w:author="Albert Kwame Osei-Owusu" w:date="2026-09-12T09:00:00Z"/>
          <w:rFonts w:ascii="Times New Roman" w:hAnsi="Times New Roman" w:cs="Times New Roman"/>
          <w:i/>
          <w:iCs/>
          <w:sz w:val="20"/>
          <w:szCs w:val="20"/>
          <w:lang w:val="en-GB"/>
        </w:rPr>
      </w:pPr>
      <w:ins w:id="5496" w:author="Albert Kwame Osei-Owusu" w:date="2026-09-12T09:00:00Z">
        <w:r>
          <w:rPr>
            <w:rFonts w:ascii="Times New Roman" w:hAnsi="Times New Roman" w:cs="Times New Roman"/>
            <w:i/>
            <w:iCs/>
            <w:sz w:val="20"/>
            <w:szCs w:val="20"/>
            <w:lang w:val="en-GB"/>
          </w:rPr>
          <w:t xml:space="preserve">Parameter uncertainty: Monte Carlo simulation</w:t>
        </w:r>
      </w:ins>
    </w:p>
    <w:p>
      <w:pPr>
        <w:spacing w:line="240" w:lineRule="auto"/>
        <w:rPr>
          <w:ins w:id="5497" w:author="Albert Kwame Osei-Owusu" w:date="2026-09-12T09:00:00Z"/>
          <w:rFonts w:ascii="Times New Roman" w:hAnsi="Times New Roman" w:cs="Times New Roman"/>
          <w:sz w:val="20"/>
          <w:szCs w:val="20"/>
          <w:lang w:val="en-GB"/>
        </w:rPr>
      </w:pPr>
      <w:ins w:id="5498" w:author="Albert Kwame Osei-Owusu" w:date="2026-09-12T09:00:00Z">
        <w:r>
          <w:rPr>
            <w:rFonts w:ascii="Times New Roman" w:hAnsi="Times New Roman" w:cs="Times New Roman"/>
            <w:sz w:val="20"/>
            <w:szCs w:val="20"/>
            <w:lang w:val="en-GB"/>
          </w:rPr>
          <w:t xml:space="preserve">Parameter uncertainty is propagated by Monte Carlo simulation with 100,000 draws at a fixed seed. Each uncertain input is multiplied by an independent lognormal factor whose median is one, so the draws are centred on the deterministic estimate rather than displaced from it, and whose geometric standard deviation is set from the kind of source the parameter has. The input-output coefficients carry a single shared factor with a coefficient of variation of 8.35%, taken from the Danish health-care row of Lenzen and colleagues (2020); the bottom-up terms carry their own factors, tightest for the values read directly from a national account and widest for those obtained by scaling one country's figure onto another.</w:t>
        </w:r>
      </w:ins>
    </w:p>
    <w:p>
      <w:pPr>
        <w:spacing w:line="240" w:lineRule="auto"/>
        <w:rPr>
          <w:ins w:id="5499" w:author="Albert Kwame Osei-Owusu" w:date="2026-09-12T09:00:00Z"/>
          <w:rFonts w:ascii="Times New Roman" w:hAnsi="Times New Roman" w:cs="Times New Roman"/>
          <w:sz w:val="20"/>
          <w:szCs w:val="20"/>
          <w:lang w:val="en-GB"/>
        </w:rPr>
      </w:pPr>
      <w:ins w:id="5500" w:author="Albert Kwame Osei-Owusu" w:date="2026-09-12T09:00:00Z">
        <w:r>
          <w:rPr>
            <w:rFonts w:ascii="Times New Roman" w:hAnsi="Times New Roman" w:cs="Times New Roman"/>
            <w:sz w:val="20"/>
            <w:szCs w:val="20"/>
            <w:lang w:val="en-GB"/>
          </w:rPr>
          <w:t xml:space="preserve">Employee commuting and patient and visitor travel are drawn with a correlation of 0.8, because the same ratio method and the same national travel survey produced both. Treating them as independent would understate the width of the interval, and the correlation is reported at 0, 0.5 and 0.8 so that the reader can see how much of the result the assumption carries.</w:t>
        </w:r>
      </w:ins>
    </w:p>
    <w:p>
      <w:pPr>
        <w:spacing w:line="240" w:lineRule="auto"/>
        <w:rPr>
          <w:ins w:id="5501" w:author="Albert Kwame Osei-Owusu" w:date="2026-09-12T09:00:00Z"/>
          <w:rFonts w:ascii="Times New Roman" w:hAnsi="Times New Roman" w:cs="Times New Roman"/>
          <w:sz w:val="20"/>
          <w:szCs w:val="20"/>
          <w:lang w:val="en-GB"/>
        </w:rPr>
      </w:pPr>
      <w:ins w:id="5502" w:author="Albert Kwame Osei-Owusu" w:date="2026-09-12T09:00:00Z">
        <w:r>
          <w:rPr>
            <w:rFonts w:ascii="Times New Roman" w:hAnsi="Times New Roman" w:cs="Times New Roman"/>
            <w:sz w:val="20"/>
            <w:szCs w:val="20"/>
            <w:lang w:val="en-GB"/>
          </w:rPr>
          <w:t xml:space="preserve">Variance is attributed to inputs by first-order Sobol indices, computed in closed form rather than estimated from the draws, because the model is additive in its parameters. The covariance of the two travel terms is reported as a row of its own rather than distributed over them or suppressed, so the decomposition sums to 100%. For the 2022 climate footprint the input-output parameters account for 79.4% of the variance, patient and visitor travel for 6.9%, employee commuting for 4.6%, and the covariance of those two for a further 8.9%; every remaining bottom-up term accounts for less than 0.1%, and the three together for 0.11%.</w:t>
        </w:r>
      </w:ins>
    </w:p>
    <w:p>
      <w:pPr>
        <w:spacing w:line="240" w:lineRule="auto"/>
        <w:rPr>
          <w:ins w:id="5503" w:author="Albert Kwame Osei-Owusu" w:date="2026-09-12T09:00:00Z"/>
          <w:rFonts w:ascii="Times New Roman" w:hAnsi="Times New Roman" w:cs="Times New Roman"/>
          <w:sz w:val="20"/>
          <w:szCs w:val="20"/>
          <w:lang w:val="en-GB"/>
        </w:rPr>
      </w:pPr>
      <w:ins w:id="5504" w:author="Albert Kwame Osei-Owusu" w:date="2026-09-12T09:00:00Z">
        <w:r>
          <w:rPr>
            <w:rFonts w:ascii="Times New Roman" w:hAnsi="Times New Roman" w:cs="Times New Roman"/>
            <w:sz w:val="20"/>
            <w:szCs w:val="20"/>
            <w:lang w:val="en-GB"/>
          </w:rPr>
          <w:t xml:space="preserve">Two consequences follow. The width of the reported intervals is a property of the multi-regional input-output data and not of the Danish primary data, so further national data collection on anaesthetics, inhaler propellants or travel would not materially narrow them. And the ranking of contributors is more precisely determined than the levels are, because the shared input-output factor cancels in a ratio: pharmaceuticals and chemical products hold rank one in 99.99% of draws even though their level moves by about 16%.</w:t>
        </w:r>
      </w:ins>
    </w:p>
    <w:p>
      <w:pPr>
        <w:spacing w:line="240" w:lineRule="auto"/>
        <w:rPr>
          <w:ins w:id="5505" w:author="Albert Kwame Osei-Owusu" w:date="2026-09-12T09:00:00Z"/>
          <w:rFonts w:ascii="Times New Roman" w:hAnsi="Times New Roman" w:cs="Times New Roman"/>
          <w:sz w:val="20"/>
          <w:szCs w:val="20"/>
          <w:lang w:val="en-GB"/>
        </w:rPr>
      </w:pPr>
      <w:ins w:id="5506" w:author="Albert Kwame Osei-Owusu" w:date="2026-09-12T09:00:00Z">
        <w:r>
          <w:rPr>
            <w:rFonts w:ascii="Times New Roman" w:hAnsi="Times New Roman" w:cs="Times New Roman"/>
            <w:sz w:val="20"/>
            <w:szCs w:val="20"/>
            <w:lang w:val="en-GB"/>
          </w:rPr>
          <w:t xml:space="preserve">Choices that are decisions rather than measurement error are reported as discrete scenarios beside the interval, not folded into it. The most important of these is the mapping of pharmaceutical expenditure: on a pharmaceutical-specific intensity rather than on chemicals n.e.c., the climate median falls to 3,544 kt, which lies outside the parametric 95% interval of 4,012 to 5,460 kt. A modelling choice therefore moves this estimate further than all six parameters together do.</w:t>
        </w:r>
      </w:ins>
    </w:p>
    <w:p w14:paraId="57C1D8B5" w14:textId="77777777" w:rsidR="002B47D8" w:rsidRPr="000F0CBE" w:rsidRDefault="002B47D8" w:rsidP="000F0CBE">
      <w:pPr>
        <w:spacing w:line="240" w:lineRule="auto"/>
        <w:rPr>
          <w:rFonts w:ascii="Times New Roman" w:hAnsi="Times New Roman" w:cs="Times New Roman"/>
          <w:i/>
          <w:iCs/>
          <w:sz w:val="20"/>
          <w:szCs w:val="20"/>
          <w:lang w:val="en-GB"/>
        </w:rPr>
      </w:pPr>
      <w:del w:id="2337" w:author="Albert Kwame Osei-Owusu" w:date="2026-09-12T09:00:00Z">
        <w:r>
          <w:rPr>
            <w:rFonts w:ascii="Times New Roman" w:hAnsi="Times New Roman" w:cs="Times New Roman"/>
            <w:i/>
            <w:iCs/>
            <w:sz w:val="20"/>
            <w:szCs w:val="20"/>
            <w:lang w:val="en-GB"/>
          </w:rPr>
          <w:delText xml:space="preserve">Data availability </w:delText>
        </w:r>
      </w:del>
      <w:ins w:id="2338" w:author="Albert Kwame Osei-Owusu" w:date="2026-09-12T09:00:00Z">
        <w:r>
          <w:t xml:space="preserve">Data availability</w:t>
        </w:r>
      </w:ins>
    </w:p>
    <w:p w14:paraId="42A38D51" w14:textId="77777777" w:rsidR="002B47D8" w:rsidRPr="000F0CBE" w:rsidRDefault="00762819"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Materials required to reproduce the analysis are available in a public repository (</w:t>
      </w:r>
      <w:proofErr w:type="spellStart"/>
      <w:r>
        <w:rPr>
          <w:rFonts w:ascii="Times New Roman" w:hAnsi="Times New Roman" w:cs="Times New Roman"/>
          <w:sz w:val="20"/>
          <w:szCs w:val="20"/>
          <w:lang w:val="en-GB"/>
        </w:rPr>
        <w:t>Zenodo</w:t>
      </w:r>
      <w:proofErr w:type="spellEnd"/>
      <w:r>
        <w:rPr>
          <w:rFonts w:ascii="Times New Roman" w:hAnsi="Times New Roman" w:cs="Times New Roman"/>
          <w:sz w:val="20"/>
          <w:szCs w:val="20"/>
          <w:lang w:val="en-GB"/>
        </w:rPr>
        <w:t xml:space="preserve"> DOI: 10.5281/zenodo.20542390). These include the modified Python scripts implementing the Danish model, Danish Supply-Use Table extraction and preprocessing scripts, the SHA-to-EXIOBASE concordance, bottom-up datasets (nitrous oxide, </w:t>
      </w:r>
      <w:proofErr w:type="spellStart"/>
      <w:r>
        <w:rPr>
          <w:rFonts w:ascii="Times New Roman" w:hAnsi="Times New Roman" w:cs="Times New Roman"/>
          <w:sz w:val="20"/>
          <w:szCs w:val="20"/>
          <w:lang w:val="en-GB"/>
        </w:rPr>
        <w:t>pMDIs</w:t>
      </w:r>
      <w:proofErr w:type="spellEnd"/>
      <w:r>
        <w:rPr>
          <w:rFonts w:ascii="Times New Roman" w:hAnsi="Times New Roman" w:cs="Times New Roman"/>
          <w:sz w:val="20"/>
          <w:szCs w:val="20"/>
          <w:lang w:val="en-GB"/>
        </w:rPr>
        <w:t xml:space="preserve">, and private travel), and figure-generation code, along with documentation describing the modelling workflow. </w:t>
      </w:r>
    </w:p>
    <w:p w14:paraId="1771360B" w14:textId="77777777" w:rsidR="002B47D8" w:rsidRPr="000F0CBE" w:rsidRDefault="002B47D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analysis relies on </w:t>
      </w:r>
      <w:del w:id="3387" w:author="Albert Kwame Osei-Owusu" w:date="2026-09-12T09:00:00Z">
        <w:r>
          <w:rPr>
            <w:rFonts w:ascii="Times New Roman" w:hAnsi="Times New Roman" w:cs="Times New Roman"/>
            <w:sz w:val="20"/>
            <w:szCs w:val="20"/>
            <w:lang w:val="en-GB"/>
          </w:rPr>
          <w:delText xml:space="preserve">EXIOBASE v3.7 and</w:delText>
        </w:r>
      </w:del>
      <w:ins w:id="3388" w:author="Albert Kwame Osei-Owusu" w:date="2026-09-12T09:00:00Z">
        <w:r>
          <w:rPr>
            <w:rFonts w:ascii="Times New Roman" w:hAnsi="Times New Roman" w:cs="Times New Roman"/>
            <w:sz w:val="20"/>
            <w:szCs w:val="20"/>
            <w:lang w:val="en-GB"/>
          </w:rPr>
          <w:t xml:space="preserve">EXIOBASE version 3.8.2 and</w:t>
        </w:r>
      </w:ins>
      <w:r>
        <w:rPr>
          <w:rFonts w:ascii="Times New Roman" w:hAnsi="Times New Roman" w:cs="Times New Roman"/>
          <w:sz w:val="20"/>
          <w:szCs w:val="20"/>
          <w:lang w:val="en-GB"/>
        </w:rPr>
        <w:t xml:space="preserve"> Danish national accounts data from Statistics Denmark, which are subject to licensing and access restrictions and must be obtained independently. All other data generated or analysed during this study are included in the repository. </w:t>
      </w:r>
    </w:p>
    <w:p w14:paraId="6D3300C3" w14:textId="3991A300" w:rsidR="002B47D8" w:rsidRPr="000F0CBE" w:rsidRDefault="002B47D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The analysis was implemented in Python (v3.11.7) using pandas (v2.1.4), </w:t>
      </w:r>
      <w:proofErr w:type="spellStart"/>
      <w:r>
        <w:rPr>
          <w:rFonts w:ascii="Times New Roman" w:hAnsi="Times New Roman" w:cs="Times New Roman"/>
          <w:sz w:val="20"/>
          <w:szCs w:val="20"/>
          <w:lang w:val="en-GB"/>
        </w:rPr>
        <w:t>numpy</w:t>
      </w:r>
      <w:proofErr w:type="spellEnd"/>
      <w:r>
        <w:rPr>
          <w:rFonts w:ascii="Times New Roman" w:hAnsi="Times New Roman" w:cs="Times New Roman"/>
          <w:sz w:val="20"/>
          <w:szCs w:val="20"/>
          <w:lang w:val="en-GB"/>
        </w:rPr>
        <w:t xml:space="preserve"> (v1.26.4), and matplotlib (v3.8.0). The model implementation corresponds to repository release v1.0.</w:t>
      </w:r>
      <w:r w:rsidR="003E14F8">
        <w:rPr>
          <w:rFonts w:ascii="Times New Roman" w:hAnsi="Times New Roman" w:cs="Times New Roman"/>
          <w:sz w:val="20"/>
          <w:szCs w:val="20"/>
          <w:lang w:val="en-GB"/>
        </w:rPr>
        <w:t>1</w:t>
      </w:r>
      <w:r>
        <w:rPr>
          <w:rFonts w:ascii="Times New Roman" w:hAnsi="Times New Roman" w:cs="Times New Roman"/>
          <w:sz w:val="20"/>
          <w:szCs w:val="20"/>
          <w:lang w:val="en-GB"/>
        </w:rPr>
        <w:t xml:space="preserve"> (DOI: </w:t>
      </w:r>
      <w:hyperlink r:id="rId12" w:history="1">
        <w:r w:rsidR="004319DB" w:rsidRPr="004319DB">
          <w:rPr>
            <w:rStyle w:val="Hyperlink"/>
            <w:rFonts w:ascii="Times New Roman" w:hAnsi="Times New Roman" w:cs="Times New Roman"/>
            <w:sz w:val="20"/>
            <w:szCs w:val="20"/>
          </w:rPr>
          <w:t>10.5281/zenodo.21493995</w:t>
        </w:r>
      </w:hyperlink>
      <w:r>
        <w:rPr>
          <w:rFonts w:ascii="Times New Roman" w:hAnsi="Times New Roman" w:cs="Times New Roman"/>
          <w:sz w:val="20"/>
          <w:szCs w:val="20"/>
          <w:lang w:val="en-GB"/>
        </w:rPr>
        <w:t xml:space="preserve">). </w:t>
      </w:r>
    </w:p>
    <w:p w14:paraId="58B11E97" w14:textId="77777777" w:rsidR="00161887" w:rsidRPr="000F0CBE" w:rsidRDefault="00161887" w:rsidP="00161887">
      <w:pPr>
        <w:spacing w:line="240" w:lineRule="auto"/>
        <w:rPr>
          <w:rFonts w:ascii="Times New Roman" w:hAnsi="Times New Roman" w:cs="Times New Roman"/>
          <w:i/>
          <w:iCs/>
          <w:sz w:val="20"/>
          <w:szCs w:val="20"/>
          <w:lang w:val="en-GB"/>
        </w:rPr>
      </w:pPr>
      <w:r>
        <w:rPr>
          <w:rFonts w:ascii="Times New Roman" w:hAnsi="Times New Roman" w:cs="Times New Roman"/>
          <w:i/>
          <w:iCs/>
          <w:sz w:val="20"/>
          <w:szCs w:val="20"/>
          <w:lang w:val="en-GB"/>
        </w:rPr>
        <w:t>Scope 1, scope 2, and scope 3 of greenhouse gas emissions</w:t>
      </w:r>
    </w:p>
    <w:p w14:paraId="1DEF7A79" w14:textId="77777777" w:rsidR="002B47D8" w:rsidRPr="000F0CBE" w:rsidRDefault="002B47D8"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 Scope 1-3 decomposition of greenhouse gas emissions was conducted by combining the EEIO framework with the bottom-up estimates. </w:t>
      </w:r>
      <w:del w:id="3383" w:author="Albert Kwame Osei-Owusu" w:date="2026-09-12T09:00:00Z">
        <w:r>
          <w:rPr>
            <w:rFonts w:ascii="Times New Roman" w:hAnsi="Times New Roman" w:cs="Times New Roman"/>
            <w:sz w:val="20"/>
            <w:szCs w:val="20"/>
            <w:lang w:val="en-GB"/>
          </w:rPr>
          <w:delText xml:space="preserve">Scope 1 was defined as direct emissions from Danish healthcare service sectors, supplemented with bottom-up estimates of anaesthetic gases and </w:delText>
        </w:r>
      </w:del>
      <w:ins w:id="3384" w:author="Albert Kwame Osei-Owusu" w:date="2026-09-12T09:00:00Z">
        <w:r>
          <w:rPr>
            <w:rFonts w:ascii="Times New Roman" w:hAnsi="Times New Roman" w:cs="Times New Roman"/>
            <w:sz w:val="20"/>
            <w:szCs w:val="20"/>
            <w:lang w:val="en-GB"/>
          </w:rPr>
          <w:t xml:space="preserve">Scope 1 is taken from Statistics Denmark's DRIVHUS greenhouse-gas accounts by industry for the health and social care industries, with hospital nitrous oxide netted out of that figure before the bottom-up terms for anaesthetic gases and </w:t>
        </w:r>
      </w:ins>
      <w:proofErr w:type="spellStart"/>
      <w:r>
        <w:rPr>
          <w:rFonts w:ascii="Times New Roman" w:hAnsi="Times New Roman" w:cs="Times New Roman"/>
          <w:sz w:val="20"/>
          <w:szCs w:val="20"/>
          <w:lang w:val="en-GB"/>
        </w:rPr>
        <w:t>pMDIs</w:t>
      </w:r>
      <w:proofErr w:type="spellEnd"/>
      <w:del w:id="3385" w:author="Albert Kwame Osei-Owusu" w:date="2026-09-12T09:00:00Z">
        <w:r>
          <w:rPr>
            <w:rFonts w:ascii="Times New Roman" w:hAnsi="Times New Roman" w:cs="Times New Roman"/>
            <w:sz w:val="20"/>
            <w:szCs w:val="20"/>
            <w:lang w:val="en-GB"/>
          </w:rPr>
          <w:delText xml:space="preserve">. Scope 2 includes emissions from electricity, gas, and heat supply induced by healthcare demand. Scope 3 was calculated as the residual and includes all upstream supply-chain emissions. </w:delText>
        </w:r>
      </w:del>
      <w:ins w:id="3386" w:author="Albert Kwame Osei-Owusu" w:date="2026-09-12T09:00:00Z">
        <w:r>
          <w:rPr>
            <w:rFonts w:ascii="Times New Roman" w:hAnsi="Times New Roman" w:cs="Times New Roman"/>
            <w:sz w:val="20"/>
            <w:szCs w:val="20"/>
            <w:lang w:val="en-GB"/>
          </w:rPr>
          <w:t xml:space="preserve"> are added. Scope 2 covers the electricity, gas and heat supply induced by health care demand. Scope 3 is the residual, covering all remaining upstream supply-chain emissions together with employee commuting. Patient and visitor travel falls outside the GHG Protocol's reporting boundary and is reported separately rather than folded into Scope 3. </w:t>
        </w:r>
      </w:ins>
    </w:p>
    <w:p w14:paraId="073A31DA" w14:textId="77777777" w:rsidR="002472CE" w:rsidRPr="000F0CBE" w:rsidRDefault="002B47D8" w:rsidP="000F0CBE">
      <w:pPr>
        <w:spacing w:line="240" w:lineRule="auto"/>
        <w:rPr>
          <w:rFonts w:ascii="Times New Roman" w:hAnsi="Times New Roman" w:cs="Times New Roman"/>
          <w:b/>
          <w:bCs/>
          <w:sz w:val="20"/>
          <w:szCs w:val="20"/>
          <w:lang w:val="en-GB"/>
        </w:rPr>
      </w:pPr>
      <w:r>
        <w:rPr>
          <w:rFonts w:ascii="Times New Roman" w:hAnsi="Times New Roman" w:cs="Times New Roman"/>
          <w:sz w:val="20"/>
          <w:szCs w:val="20"/>
          <w:lang w:val="en-GB"/>
        </w:rPr>
        <w:t xml:space="preserve">Due to the structure of EXIOBASE, emissions are allocated to producing sectors rather than to the sector exercising operational control. As a result, activities such as transport are represented as upstream services, and associated fuel emissions (from ambulances, helicopters, etc.) are attributed to the transport sector rather than to </w:t>
      </w:r>
      <w:del w:id="4469" w:author="Albert Kwame Osei-Owusu" w:date="2026-09-12T09:00:00Z">
        <w:r>
          <w:rPr>
            <w:rFonts w:ascii="Times New Roman" w:hAnsi="Times New Roman" w:cs="Times New Roman"/>
            <w:sz w:val="20"/>
            <w:szCs w:val="20"/>
            <w:lang w:val="en-GB"/>
          </w:rPr>
          <w:delText xml:space="preserve">healthcare</w:delText>
        </w:r>
      </w:del>
      <w:ins w:id="447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service delivery. Consequently, Scope 1 is structurally underestimated and Scope 3 correspondingly overestimated, mainly because all travel-related emissions are included within Scope 3. </w:t>
      </w:r>
    </w:p>
    <w:p w14:paraId="5E972D05" w14:textId="77777777" w:rsidR="002472CE" w:rsidRPr="000F0CBE" w:rsidRDefault="002472CE" w:rsidP="000F0CBE">
      <w:pPr>
        <w:spacing w:line="240" w:lineRule="auto"/>
        <w:rPr>
          <w:rFonts w:ascii="Times New Roman" w:hAnsi="Times New Roman" w:cs="Times New Roman"/>
          <w:i/>
          <w:iCs/>
          <w:sz w:val="20"/>
          <w:szCs w:val="20"/>
          <w:lang w:val="en-GB"/>
        </w:rPr>
      </w:pPr>
      <w:r>
        <w:rPr>
          <w:rFonts w:ascii="Times New Roman" w:hAnsi="Times New Roman" w:cs="Times New Roman"/>
          <w:noProof/>
          <w:sz w:val="20"/>
          <w:szCs w:val="20"/>
          <w:lang w:val="en-GB"/>
        </w:rPr>
        <w:lastRenderedPageBreak/>
        <w:drawing>
          <wp:inline distT="0" distB="0" distL="0" distR="0" wp14:anchorId="6254D2F0" wp14:editId="6B2D24B1">
            <wp:extent cx="6116955" cy="3413261"/>
            <wp:effectExtent l="0" t="0" r="0" b="0"/>
            <wp:docPr id="1329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6955" cy="3413261"/>
                    </a:xfrm>
                    <a:prstGeom prst="rect">
                      <a:avLst/>
                    </a:prstGeom>
                    <a:noFill/>
                    <a:ln>
                      <a:noFill/>
                    </a:ln>
                  </pic:spPr>
                </pic:pic>
              </a:graphicData>
            </a:graphic>
          </wp:inline>
        </w:drawing>
      </w:r>
      <w:del w:id="3375" w:author="Albert Kwame Osei-Owusu" w:date="2026-09-12T09:00:00Z">
        <w:r>
          <w:rPr>
            <w:rFonts w:ascii="Times New Roman" w:hAnsi="Times New Roman" w:cs="Times New Roman"/>
            <w:i/>
            <w:iCs/>
            <w:sz w:val="20"/>
            <w:szCs w:val="20"/>
            <w:lang w:val="en-GB"/>
          </w:rPr>
          <w:delText xml:space="preserve"> Figure A2: Greenhouse gas emissions associated with Danish healthcare provision in 2019 disaggregated by Scope 1, Scope 2, and Scope 3 (kt </w:delText>
        </w:r>
      </w:del>
      <w:ins w:id="10644" w:author="Albert Kwame Osei-Owusu" w:date="2026-09-12T09:00:00Z">
        <w:del w:id="10642" w:author="Albert Kwame Osei-Owusu" w:date="2026-09-12T09:00:00Z">
          <w:r>
            <w:rPr>
              <w:rFonts w:ascii="Times New Roman" w:hAnsi="Times New Roman" w:cs="Times New Roman"/>
              <w:i/>
              <w:iCs/>
              <w:sz w:val="20"/>
              <w:szCs w:val="20"/>
              <w:lang w:val="en-GB"/>
            </w:rPr>
            <w:delText xml:space="preserve"> Figure A2: Greenhouse gas emissions associated with Danish health care provision in 2022 disaggregated by Scope 1, Scope 2, and Scope 3 (kt </w:delText>
          </w:r>
        </w:del>
      </w:ins>
      <w:ins w:id="10643" w:author="Albert Kwame Osei-Owusu" w:date="2026-09-12T09:00:00Z">
        <w:r>
          <w:rPr>
            <w:rFonts w:ascii="Times New Roman" w:hAnsi="Times New Roman" w:cs="Times New Roman"/>
            <w:i/>
            <w:iCs/>
            <w:sz w:val="20"/>
            <w:szCs w:val="20"/>
            <w:lang w:val="en-GB"/>
          </w:rPr>
          <w:t xml:space="preserve"> Figure A2: The ten largest producing region by industry pairs in each impact category, coloured by GHG Protocol scope, Danish health care 2022 (kt </w:t>
        </w:r>
      </w:ins>
      <w:proofErr w:type="spellStart"/>
      <w:r>
        <w:rPr>
          <w:rFonts w:ascii="Times New Roman" w:hAnsi="Times New Roman" w:cs="Times New Roman"/>
          <w:i/>
          <w:iCs/>
          <w:sz w:val="20"/>
          <w:szCs w:val="20"/>
          <w:lang w:val="en-GB"/>
        </w:rPr>
        <w:t>CO₂e</w:t>
      </w:r>
      <w:proofErr w:type="spellEnd"/>
      <w:del w:id="3377" w:author="Albert Kwame Osei-Owusu" w:date="2026-09-12T09:00:00Z">
        <w:r>
          <w:rPr>
            <w:rFonts w:ascii="Times New Roman" w:hAnsi="Times New Roman" w:cs="Times New Roman"/>
            <w:i/>
            <w:iCs/>
            <w:sz w:val="20"/>
            <w:szCs w:val="20"/>
            <w:lang w:val="en-GB"/>
          </w:rPr>
          <w:delText xml:space="preserve">), using an EE‑MRIO framework (EXIOBASE v3.7) supplemented</w:delText>
        </w:r>
      </w:del>
      <w:ins w:id="10648" w:author="Albert Kwame Osei-Owusu" w:date="2026-09-12T09:00:00Z">
        <w:del w:id="10646" w:author="Albert Kwame Osei-Owusu" w:date="2026-09-12T09:00:00Z">
          <w:r>
            <w:rPr>
              <w:rFonts w:ascii="Times New Roman" w:hAnsi="Times New Roman" w:cs="Times New Roman"/>
              <w:i/>
              <w:iCs/>
              <w:sz w:val="20"/>
              <w:szCs w:val="20"/>
              <w:lang w:val="en-GB"/>
            </w:rPr>
            <w:delText xml:space="preserve">), using an EE‑MRIO framework (EXIOBASE version 3.8.2) supplemented</w:delText>
          </w:r>
        </w:del>
      </w:ins>
      <w:ins w:id="10647" w:author="Albert Kwame Osei-Owusu" w:date="2026-09-12T09:00:00Z">
        <w:r>
          <w:rPr>
            <w:rFonts w:ascii="Times New Roman" w:hAnsi="Times New Roman" w:cs="Times New Roman"/>
            <w:i/>
            <w:iCs/>
            <w:sz w:val="20"/>
            <w:szCs w:val="20"/>
            <w:lang w:val="en-GB"/>
          </w:rPr>
          <w:t xml:space="preserve">). DNK-HEAL, the Danish health and social care industry itself, is the only Scope 1 node of any size; every other pair sits in Scope 3. Region codes are ISO3 for individual countries and RoW AF, RoW AM, RoW AP, RoW EU and RoW ME for the EXIOBASE rest-of-world regions. The figure supplements</w:t>
        </w:r>
      </w:ins>
      <w:r>
        <w:rPr>
          <w:rFonts w:ascii="Times New Roman" w:hAnsi="Times New Roman" w:cs="Times New Roman"/>
          <w:i/>
          <w:iCs/>
          <w:sz w:val="20"/>
          <w:szCs w:val="20"/>
          <w:lang w:val="en-GB"/>
        </w:rPr>
        <w:t xml:space="preserve"> with bottom-up estimates. Scope 1 includes direct emissions from </w:t>
      </w:r>
      <w:del w:id="4471" w:author="Albert Kwame Osei-Owusu" w:date="2026-09-12T09:00:00Z">
        <w:r>
          <w:rPr>
            <w:rFonts w:ascii="Times New Roman" w:hAnsi="Times New Roman" w:cs="Times New Roman"/>
            <w:i/>
            <w:iCs/>
            <w:sz w:val="20"/>
            <w:szCs w:val="20"/>
            <w:lang w:val="en-GB"/>
          </w:rPr>
          <w:delText xml:space="preserve">healthcare</w:delText>
        </w:r>
      </w:del>
      <w:ins w:id="4472" w:author="Albert Kwame Osei-Owusu" w:date="2026-09-12T09:00:00Z">
        <w:r>
          <w:rPr>
            <w:rFonts w:ascii="Times New Roman" w:hAnsi="Times New Roman" w:cs="Times New Roman"/>
            <w:i/>
            <w:iCs/>
            <w:sz w:val="20"/>
            <w:szCs w:val="20"/>
            <w:lang w:val="en-GB"/>
          </w:rPr>
          <w:t xml:space="preserve">health care</w:t>
        </w:r>
      </w:ins>
      <w:r>
        <w:rPr>
          <w:rFonts w:ascii="Times New Roman" w:hAnsi="Times New Roman" w:cs="Times New Roman"/>
          <w:i/>
          <w:iCs/>
          <w:sz w:val="20"/>
          <w:szCs w:val="20"/>
          <w:lang w:val="en-GB"/>
        </w:rPr>
        <w:t xml:space="preserve"> services and bottom-up additions (anaesthetic gases and </w:t>
      </w:r>
      <w:proofErr w:type="spellStart"/>
      <w:r>
        <w:rPr>
          <w:rFonts w:ascii="Times New Roman" w:hAnsi="Times New Roman" w:cs="Times New Roman"/>
          <w:i/>
          <w:iCs/>
          <w:sz w:val="20"/>
          <w:szCs w:val="20"/>
          <w:lang w:val="en-GB"/>
        </w:rPr>
        <w:t>pMDIs</w:t>
      </w:r>
      <w:proofErr w:type="spellEnd"/>
      <w:r>
        <w:rPr>
          <w:rFonts w:ascii="Times New Roman" w:hAnsi="Times New Roman" w:cs="Times New Roman"/>
          <w:i/>
          <w:iCs/>
          <w:sz w:val="20"/>
          <w:szCs w:val="20"/>
          <w:lang w:val="en-GB"/>
        </w:rPr>
        <w:t xml:space="preserve">), Scope 2 includes emissions from electricity and heat supply, and Scope 3 includes upstream supply-chain impacts and private travel. Due to the MRIO accounting structure, </w:t>
      </w:r>
      <w:proofErr w:type="gramStart"/>
      <w:del w:id="3379" w:author="Albert Kwame Osei-Owusu" w:date="2026-09-12T09:00:00Z">
        <w:r>
          <w:rPr>
            <w:rFonts w:ascii="Times New Roman" w:hAnsi="Times New Roman" w:cs="Times New Roman"/>
            <w:i/>
            <w:iCs/>
            <w:sz w:val="20"/>
            <w:szCs w:val="20"/>
            <w:lang w:val="en-GB"/>
          </w:rPr>
          <w:delText xml:space="preserve">the majority of</w:delText>
        </w:r>
      </w:del>
      <w:ins w:id="3380" w:author="Albert Kwame Osei-Owusu" w:date="2026-09-12T09:00:00Z">
        <w:r>
          <w:rPr>
            <w:rFonts w:ascii="Times New Roman" w:hAnsi="Times New Roman" w:cs="Times New Roman"/>
            <w:i/>
            <w:iCs/>
            <w:sz w:val="20"/>
            <w:szCs w:val="20"/>
            <w:lang w:val="en-GB"/>
          </w:rPr>
          <w:t xml:space="preserve">a part of</w:t>
        </w:r>
      </w:ins>
      <w:proofErr w:type="gramEnd"/>
      <w:del w:id="3381" w:author="Albert Kwame Osei-Owusu" w:date="2026-09-12T09:00:00Z">
        <w:r>
          <w:rPr>
            <w:rFonts w:ascii="Times New Roman" w:hAnsi="Times New Roman" w:cs="Times New Roman"/>
            <w:i/>
            <w:iCs/>
            <w:sz w:val="20"/>
            <w:szCs w:val="20"/>
            <w:lang w:val="en-GB"/>
          </w:rPr>
          <w:delText xml:space="preserve"> operational emissions are attributed to supplying sectors, resulting in a significant underestimation of Scope 1 and corresponding overestimation of Scope 3. </w:delText>
        </w:r>
      </w:del>
      <w:ins w:id="3382" w:author="Albert Kwame Osei-Owusu" w:date="2026-09-12T09:00:00Z">
        <w:r>
          <w:rPr>
            <w:rFonts w:ascii="Times New Roman" w:hAnsi="Times New Roman" w:cs="Times New Roman"/>
            <w:i/>
            <w:iCs/>
            <w:sz w:val="20"/>
            <w:szCs w:val="20"/>
            <w:lang w:val="en-GB"/>
          </w:rPr>
          <w:t xml:space="preserve"> operational emissions is attributed to supplying sectors. Scope 1 is therefore read from Statistics Denmark's DRIVHUS accounts rather than from the model, which removes the underestimate present in the submitted version of this figure. </w:t>
        </w:r>
      </w:ins>
    </w:p>
    <w:p w14:paraId="68A6F4D4" w14:textId="77777777" w:rsidR="002472CE" w:rsidRPr="000F0CBE" w:rsidRDefault="002472CE" w:rsidP="000F0CBE">
      <w:pPr>
        <w:spacing w:line="240" w:lineRule="auto"/>
        <w:rPr>
          <w:rFonts w:ascii="Times New Roman" w:hAnsi="Times New Roman" w:cs="Times New Roman"/>
          <w:sz w:val="20"/>
          <w:szCs w:val="20"/>
          <w:lang w:val="en-GB"/>
        </w:rPr>
      </w:pPr>
      <w:del w:id="3367" w:author="Albert Kwame Osei-Owusu" w:date="2026-09-12T09:00:00Z">
        <w:r>
          <w:rPr>
            <w:rFonts w:ascii="Times New Roman" w:hAnsi="Times New Roman" w:cs="Times New Roman"/>
            <w:sz w:val="20"/>
            <w:szCs w:val="20"/>
            <w:lang w:val="en-GB"/>
          </w:rPr>
          <w:delText xml:space="preserve">The Scope 1-3 decomposition shows that emissions associated with Danish healthcare are mostly Scope 3 (4307 kt </w:delText>
        </w:r>
      </w:del>
      <w:ins w:id="3368" w:author="Albert Kwame Osei-Owusu" w:date="2026-09-12T09:00:00Z">
        <w:r>
          <w:rPr>
            <w:rFonts w:ascii="Times New Roman" w:hAnsi="Times New Roman" w:cs="Times New Roman"/>
            <w:sz w:val="20"/>
            <w:szCs w:val="20"/>
            <w:lang w:val="en-GB"/>
          </w:rPr>
          <w:t xml:space="preserve">The Scope 1 to 3 decomposition shows that emissions associated with Danish health care are overwhelmingly Scope 3 (4,183 kt </w:t>
        </w:r>
      </w:ins>
      <w:proofErr w:type="spellStart"/>
      <w:r>
        <w:rPr>
          <w:rFonts w:ascii="Times New Roman" w:hAnsi="Times New Roman" w:cs="Times New Roman"/>
          <w:sz w:val="20"/>
          <w:szCs w:val="20"/>
          <w:lang w:val="en-GB"/>
        </w:rPr>
        <w:t>CO₂e</w:t>
      </w:r>
      <w:proofErr w:type="spellEnd"/>
      <w:del w:id="3369" w:author="Albert Kwame Osei-Owusu" w:date="2026-09-12T09:00:00Z">
        <w:r>
          <w:rPr>
            <w:rFonts w:ascii="Times New Roman" w:hAnsi="Times New Roman" w:cs="Times New Roman"/>
            <w:sz w:val="20"/>
            <w:szCs w:val="20"/>
            <w:lang w:val="en-GB"/>
          </w:rPr>
          <w:delText xml:space="preserve">), followed by Scope 2 (461 kt </w:delText>
        </w:r>
      </w:del>
      <w:ins w:id="3370" w:author="Albert Kwame Osei-Owusu" w:date="2026-09-12T09:00:00Z">
        <w:r>
          <w:rPr>
            <w:rFonts w:ascii="Times New Roman" w:hAnsi="Times New Roman" w:cs="Times New Roman"/>
            <w:sz w:val="20"/>
            <w:szCs w:val="20"/>
            <w:lang w:val="en-GB"/>
          </w:rPr>
          <w:t xml:space="preserve">, 90.0%), followed by Scope 1 (130 kt </w:t>
        </w:r>
      </w:ins>
      <w:proofErr w:type="spellStart"/>
      <w:r>
        <w:rPr>
          <w:rFonts w:ascii="Times New Roman" w:hAnsi="Times New Roman" w:cs="Times New Roman"/>
          <w:sz w:val="20"/>
          <w:szCs w:val="20"/>
          <w:lang w:val="en-GB"/>
        </w:rPr>
        <w:t>CO₂e</w:t>
      </w:r>
      <w:proofErr w:type="spellEnd"/>
      <w:del w:id="3371" w:author="Albert Kwame Osei-Owusu" w:date="2026-09-12T09:00:00Z">
        <w:r>
          <w:rPr>
            <w:rFonts w:ascii="Times New Roman" w:hAnsi="Times New Roman" w:cs="Times New Roman"/>
            <w:sz w:val="20"/>
            <w:szCs w:val="20"/>
            <w:lang w:val="en-GB"/>
          </w:rPr>
          <w:delText xml:space="preserve">), while Scope 1 contributes a minor share (46 kt </w:delText>
        </w:r>
      </w:del>
      <w:ins w:id="3372" w:author="Albert Kwame Osei-Owusu" w:date="2026-09-12T09:00:00Z">
        <w:r>
          <w:rPr>
            <w:rFonts w:ascii="Times New Roman" w:hAnsi="Times New Roman" w:cs="Times New Roman"/>
            <w:sz w:val="20"/>
            <w:szCs w:val="20"/>
            <w:lang w:val="en-GB"/>
          </w:rPr>
          <w:t xml:space="preserve">, 2.8%) and Scope 2 (73 kt </w:t>
        </w:r>
      </w:ins>
      <w:proofErr w:type="spellStart"/>
      <w:r>
        <w:rPr>
          <w:rFonts w:ascii="Times New Roman" w:hAnsi="Times New Roman" w:cs="Times New Roman"/>
          <w:sz w:val="20"/>
          <w:szCs w:val="20"/>
          <w:lang w:val="en-GB"/>
        </w:rPr>
        <w:t>CO₂e</w:t>
      </w:r>
      <w:proofErr w:type="spellEnd"/>
      <w:del w:id="3373" w:author="Albert Kwame Osei-Owusu" w:date="2026-09-12T09:00:00Z">
        <w:r>
          <w:rPr>
            <w:rFonts w:ascii="Times New Roman" w:hAnsi="Times New Roman" w:cs="Times New Roman"/>
            <w:sz w:val="20"/>
            <w:szCs w:val="20"/>
            <w:lang w:val="en-GB"/>
          </w:rPr>
          <w:delText xml:space="preserve">). Private travel-related emissions are included within Scope 3. Diagnostics showed that only 3% of scope 1 emissions originated from the EEIO data, grossly underestimating emissions from fuels used in ambulances, medical helicopters, and refrigerant leakage; while the rest of the 97% were from the bottom-up data. The low contribution of Scope 1 reflects the allocation structure of the EEIO framework rather than the absence of direct operational emissions. </w:delText>
        </w:r>
      </w:del>
      <w:ins w:id="3374" w:author="Albert Kwame Osei-Owusu" w:date="2026-09-12T09:00:00Z">
        <w:r>
          <w:rPr>
            <w:rFonts w:ascii="Times New Roman" w:hAnsi="Times New Roman" w:cs="Times New Roman"/>
            <w:sz w:val="20"/>
            <w:szCs w:val="20"/>
            <w:lang w:val="en-GB"/>
          </w:rPr>
          <w:t xml:space="preserve">, 1.6%). Employee commuting sits within Scope 3; patient and visitor travel, at 264 kt (5.7%), falls outside the GHG Protocol's reporting boundary and is shown separately. The four parts sum to 4,650 kt, the 1.8 kt difference from the headline being the health sector's own self-supply loop, which is removed to avoid double counting. Because Scope 1 is now read from Statistics Denmark's DRIVHUS accounts by industry rather than inferred from the model's allocation of operational emissions to supplying sectors, it no longer understates the fuel burned in ambulances and medical helicopters or the refrigerant released from clinical equipment. </w:t>
        </w:r>
      </w:ins>
    </w:p>
    <w:p w14:paraId="680B44F3" w14:textId="77777777" w:rsidR="00AF2DBA" w:rsidRPr="000F0CBE" w:rsidRDefault="00D0193E" w:rsidP="000F0CBE">
      <w:pPr>
        <w:spacing w:line="24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 xml:space="preserve">Results </w:t>
      </w:r>
    </w:p>
    <w:p w14:paraId="1361199D" w14:textId="77777777" w:rsidR="00655694" w:rsidRPr="000F0CBE" w:rsidRDefault="00C07499"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The following tables show the results in greater detail.</w:t>
      </w:r>
    </w:p>
    <w:p w14:paraId="0F204EC4" w14:textId="77777777" w:rsidR="00967B82" w:rsidRPr="000F0CBE" w:rsidRDefault="00967B82"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Table A1 presents absolute environmental impacts associated with Danish </w:t>
      </w:r>
      <w:del w:id="4473" w:author="Albert Kwame Osei-Owusu" w:date="2026-09-12T09:00:00Z">
        <w:r>
          <w:rPr>
            <w:rFonts w:ascii="Times New Roman" w:hAnsi="Times New Roman" w:cs="Times New Roman"/>
            <w:sz w:val="20"/>
            <w:szCs w:val="20"/>
            <w:lang w:val="en-GB"/>
          </w:rPr>
          <w:delText xml:space="preserve">healthcare</w:delText>
        </w:r>
      </w:del>
      <w:ins w:id="4474"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t>
      </w:r>
      <w:del w:id="3365" w:author="Albert Kwame Osei-Owusu" w:date="2026-09-12T09:00:00Z">
        <w:r>
          <w:rPr>
            <w:rFonts w:ascii="Times New Roman" w:hAnsi="Times New Roman" w:cs="Times New Roman"/>
            <w:sz w:val="20"/>
            <w:szCs w:val="20"/>
            <w:lang w:val="en-GB"/>
          </w:rPr>
          <w:delText xml:space="preserve">consumption in 2019</w:delText>
        </w:r>
      </w:del>
      <w:ins w:id="3366" w:author="Albert Kwame Osei-Owusu" w:date="2026-09-12T09:00:00Z">
        <w:r>
          <w:rPr>
            <w:rFonts w:ascii="Times New Roman" w:hAnsi="Times New Roman" w:cs="Times New Roman"/>
            <w:sz w:val="20"/>
            <w:szCs w:val="20"/>
            <w:lang w:val="en-GB"/>
          </w:rPr>
          <w:t xml:space="preserve">consumption in 2022</w:t>
        </w:r>
      </w:ins>
      <w:r>
        <w:rPr>
          <w:rFonts w:ascii="Times New Roman" w:hAnsi="Times New Roman" w:cs="Times New Roman"/>
          <w:sz w:val="20"/>
          <w:szCs w:val="20"/>
          <w:lang w:val="en-GB"/>
        </w:rPr>
        <w:t xml:space="preserve">, disaggregated by consumption category. Results are reported for five impact categories: climate change, material extraction, blue water consumption, land use, and waste generation. The table illustrates the magnitude of contributions across nine activities: </w:t>
      </w:r>
    </w:p>
    <w:tbl>
      <w:tblPr>
        <w:tblStyle w:val="PlainTable1"/>
        <w:tblW w:w="0" w:type="auto"/>
        <w:tblLook w:val="04A0" w:firstRow="1" w:lastRow="0" w:firstColumn="1" w:lastColumn="0" w:noHBand="0" w:noVBand="1"/>
      </w:tblPr>
      <w:tblGrid>
        <w:gridCol w:w="2556"/>
        <w:gridCol w:w="1558"/>
        <w:gridCol w:w="1393"/>
        <w:gridCol w:w="1851"/>
        <w:gridCol w:w="959"/>
        <w:gridCol w:w="1311"/>
      </w:tblGrid>
      <w:tr w:rsidR="00A92998" w:rsidRPr="000F0CBE" w14:paraId="4C49C8D0" w14:textId="77777777" w:rsidTr="001705D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657A678E" w14:textId="77777777" w:rsidR="00A92998" w:rsidRPr="000F0CBE" w:rsidRDefault="00A92998" w:rsidP="000F0CBE">
            <w:pPr>
              <w:rPr>
                <w:rFonts w:ascii="Times New Roman" w:hAnsi="Times New Roman" w:cs="Times New Roman"/>
                <w:sz w:val="20"/>
                <w:szCs w:val="20"/>
                <w:lang w:val="en-GB"/>
              </w:rPr>
            </w:pPr>
            <w:r>
              <w:rPr>
                <w:rFonts w:ascii="Times New Roman" w:hAnsi="Times New Roman" w:cs="Times New Roman"/>
                <w:sz w:val="20"/>
                <w:szCs w:val="20"/>
                <w:lang w:val="en-GB"/>
              </w:rPr>
              <w:t>Contribution</w:t>
            </w:r>
          </w:p>
        </w:tc>
        <w:tc>
          <w:tcPr>
            <w:tcW w:w="1558" w:type="dxa"/>
            <w:noWrap/>
            <w:hideMark/>
          </w:tcPr>
          <w:p w14:paraId="23E38ED3" w14:textId="77777777" w:rsidR="00A92998" w:rsidRPr="000F0CBE" w:rsidRDefault="00A929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Global warming (ktCO2eq)</w:t>
            </w:r>
          </w:p>
        </w:tc>
        <w:tc>
          <w:tcPr>
            <w:tcW w:w="1393" w:type="dxa"/>
            <w:noWrap/>
            <w:hideMark/>
          </w:tcPr>
          <w:p w14:paraId="6BEAFF21" w14:textId="77777777" w:rsidR="00A92998" w:rsidRPr="000F0CBE" w:rsidRDefault="00A929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Material extraction (kt)</w:t>
            </w:r>
          </w:p>
        </w:tc>
        <w:tc>
          <w:tcPr>
            <w:tcW w:w="1851" w:type="dxa"/>
            <w:noWrap/>
            <w:hideMark/>
          </w:tcPr>
          <w:p w14:paraId="314A83F5" w14:textId="77777777" w:rsidR="00A92998" w:rsidRPr="000F0CBE" w:rsidRDefault="00A929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Blue water consumption (Mm3)</w:t>
            </w:r>
          </w:p>
        </w:tc>
        <w:tc>
          <w:tcPr>
            <w:tcW w:w="959" w:type="dxa"/>
            <w:noWrap/>
            <w:hideMark/>
          </w:tcPr>
          <w:p w14:paraId="12B5284C" w14:textId="77777777" w:rsidR="00A92998" w:rsidRPr="000F0CBE" w:rsidRDefault="00A929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Land use (km2)</w:t>
            </w:r>
          </w:p>
        </w:tc>
        <w:tc>
          <w:tcPr>
            <w:tcW w:w="1311" w:type="dxa"/>
            <w:noWrap/>
            <w:hideMark/>
          </w:tcPr>
          <w:p w14:paraId="4AD79A5D" w14:textId="77777777" w:rsidR="00A92998" w:rsidRPr="000F0CBE" w:rsidRDefault="00A929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Waste generation (kt)</w:t>
            </w:r>
          </w:p>
        </w:tc>
      </w:tr>
      <w:tr w:rsidR="00A92998" w:rsidRPr="000F0CBE" w14:paraId="67A9D3FF" w14:textId="77777777" w:rsidTr="001705D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45A9A409"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Food and food services</w:t>
            </w:r>
          </w:p>
        </w:tc>
        <w:tc>
          <w:tcPr>
            <w:tcW w:w="1558" w:type="dxa"/>
            <w:noWrap/>
            <w:hideMark/>
          </w:tcPr>
          <w:p w14:paraId="1806CA42"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317" w:author="Albert Kwame Osei-Owusu" w:date="2026-09-12T09:00:00Z">
              <w:r>
                <w:rPr>
                  <w:rFonts w:ascii="Times New Roman" w:hAnsi="Times New Roman" w:cs="Times New Roman"/>
                  <w:sz w:val="20"/>
                  <w:szCs w:val="20"/>
                  <w:lang w:val="en-GB"/>
                </w:rPr>
                <w:delText>287</w:delText>
              </w:r>
            </w:del>
            <w:ins w:id="1318" w:author="Albert Kwame Osei-Owusu" w:date="2026-09-12T09:00:00Z">
              <w:r>
                <w:t xml:space="preserve">434</w:t>
              </w:r>
            </w:ins>
          </w:p>
        </w:tc>
        <w:tc>
          <w:tcPr>
            <w:tcW w:w="1393" w:type="dxa"/>
            <w:noWrap/>
            <w:hideMark/>
          </w:tcPr>
          <w:p w14:paraId="578A0969"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315" w:author="Albert Kwame Osei-Owusu" w:date="2026-09-12T09:00:00Z">
              <w:r>
                <w:rPr>
                  <w:rFonts w:ascii="Times New Roman" w:hAnsi="Times New Roman" w:cs="Times New Roman"/>
                  <w:sz w:val="20"/>
                  <w:szCs w:val="20"/>
                  <w:lang w:val="en-GB"/>
                </w:rPr>
                <w:delText>80</w:delText>
              </w:r>
            </w:del>
            <w:ins w:id="1316" w:author="Albert Kwame Osei-Owusu" w:date="2026-09-12T09:00:00Z">
              <w:r>
                <w:t xml:space="preserve">140</w:t>
              </w:r>
            </w:ins>
          </w:p>
        </w:tc>
        <w:tc>
          <w:tcPr>
            <w:tcW w:w="1851" w:type="dxa"/>
            <w:noWrap/>
            <w:hideMark/>
          </w:tcPr>
          <w:p w14:paraId="6597ED44"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313" w:author="Albert Kwame Osei-Owusu" w:date="2026-09-12T09:00:00Z">
              <w:r>
                <w:rPr>
                  <w:rFonts w:ascii="Times New Roman" w:hAnsi="Times New Roman" w:cs="Times New Roman"/>
                  <w:sz w:val="20"/>
                  <w:szCs w:val="20"/>
                  <w:lang w:val="en-GB"/>
                </w:rPr>
                <w:delText>12</w:delText>
              </w:r>
            </w:del>
            <w:ins w:id="1314" w:author="Albert Kwame Osei-Owusu" w:date="2026-09-12T09:00:00Z">
              <w:r>
                <w:t xml:space="preserve">20</w:t>
              </w:r>
            </w:ins>
          </w:p>
        </w:tc>
        <w:tc>
          <w:tcPr>
            <w:tcW w:w="959" w:type="dxa"/>
            <w:noWrap/>
            <w:hideMark/>
          </w:tcPr>
          <w:p w14:paraId="107627AB"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311" w:author="Albert Kwame Osei-Owusu" w:date="2026-09-12T09:00:00Z">
              <w:r>
                <w:rPr>
                  <w:rFonts w:ascii="Times New Roman" w:hAnsi="Times New Roman" w:cs="Times New Roman"/>
                  <w:sz w:val="20"/>
                  <w:szCs w:val="20"/>
                  <w:lang w:val="en-GB"/>
                </w:rPr>
                <w:delText>952</w:delText>
              </w:r>
            </w:del>
            <w:ins w:id="1312" w:author="Albert Kwame Osei-Owusu" w:date="2026-09-12T09:00:00Z">
              <w:r>
                <w:t xml:space="preserve">1,581</w:t>
              </w:r>
            </w:ins>
          </w:p>
        </w:tc>
        <w:tc>
          <w:tcPr>
            <w:tcW w:w="1311" w:type="dxa"/>
            <w:noWrap/>
            <w:hideMark/>
          </w:tcPr>
          <w:p w14:paraId="1FDC760F"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309" w:author="Albert Kwame Osei-Owusu" w:date="2026-09-12T09:00:00Z">
              <w:r>
                <w:rPr>
                  <w:rFonts w:ascii="Times New Roman" w:hAnsi="Times New Roman" w:cs="Times New Roman"/>
                  <w:sz w:val="20"/>
                  <w:szCs w:val="20"/>
                  <w:lang w:val="en-GB"/>
                </w:rPr>
                <w:delText>127</w:delText>
              </w:r>
            </w:del>
            <w:ins w:id="1310" w:author="Albert Kwame Osei-Owusu" w:date="2026-09-12T09:00:00Z">
              <w:r>
                <w:t xml:space="preserve">34</w:t>
              </w:r>
            </w:ins>
          </w:p>
        </w:tc>
      </w:tr>
      <w:tr w:rsidR="00A92998" w:rsidRPr="000F0CBE" w14:paraId="409EB44E" w14:textId="77777777" w:rsidTr="001705DA">
        <w:trPr>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7936C077"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lastRenderedPageBreak/>
              <w:t>Heat and electricity</w:t>
            </w:r>
          </w:p>
        </w:tc>
        <w:tc>
          <w:tcPr>
            <w:tcW w:w="1558" w:type="dxa"/>
            <w:noWrap/>
            <w:hideMark/>
          </w:tcPr>
          <w:p w14:paraId="44828579"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307" w:author="Albert Kwame Osei-Owusu" w:date="2026-09-12T09:00:00Z">
              <w:r>
                <w:rPr>
                  <w:rFonts w:ascii="Times New Roman" w:hAnsi="Times New Roman" w:cs="Times New Roman"/>
                  <w:sz w:val="20"/>
                  <w:szCs w:val="20"/>
                  <w:lang w:val="en-GB"/>
                </w:rPr>
                <w:delText>52</w:delText>
              </w:r>
            </w:del>
            <w:ins w:id="1308" w:author="Albert Kwame Osei-Owusu" w:date="2026-09-12T09:00:00Z">
              <w:r>
                <w:t xml:space="preserve">74</w:t>
              </w:r>
            </w:ins>
          </w:p>
        </w:tc>
        <w:tc>
          <w:tcPr>
            <w:tcW w:w="1393" w:type="dxa"/>
            <w:noWrap/>
            <w:hideMark/>
          </w:tcPr>
          <w:p w14:paraId="5E4750B1"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305" w:author="Albert Kwame Osei-Owusu" w:date="2026-09-12T09:00:00Z">
              <w:r>
                <w:rPr>
                  <w:rFonts w:ascii="Times New Roman" w:hAnsi="Times New Roman" w:cs="Times New Roman"/>
                  <w:sz w:val="20"/>
                  <w:szCs w:val="20"/>
                  <w:lang w:val="en-GB"/>
                </w:rPr>
                <w:delText>14</w:delText>
              </w:r>
            </w:del>
            <w:ins w:id="1306" w:author="Albert Kwame Osei-Owusu" w:date="2026-09-12T09:00:00Z">
              <w:r>
                <w:t xml:space="preserve">30</w:t>
              </w:r>
            </w:ins>
          </w:p>
        </w:tc>
        <w:tc>
          <w:tcPr>
            <w:tcW w:w="1851" w:type="dxa"/>
            <w:noWrap/>
            <w:hideMark/>
          </w:tcPr>
          <w:p w14:paraId="70EF790E"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303" w:author="Albert Kwame Osei-Owusu" w:date="2026-09-12T09:00:00Z">
              <w:r>
                <w:rPr>
                  <w:rFonts w:ascii="Times New Roman" w:hAnsi="Times New Roman" w:cs="Times New Roman"/>
                  <w:sz w:val="20"/>
                  <w:szCs w:val="20"/>
                  <w:lang w:val="en-GB"/>
                </w:rPr>
                <w:delText>0</w:delText>
              </w:r>
            </w:del>
            <w:ins w:id="1304" w:author="Albert Kwame Osei-Owusu" w:date="2026-09-12T09:00:00Z">
              <w:r>
                <w:t xml:space="preserve">0</w:t>
              </w:r>
            </w:ins>
          </w:p>
        </w:tc>
        <w:tc>
          <w:tcPr>
            <w:tcW w:w="959" w:type="dxa"/>
            <w:noWrap/>
            <w:hideMark/>
          </w:tcPr>
          <w:p w14:paraId="2E03F75D"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301" w:author="Albert Kwame Osei-Owusu" w:date="2026-09-12T09:00:00Z">
              <w:r>
                <w:rPr>
                  <w:rFonts w:ascii="Times New Roman" w:hAnsi="Times New Roman" w:cs="Times New Roman"/>
                  <w:sz w:val="20"/>
                  <w:szCs w:val="20"/>
                  <w:lang w:val="en-GB"/>
                </w:rPr>
                <w:delText>24</w:delText>
              </w:r>
            </w:del>
            <w:ins w:id="1302" w:author="Albert Kwame Osei-Owusu" w:date="2026-09-12T09:00:00Z">
              <w:r>
                <w:t xml:space="preserve">15</w:t>
              </w:r>
            </w:ins>
          </w:p>
        </w:tc>
        <w:tc>
          <w:tcPr>
            <w:tcW w:w="1311" w:type="dxa"/>
            <w:noWrap/>
            <w:hideMark/>
          </w:tcPr>
          <w:p w14:paraId="69356633"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99" w:author="Albert Kwame Osei-Owusu" w:date="2026-09-12T09:00:00Z">
              <w:r>
                <w:rPr>
                  <w:rFonts w:ascii="Times New Roman" w:hAnsi="Times New Roman" w:cs="Times New Roman"/>
                  <w:sz w:val="20"/>
                  <w:szCs w:val="20"/>
                  <w:lang w:val="en-GB"/>
                </w:rPr>
                <w:delText>12</w:delText>
              </w:r>
            </w:del>
            <w:ins w:id="1300" w:author="Albert Kwame Osei-Owusu" w:date="2026-09-12T09:00:00Z">
              <w:r>
                <w:t xml:space="preserve">1</w:t>
              </w:r>
            </w:ins>
          </w:p>
        </w:tc>
      </w:tr>
      <w:tr w:rsidR="00A92998" w:rsidRPr="000F0CBE" w14:paraId="18E5BB22" w14:textId="77777777" w:rsidTr="001705D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2377DEE4"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Individual travel</w:t>
            </w:r>
          </w:p>
        </w:tc>
        <w:tc>
          <w:tcPr>
            <w:tcW w:w="1558" w:type="dxa"/>
            <w:noWrap/>
            <w:hideMark/>
          </w:tcPr>
          <w:p w14:paraId="48AEA067"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97" w:author="Albert Kwame Osei-Owusu" w:date="2026-09-12T09:00:00Z">
              <w:r>
                <w:rPr>
                  <w:rFonts w:ascii="Times New Roman" w:hAnsi="Times New Roman" w:cs="Times New Roman"/>
                  <w:sz w:val="20"/>
                  <w:szCs w:val="20"/>
                  <w:lang w:val="en-GB"/>
                </w:rPr>
                <w:delText>540</w:delText>
              </w:r>
            </w:del>
            <w:ins w:id="1298" w:author="Albert Kwame Osei-Owusu" w:date="2026-09-12T09:00:00Z">
              <w:r>
                <w:t xml:space="preserve">604</w:t>
              </w:r>
            </w:ins>
          </w:p>
        </w:tc>
        <w:tc>
          <w:tcPr>
            <w:tcW w:w="1393" w:type="dxa"/>
            <w:noWrap/>
            <w:hideMark/>
          </w:tcPr>
          <w:p w14:paraId="6E4C6582"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95" w:author="Albert Kwame Osei-Owusu" w:date="2026-09-12T09:00:00Z">
              <w:r>
                <w:rPr>
                  <w:rFonts w:ascii="Times New Roman" w:hAnsi="Times New Roman" w:cs="Times New Roman"/>
                  <w:sz w:val="20"/>
                  <w:szCs w:val="20"/>
                  <w:lang w:val="en-GB"/>
                </w:rPr>
                <w:delText>25</w:delText>
              </w:r>
            </w:del>
            <w:ins w:id="1296" w:author="Albert Kwame Osei-Owusu" w:date="2026-09-12T09:00:00Z">
              <w:r>
                <w:t xml:space="preserve">25</w:t>
              </w:r>
            </w:ins>
          </w:p>
        </w:tc>
        <w:tc>
          <w:tcPr>
            <w:tcW w:w="1851" w:type="dxa"/>
            <w:noWrap/>
            <w:hideMark/>
          </w:tcPr>
          <w:p w14:paraId="03DF211E"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93" w:author="Albert Kwame Osei-Owusu" w:date="2026-09-12T09:00:00Z">
              <w:r>
                <w:rPr>
                  <w:rFonts w:ascii="Times New Roman" w:hAnsi="Times New Roman" w:cs="Times New Roman"/>
                  <w:sz w:val="20"/>
                  <w:szCs w:val="20"/>
                  <w:lang w:val="en-GB"/>
                </w:rPr>
                <w:delText>0</w:delText>
              </w:r>
            </w:del>
            <w:ins w:id="1294" w:author="Albert Kwame Osei-Owusu" w:date="2026-09-12T09:00:00Z">
              <w:r>
                <w:t xml:space="preserve">0</w:t>
              </w:r>
            </w:ins>
          </w:p>
        </w:tc>
        <w:tc>
          <w:tcPr>
            <w:tcW w:w="959" w:type="dxa"/>
            <w:noWrap/>
            <w:hideMark/>
          </w:tcPr>
          <w:p w14:paraId="22063D2A"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91" w:author="Albert Kwame Osei-Owusu" w:date="2026-09-12T09:00:00Z">
              <w:r>
                <w:rPr>
                  <w:rFonts w:ascii="Times New Roman" w:hAnsi="Times New Roman" w:cs="Times New Roman"/>
                  <w:sz w:val="20"/>
                  <w:szCs w:val="20"/>
                  <w:lang w:val="en-GB"/>
                </w:rPr>
                <w:delText>2</w:delText>
              </w:r>
            </w:del>
            <w:ins w:id="1292" w:author="Albert Kwame Osei-Owusu" w:date="2026-09-12T09:00:00Z">
              <w:r>
                <w:t xml:space="preserve">2</w:t>
              </w:r>
            </w:ins>
          </w:p>
        </w:tc>
        <w:tc>
          <w:tcPr>
            <w:tcW w:w="1311" w:type="dxa"/>
            <w:noWrap/>
            <w:hideMark/>
          </w:tcPr>
          <w:p w14:paraId="64652FC0"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89" w:author="Albert Kwame Osei-Owusu" w:date="2026-09-12T09:00:00Z">
              <w:r>
                <w:rPr>
                  <w:rFonts w:ascii="Times New Roman" w:hAnsi="Times New Roman" w:cs="Times New Roman"/>
                  <w:sz w:val="20"/>
                  <w:szCs w:val="20"/>
                  <w:lang w:val="en-GB"/>
                </w:rPr>
                <w:delText>0</w:delText>
              </w:r>
            </w:del>
            <w:ins w:id="1290" w:author="Albert Kwame Osei-Owusu" w:date="2026-09-12T09:00:00Z">
              <w:r>
                <w:t xml:space="preserve">0</w:t>
              </w:r>
            </w:ins>
          </w:p>
        </w:tc>
      </w:tr>
      <w:tr w:rsidR="00A92998" w:rsidRPr="000F0CBE" w14:paraId="2E5F6E07" w14:textId="77777777" w:rsidTr="001705DA">
        <w:trPr>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4048CDC9"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Medical, electrical equipment and machinery</w:t>
            </w:r>
          </w:p>
        </w:tc>
        <w:tc>
          <w:tcPr>
            <w:tcW w:w="1558" w:type="dxa"/>
            <w:noWrap/>
            <w:hideMark/>
          </w:tcPr>
          <w:p w14:paraId="440B67F8"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87" w:author="Albert Kwame Osei-Owusu" w:date="2026-09-12T09:00:00Z">
              <w:r>
                <w:rPr>
                  <w:rFonts w:ascii="Times New Roman" w:hAnsi="Times New Roman" w:cs="Times New Roman"/>
                  <w:sz w:val="20"/>
                  <w:szCs w:val="20"/>
                  <w:lang w:val="en-GB"/>
                </w:rPr>
                <w:delText>224</w:delText>
              </w:r>
            </w:del>
            <w:ins w:id="1288" w:author="Albert Kwame Osei-Owusu" w:date="2026-09-12T09:00:00Z">
              <w:r>
                <w:t xml:space="preserve">200</w:t>
              </w:r>
            </w:ins>
          </w:p>
        </w:tc>
        <w:tc>
          <w:tcPr>
            <w:tcW w:w="1393" w:type="dxa"/>
            <w:noWrap/>
            <w:hideMark/>
          </w:tcPr>
          <w:p w14:paraId="04A067AB"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85" w:author="Albert Kwame Osei-Owusu" w:date="2026-09-12T09:00:00Z">
              <w:r>
                <w:rPr>
                  <w:rFonts w:ascii="Times New Roman" w:hAnsi="Times New Roman" w:cs="Times New Roman"/>
                  <w:sz w:val="20"/>
                  <w:szCs w:val="20"/>
                  <w:lang w:val="en-GB"/>
                </w:rPr>
                <w:delText>170</w:delText>
              </w:r>
            </w:del>
            <w:ins w:id="1286" w:author="Albert Kwame Osei-Owusu" w:date="2026-09-12T09:00:00Z">
              <w:r>
                <w:t xml:space="preserve">176</w:t>
              </w:r>
            </w:ins>
          </w:p>
        </w:tc>
        <w:tc>
          <w:tcPr>
            <w:tcW w:w="1851" w:type="dxa"/>
            <w:noWrap/>
            <w:hideMark/>
          </w:tcPr>
          <w:p w14:paraId="18B5C50B"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83" w:author="Albert Kwame Osei-Owusu" w:date="2026-09-12T09:00:00Z">
              <w:r>
                <w:rPr>
                  <w:rFonts w:ascii="Times New Roman" w:hAnsi="Times New Roman" w:cs="Times New Roman"/>
                  <w:sz w:val="20"/>
                  <w:szCs w:val="20"/>
                  <w:lang w:val="en-GB"/>
                </w:rPr>
                <w:delText>3</w:delText>
              </w:r>
            </w:del>
            <w:ins w:id="1284" w:author="Albert Kwame Osei-Owusu" w:date="2026-09-12T09:00:00Z">
              <w:r>
                <w:t xml:space="preserve">3</w:t>
              </w:r>
            </w:ins>
          </w:p>
        </w:tc>
        <w:tc>
          <w:tcPr>
            <w:tcW w:w="959" w:type="dxa"/>
            <w:noWrap/>
            <w:hideMark/>
          </w:tcPr>
          <w:p w14:paraId="1054FA23"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81" w:author="Albert Kwame Osei-Owusu" w:date="2026-09-12T09:00:00Z">
              <w:r>
                <w:rPr>
                  <w:rFonts w:ascii="Times New Roman" w:hAnsi="Times New Roman" w:cs="Times New Roman"/>
                  <w:sz w:val="20"/>
                  <w:szCs w:val="20"/>
                  <w:lang w:val="en-GB"/>
                </w:rPr>
                <w:delText>137</w:delText>
              </w:r>
            </w:del>
            <w:ins w:id="1282" w:author="Albert Kwame Osei-Owusu" w:date="2026-09-12T09:00:00Z">
              <w:r>
                <w:t xml:space="preserve">131</w:t>
              </w:r>
            </w:ins>
          </w:p>
        </w:tc>
        <w:tc>
          <w:tcPr>
            <w:tcW w:w="1311" w:type="dxa"/>
            <w:noWrap/>
            <w:hideMark/>
          </w:tcPr>
          <w:p w14:paraId="270CBA9A"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79" w:author="Albert Kwame Osei-Owusu" w:date="2026-09-12T09:00:00Z">
              <w:r>
                <w:rPr>
                  <w:rFonts w:ascii="Times New Roman" w:hAnsi="Times New Roman" w:cs="Times New Roman"/>
                  <w:sz w:val="20"/>
                  <w:szCs w:val="20"/>
                  <w:lang w:val="en-GB"/>
                </w:rPr>
                <w:delText>71</w:delText>
              </w:r>
            </w:del>
            <w:ins w:id="1280" w:author="Albert Kwame Osei-Owusu" w:date="2026-09-12T09:00:00Z">
              <w:r>
                <w:t xml:space="preserve">8</w:t>
              </w:r>
            </w:ins>
          </w:p>
        </w:tc>
      </w:tr>
      <w:tr w:rsidR="00A92998" w:rsidRPr="000F0CBE" w14:paraId="3B83A910" w14:textId="77777777" w:rsidTr="001705D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1E0CD258"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Operational impacts</w:t>
            </w:r>
          </w:p>
        </w:tc>
        <w:tc>
          <w:tcPr>
            <w:tcW w:w="1558" w:type="dxa"/>
            <w:noWrap/>
            <w:hideMark/>
          </w:tcPr>
          <w:p w14:paraId="6CEE3E9A"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77" w:author="Albert Kwame Osei-Owusu" w:date="2026-09-12T09:00:00Z">
              <w:r>
                <w:rPr>
                  <w:rFonts w:ascii="Times New Roman" w:hAnsi="Times New Roman" w:cs="Times New Roman"/>
                  <w:sz w:val="20"/>
                  <w:szCs w:val="20"/>
                  <w:lang w:val="en-GB"/>
                </w:rPr>
                <w:delText>11</w:delText>
              </w:r>
            </w:del>
            <w:ins w:id="1278" w:author="Albert Kwame Osei-Owusu" w:date="2026-09-12T09:00:00Z">
              <w:r>
                <w:t xml:space="preserve">130</w:t>
              </w:r>
            </w:ins>
          </w:p>
        </w:tc>
        <w:tc>
          <w:tcPr>
            <w:tcW w:w="1393" w:type="dxa"/>
            <w:noWrap/>
            <w:hideMark/>
          </w:tcPr>
          <w:p w14:paraId="0AE48279"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75" w:author="Albert Kwame Osei-Owusu" w:date="2026-09-12T09:00:00Z">
              <w:r>
                <w:rPr>
                  <w:rFonts w:ascii="Times New Roman" w:hAnsi="Times New Roman" w:cs="Times New Roman"/>
                  <w:sz w:val="20"/>
                  <w:szCs w:val="20"/>
                  <w:lang w:val="en-GB"/>
                </w:rPr>
                <w:delText>0</w:delText>
              </w:r>
            </w:del>
            <w:ins w:id="1276" w:author="Albert Kwame Osei-Owusu" w:date="2026-09-12T09:00:00Z">
              <w:r>
                <w:t xml:space="preserve">0</w:t>
              </w:r>
            </w:ins>
          </w:p>
        </w:tc>
        <w:tc>
          <w:tcPr>
            <w:tcW w:w="1851" w:type="dxa"/>
            <w:noWrap/>
            <w:hideMark/>
          </w:tcPr>
          <w:p w14:paraId="7B6E1E6A"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73" w:author="Albert Kwame Osei-Owusu" w:date="2026-09-12T09:00:00Z">
              <w:r>
                <w:rPr>
                  <w:rFonts w:ascii="Times New Roman" w:hAnsi="Times New Roman" w:cs="Times New Roman"/>
                  <w:sz w:val="20"/>
                  <w:szCs w:val="20"/>
                  <w:lang w:val="en-GB"/>
                </w:rPr>
                <w:delText>0</w:delText>
              </w:r>
            </w:del>
            <w:ins w:id="1274" w:author="Albert Kwame Osei-Owusu" w:date="2026-09-12T09:00:00Z">
              <w:r>
                <w:t xml:space="preserve">0</w:t>
              </w:r>
            </w:ins>
          </w:p>
        </w:tc>
        <w:tc>
          <w:tcPr>
            <w:tcW w:w="959" w:type="dxa"/>
            <w:noWrap/>
            <w:hideMark/>
          </w:tcPr>
          <w:p w14:paraId="4A91CD21"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71" w:author="Albert Kwame Osei-Owusu" w:date="2026-09-12T09:00:00Z">
              <w:r>
                <w:rPr>
                  <w:rFonts w:ascii="Times New Roman" w:hAnsi="Times New Roman" w:cs="Times New Roman"/>
                  <w:sz w:val="20"/>
                  <w:szCs w:val="20"/>
                  <w:lang w:val="en-GB"/>
                </w:rPr>
                <w:delText>0</w:delText>
              </w:r>
            </w:del>
            <w:ins w:id="1272" w:author="Albert Kwame Osei-Owusu" w:date="2026-09-12T09:00:00Z">
              <w:r>
                <w:t xml:space="preserve">0</w:t>
              </w:r>
            </w:ins>
          </w:p>
        </w:tc>
        <w:tc>
          <w:tcPr>
            <w:tcW w:w="1311" w:type="dxa"/>
            <w:noWrap/>
            <w:hideMark/>
          </w:tcPr>
          <w:p w14:paraId="5677584F"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69" w:author="Albert Kwame Osei-Owusu" w:date="2026-09-12T09:00:00Z">
              <w:r>
                <w:rPr>
                  <w:rFonts w:ascii="Times New Roman" w:hAnsi="Times New Roman" w:cs="Times New Roman"/>
                  <w:sz w:val="20"/>
                  <w:szCs w:val="20"/>
                  <w:lang w:val="en-GB"/>
                </w:rPr>
                <w:delText>176</w:delText>
              </w:r>
            </w:del>
            <w:ins w:id="1270" w:author="Albert Kwame Osei-Owusu" w:date="2026-09-12T09:00:00Z">
              <w:r>
                <w:t xml:space="preserve">43</w:t>
              </w:r>
            </w:ins>
          </w:p>
        </w:tc>
      </w:tr>
      <w:tr w:rsidR="00A92998" w:rsidRPr="000F0CBE" w14:paraId="1F5ABE71" w14:textId="77777777" w:rsidTr="001705DA">
        <w:trPr>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6A907BCC"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Pharmaceuticals and chemical products</w:t>
            </w:r>
          </w:p>
        </w:tc>
        <w:tc>
          <w:tcPr>
            <w:tcW w:w="1558" w:type="dxa"/>
            <w:noWrap/>
            <w:hideMark/>
          </w:tcPr>
          <w:p w14:paraId="43EA2763"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67" w:author="Albert Kwame Osei-Owusu" w:date="2026-09-12T09:00:00Z">
              <w:r>
                <w:rPr>
                  <w:rFonts w:ascii="Times New Roman" w:hAnsi="Times New Roman" w:cs="Times New Roman"/>
                  <w:sz w:val="20"/>
                  <w:szCs w:val="20"/>
                  <w:lang w:val="en-GB"/>
                </w:rPr>
                <w:delText>850</w:delText>
              </w:r>
            </w:del>
            <w:ins w:id="1268" w:author="Albert Kwame Osei-Owusu" w:date="2026-09-12T09:00:00Z">
              <w:r>
                <w:t xml:space="preserve">1,737</w:t>
              </w:r>
            </w:ins>
          </w:p>
        </w:tc>
        <w:tc>
          <w:tcPr>
            <w:tcW w:w="1393" w:type="dxa"/>
            <w:noWrap/>
            <w:hideMark/>
          </w:tcPr>
          <w:p w14:paraId="08F5D87C"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65" w:author="Albert Kwame Osei-Owusu" w:date="2026-09-12T09:00:00Z">
              <w:r>
                <w:rPr>
                  <w:rFonts w:ascii="Times New Roman" w:hAnsi="Times New Roman" w:cs="Times New Roman"/>
                  <w:sz w:val="20"/>
                  <w:szCs w:val="20"/>
                  <w:lang w:val="en-GB"/>
                </w:rPr>
                <w:delText>1215</w:delText>
              </w:r>
            </w:del>
            <w:ins w:id="1266" w:author="Albert Kwame Osei-Owusu" w:date="2026-09-12T09:00:00Z">
              <w:r>
                <w:t xml:space="preserve">2,192</w:t>
              </w:r>
            </w:ins>
          </w:p>
        </w:tc>
        <w:tc>
          <w:tcPr>
            <w:tcW w:w="1851" w:type="dxa"/>
            <w:noWrap/>
            <w:hideMark/>
          </w:tcPr>
          <w:p w14:paraId="5A7EC684"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63" w:author="Albert Kwame Osei-Owusu" w:date="2026-09-12T09:00:00Z">
              <w:r>
                <w:rPr>
                  <w:rFonts w:ascii="Times New Roman" w:hAnsi="Times New Roman" w:cs="Times New Roman"/>
                  <w:sz w:val="20"/>
                  <w:szCs w:val="20"/>
                  <w:lang w:val="en-GB"/>
                </w:rPr>
                <w:delText>18</w:delText>
              </w:r>
            </w:del>
            <w:ins w:id="1264" w:author="Albert Kwame Osei-Owusu" w:date="2026-09-12T09:00:00Z">
              <w:r>
                <w:t xml:space="preserve">57</w:t>
              </w:r>
            </w:ins>
          </w:p>
        </w:tc>
        <w:tc>
          <w:tcPr>
            <w:tcW w:w="959" w:type="dxa"/>
            <w:noWrap/>
            <w:hideMark/>
          </w:tcPr>
          <w:p w14:paraId="4C929C01"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61" w:author="Albert Kwame Osei-Owusu" w:date="2026-09-12T09:00:00Z">
              <w:r>
                <w:rPr>
                  <w:rFonts w:ascii="Times New Roman" w:hAnsi="Times New Roman" w:cs="Times New Roman"/>
                  <w:sz w:val="20"/>
                  <w:szCs w:val="20"/>
                  <w:lang w:val="en-GB"/>
                </w:rPr>
                <w:delText>806</w:delText>
              </w:r>
            </w:del>
            <w:ins w:id="1262" w:author="Albert Kwame Osei-Owusu" w:date="2026-09-12T09:00:00Z">
              <w:r>
                <w:t xml:space="preserve">2,046</w:t>
              </w:r>
            </w:ins>
          </w:p>
        </w:tc>
        <w:tc>
          <w:tcPr>
            <w:tcW w:w="1311" w:type="dxa"/>
            <w:noWrap/>
            <w:hideMark/>
          </w:tcPr>
          <w:p w14:paraId="2F77BB57" w14:textId="77777777" w:rsidR="00A92998" w:rsidRPr="000F0CBE" w:rsidRDefault="00A92998"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59" w:author="Albert Kwame Osei-Owusu" w:date="2026-09-12T09:00:00Z">
              <w:r>
                <w:rPr>
                  <w:rFonts w:ascii="Times New Roman" w:hAnsi="Times New Roman" w:cs="Times New Roman"/>
                  <w:sz w:val="20"/>
                  <w:szCs w:val="20"/>
                  <w:lang w:val="en-GB"/>
                </w:rPr>
                <w:delText>236</w:delText>
              </w:r>
            </w:del>
            <w:ins w:id="1260" w:author="Albert Kwame Osei-Owusu" w:date="2026-09-12T09:00:00Z">
              <w:r>
                <w:t xml:space="preserve">100</w:t>
              </w:r>
            </w:ins>
          </w:p>
        </w:tc>
      </w:tr>
      <w:tr w:rsidR="00A92998" w:rsidRPr="000F0CBE" w14:paraId="323CF307" w14:textId="77777777" w:rsidTr="001705D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hideMark/>
          </w:tcPr>
          <w:p w14:paraId="7748B39D" w14:textId="77777777" w:rsidR="00A92998" w:rsidRPr="000F0CBE" w:rsidRDefault="00A92998"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Services</w:t>
            </w:r>
          </w:p>
        </w:tc>
        <w:tc>
          <w:tcPr>
            <w:tcW w:w="1558" w:type="dxa"/>
            <w:noWrap/>
            <w:hideMark/>
          </w:tcPr>
          <w:p w14:paraId="3B1F8193"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57" w:author="Albert Kwame Osei-Owusu" w:date="2026-09-12T09:00:00Z">
              <w:r>
                <w:rPr>
                  <w:rFonts w:ascii="Times New Roman" w:hAnsi="Times New Roman" w:cs="Times New Roman"/>
                  <w:sz w:val="20"/>
                  <w:szCs w:val="20"/>
                  <w:lang w:val="en-GB"/>
                </w:rPr>
                <w:delText>651</w:delText>
              </w:r>
            </w:del>
            <w:ins w:id="1258" w:author="Albert Kwame Osei-Owusu" w:date="2026-09-12T09:00:00Z">
              <w:r>
                <w:t xml:space="preserve">613</w:t>
              </w:r>
            </w:ins>
          </w:p>
        </w:tc>
        <w:tc>
          <w:tcPr>
            <w:tcW w:w="1393" w:type="dxa"/>
            <w:noWrap/>
            <w:hideMark/>
          </w:tcPr>
          <w:p w14:paraId="42BAC1D7"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55" w:author="Albert Kwame Osei-Owusu" w:date="2026-09-12T09:00:00Z">
              <w:r>
                <w:rPr>
                  <w:rFonts w:ascii="Times New Roman" w:hAnsi="Times New Roman" w:cs="Times New Roman"/>
                  <w:sz w:val="20"/>
                  <w:szCs w:val="20"/>
                  <w:lang w:val="en-GB"/>
                </w:rPr>
                <w:delText>229</w:delText>
              </w:r>
            </w:del>
            <w:ins w:id="1256" w:author="Albert Kwame Osei-Owusu" w:date="2026-09-12T09:00:00Z">
              <w:r>
                <w:t xml:space="preserve">365</w:t>
              </w:r>
            </w:ins>
          </w:p>
        </w:tc>
        <w:tc>
          <w:tcPr>
            <w:tcW w:w="1851" w:type="dxa"/>
            <w:noWrap/>
            <w:hideMark/>
          </w:tcPr>
          <w:p w14:paraId="11AB1BFE"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53" w:author="Albert Kwame Osei-Owusu" w:date="2026-09-12T09:00:00Z">
              <w:r>
                <w:rPr>
                  <w:rFonts w:ascii="Times New Roman" w:hAnsi="Times New Roman" w:cs="Times New Roman"/>
                  <w:sz w:val="20"/>
                  <w:szCs w:val="20"/>
                  <w:lang w:val="en-GB"/>
                </w:rPr>
                <w:delText>7</w:delText>
              </w:r>
            </w:del>
            <w:ins w:id="1254" w:author="Albert Kwame Osei-Owusu" w:date="2026-09-12T09:00:00Z">
              <w:r>
                <w:t xml:space="preserve">11</w:t>
              </w:r>
            </w:ins>
          </w:p>
        </w:tc>
        <w:tc>
          <w:tcPr>
            <w:tcW w:w="959" w:type="dxa"/>
            <w:noWrap/>
            <w:hideMark/>
          </w:tcPr>
          <w:p w14:paraId="6C5D8C4E"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51" w:author="Albert Kwame Osei-Owusu" w:date="2026-09-12T09:00:00Z">
              <w:r>
                <w:rPr>
                  <w:rFonts w:ascii="Times New Roman" w:hAnsi="Times New Roman" w:cs="Times New Roman"/>
                  <w:sz w:val="20"/>
                  <w:szCs w:val="20"/>
                  <w:lang w:val="en-GB"/>
                </w:rPr>
                <w:delText>425</w:delText>
              </w:r>
            </w:del>
            <w:ins w:id="1252" w:author="Albert Kwame Osei-Owusu" w:date="2026-09-12T09:00:00Z">
              <w:r>
                <w:t xml:space="preserve">692</w:t>
              </w:r>
            </w:ins>
          </w:p>
        </w:tc>
        <w:tc>
          <w:tcPr>
            <w:tcW w:w="1311" w:type="dxa"/>
            <w:noWrap/>
            <w:hideMark/>
          </w:tcPr>
          <w:p w14:paraId="5BDC6C8B" w14:textId="77777777" w:rsidR="00A92998" w:rsidRPr="000F0CBE" w:rsidRDefault="00A92998"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49" w:author="Albert Kwame Osei-Owusu" w:date="2026-09-12T09:00:00Z">
              <w:r>
                <w:rPr>
                  <w:rFonts w:ascii="Times New Roman" w:hAnsi="Times New Roman" w:cs="Times New Roman"/>
                  <w:sz w:val="20"/>
                  <w:szCs w:val="20"/>
                  <w:lang w:val="en-GB"/>
                </w:rPr>
                <w:delText>85</w:delText>
              </w:r>
            </w:del>
            <w:ins w:id="1250" w:author="Albert Kwame Osei-Owusu" w:date="2026-09-12T09:00:00Z">
              <w:r>
                <w:t xml:space="preserve">30</w:t>
              </w:r>
            </w:ins>
          </w:p>
        </w:tc>
      </w:tr>
      <w:tr w:rsidR="001705DA" w:rsidRPr="000F0CBE" w14:paraId="5FBA248C" w14:textId="77777777" w:rsidTr="001705DA">
        <w:trPr>
          <w:trHeight w:val="288"/>
        </w:trPr>
        <w:tc>
          <w:tcPr>
            <w:cnfStyle w:val="001000000000" w:firstRow="0" w:lastRow="0" w:firstColumn="1" w:lastColumn="0" w:oddVBand="0" w:evenVBand="0" w:oddHBand="0" w:evenHBand="0" w:firstRowFirstColumn="0" w:firstRowLastColumn="0" w:lastRowFirstColumn="0" w:lastRowLastColumn="0"/>
            <w:tcW w:w="2556" w:type="dxa"/>
            <w:noWrap/>
          </w:tcPr>
          <w:p w14:paraId="49E7CEEB" w14:textId="1FBD4983" w:rsidR="001705DA" w:rsidRDefault="001705DA" w:rsidP="001705DA">
            <w:pPr>
              <w:rPr>
                <w:rFonts w:ascii="Times New Roman" w:hAnsi="Times New Roman" w:cs="Times New Roman"/>
                <w:sz w:val="20"/>
                <w:szCs w:val="20"/>
                <w:lang w:val="en-GB"/>
              </w:rPr>
            </w:pPr>
            <w:r>
              <w:rPr>
                <w:rFonts w:ascii="Times New Roman" w:hAnsi="Times New Roman" w:cs="Times New Roman"/>
                <w:b w:val="0"/>
                <w:bCs w:val="0"/>
                <w:sz w:val="20"/>
                <w:szCs w:val="20"/>
                <w:lang w:val="en-GB"/>
              </w:rPr>
              <w:t>Transport</w:t>
            </w:r>
          </w:p>
        </w:tc>
        <w:tc>
          <w:tcPr>
            <w:tcW w:w="1558" w:type="dxa"/>
            <w:noWrap/>
          </w:tcPr>
          <w:p w14:paraId="5CF9D90C" w14:textId="3BB9F471" w:rsidR="001705DA" w:rsidRDefault="001705DA" w:rsidP="001705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47" w:author="Albert Kwame Osei-Owusu" w:date="2026-09-12T09:00:00Z">
              <w:r>
                <w:rPr>
                  <w:rFonts w:ascii="Times New Roman" w:hAnsi="Times New Roman" w:cs="Times New Roman"/>
                  <w:sz w:val="20"/>
                  <w:szCs w:val="20"/>
                  <w:lang w:val="en-GB"/>
                </w:rPr>
                <w:delText>1855</w:delText>
              </w:r>
            </w:del>
            <w:ins w:id="1248" w:author="Albert Kwame Osei-Owusu" w:date="2026-09-12T09:00:00Z">
              <w:r>
                <w:t xml:space="preserve">567</w:t>
              </w:r>
            </w:ins>
          </w:p>
        </w:tc>
        <w:tc>
          <w:tcPr>
            <w:tcW w:w="1393" w:type="dxa"/>
            <w:noWrap/>
          </w:tcPr>
          <w:p w14:paraId="78088CBB" w14:textId="67E36253" w:rsidR="001705DA" w:rsidRDefault="001705DA" w:rsidP="001705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45" w:author="Albert Kwame Osei-Owusu" w:date="2026-09-12T09:00:00Z">
              <w:r>
                <w:rPr>
                  <w:rFonts w:ascii="Times New Roman" w:hAnsi="Times New Roman" w:cs="Times New Roman"/>
                  <w:sz w:val="20"/>
                  <w:szCs w:val="20"/>
                  <w:lang w:val="en-GB"/>
                </w:rPr>
                <w:delText>139</w:delText>
              </w:r>
            </w:del>
            <w:ins w:id="1246" w:author="Albert Kwame Osei-Owusu" w:date="2026-09-12T09:00:00Z">
              <w:r>
                <w:t xml:space="preserve">129</w:t>
              </w:r>
            </w:ins>
          </w:p>
        </w:tc>
        <w:tc>
          <w:tcPr>
            <w:tcW w:w="1851" w:type="dxa"/>
            <w:noWrap/>
          </w:tcPr>
          <w:p w14:paraId="7B0BC6EF" w14:textId="193FEABD" w:rsidR="001705DA" w:rsidRDefault="001705DA" w:rsidP="001705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43" w:author="Albert Kwame Osei-Owusu" w:date="2026-09-12T09:00:00Z">
              <w:r>
                <w:rPr>
                  <w:rFonts w:ascii="Times New Roman" w:hAnsi="Times New Roman" w:cs="Times New Roman"/>
                  <w:sz w:val="20"/>
                  <w:szCs w:val="20"/>
                  <w:lang w:val="en-GB"/>
                </w:rPr>
                <w:delText>4</w:delText>
              </w:r>
            </w:del>
            <w:ins w:id="1244" w:author="Albert Kwame Osei-Owusu" w:date="2026-09-12T09:00:00Z">
              <w:r>
                <w:t xml:space="preserve">2</w:t>
              </w:r>
            </w:ins>
          </w:p>
        </w:tc>
        <w:tc>
          <w:tcPr>
            <w:tcW w:w="959" w:type="dxa"/>
            <w:noWrap/>
          </w:tcPr>
          <w:p w14:paraId="0DDBB956" w14:textId="441D0D4E" w:rsidR="001705DA" w:rsidRDefault="001705DA" w:rsidP="001705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41" w:author="Albert Kwame Osei-Owusu" w:date="2026-09-12T09:00:00Z">
              <w:r>
                <w:rPr>
                  <w:rFonts w:ascii="Times New Roman" w:hAnsi="Times New Roman" w:cs="Times New Roman"/>
                  <w:sz w:val="20"/>
                  <w:szCs w:val="20"/>
                  <w:lang w:val="en-GB"/>
                </w:rPr>
                <w:delText>258</w:delText>
              </w:r>
            </w:del>
            <w:ins w:id="1242" w:author="Albert Kwame Osei-Owusu" w:date="2026-09-12T09:00:00Z">
              <w:r>
                <w:t xml:space="preserve">178</w:t>
              </w:r>
            </w:ins>
          </w:p>
        </w:tc>
        <w:tc>
          <w:tcPr>
            <w:tcW w:w="1311" w:type="dxa"/>
            <w:noWrap/>
          </w:tcPr>
          <w:p w14:paraId="4161CB1E" w14:textId="29944F77" w:rsidR="001705DA" w:rsidRDefault="001705DA" w:rsidP="001705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39" w:author="Albert Kwame Osei-Owusu" w:date="2026-09-12T09:00:00Z">
              <w:r>
                <w:rPr>
                  <w:rFonts w:ascii="Times New Roman" w:hAnsi="Times New Roman" w:cs="Times New Roman"/>
                  <w:sz w:val="20"/>
                  <w:szCs w:val="20"/>
                  <w:lang w:val="en-GB"/>
                </w:rPr>
                <w:delText>61</w:delText>
              </w:r>
            </w:del>
            <w:ins w:id="1240" w:author="Albert Kwame Osei-Owusu" w:date="2026-09-12T09:00:00Z">
              <w:r>
                <w:t xml:space="preserve">8</w:t>
              </w:r>
            </w:ins>
          </w:p>
        </w:tc>
      </w:tr>
      <w:tr w:rsidR="001705DA" w:rsidRPr="000F0CBE" w14:paraId="395A4B8B" w14:textId="77777777" w:rsidTr="001705D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6" w:type="dxa"/>
            <w:noWrap/>
          </w:tcPr>
          <w:p w14:paraId="674427E9" w14:textId="70B7FEA9" w:rsidR="001705DA" w:rsidRPr="000F0CBE" w:rsidRDefault="001705DA" w:rsidP="001705DA">
            <w:pPr>
              <w:rPr>
                <w:rFonts w:ascii="Times New Roman" w:hAnsi="Times New Roman" w:cs="Times New Roman"/>
                <w:b w:val="0"/>
                <w:bCs w:val="0"/>
                <w:sz w:val="20"/>
                <w:szCs w:val="20"/>
                <w:lang w:val="en-GB"/>
              </w:rPr>
            </w:pPr>
            <w:del w:id="1237" w:author="Albert Kwame Osei-Owusu" w:date="2026-09-12T09:00:00Z">
              <w:r>
                <w:rPr>
                  <w:rFonts w:ascii="Times New Roman" w:hAnsi="Times New Roman" w:cs="Times New Roman"/>
                  <w:b w:val="0"/>
                  <w:bCs w:val="0"/>
                  <w:sz w:val="20"/>
                  <w:szCs w:val="20"/>
                  <w:lang w:val="en-GB"/>
                </w:rPr>
                <w:delText>Unallocated</w:delText>
              </w:r>
            </w:del>
            <w:ins w:id="1238" w:author="Albert Kwame Osei-Owusu" w:date="2026-09-12T09:00:00Z">
              <w:r>
                <w:t xml:space="preserve">Other</w:t>
              </w:r>
            </w:ins>
          </w:p>
        </w:tc>
        <w:tc>
          <w:tcPr>
            <w:tcW w:w="1558" w:type="dxa"/>
            <w:noWrap/>
          </w:tcPr>
          <w:p w14:paraId="3CBC03B7" w14:textId="366F5CA0" w:rsidR="001705DA" w:rsidRPr="000F0CBE" w:rsidRDefault="001705DA" w:rsidP="001705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35" w:author="Albert Kwame Osei-Owusu" w:date="2026-09-12T09:00:00Z">
              <w:r>
                <w:rPr>
                  <w:rFonts w:ascii="Times New Roman" w:hAnsi="Times New Roman" w:cs="Times New Roman"/>
                  <w:sz w:val="20"/>
                  <w:szCs w:val="20"/>
                  <w:lang w:val="en-GB"/>
                </w:rPr>
                <w:delText>345</w:delText>
              </w:r>
            </w:del>
            <w:ins w:id="1236" w:author="Albert Kwame Osei-Owusu" w:date="2026-09-12T09:00:00Z">
              <w:r>
                <w:t xml:space="preserve">293</w:t>
              </w:r>
            </w:ins>
          </w:p>
        </w:tc>
        <w:tc>
          <w:tcPr>
            <w:tcW w:w="1393" w:type="dxa"/>
            <w:noWrap/>
          </w:tcPr>
          <w:p w14:paraId="13E756CE" w14:textId="4885F8BA" w:rsidR="001705DA" w:rsidRPr="000F0CBE" w:rsidRDefault="001705DA" w:rsidP="001705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33" w:author="Albert Kwame Osei-Owusu" w:date="2026-09-12T09:00:00Z">
              <w:r>
                <w:rPr>
                  <w:rFonts w:ascii="Times New Roman" w:hAnsi="Times New Roman" w:cs="Times New Roman"/>
                  <w:sz w:val="20"/>
                  <w:szCs w:val="20"/>
                  <w:lang w:val="en-GB"/>
                </w:rPr>
                <w:delText>730</w:delText>
              </w:r>
            </w:del>
            <w:ins w:id="1234" w:author="Albert Kwame Osei-Owusu" w:date="2026-09-12T09:00:00Z">
              <w:r>
                <w:t xml:space="preserve">1,198</w:t>
              </w:r>
            </w:ins>
          </w:p>
        </w:tc>
        <w:tc>
          <w:tcPr>
            <w:tcW w:w="1851" w:type="dxa"/>
            <w:noWrap/>
          </w:tcPr>
          <w:p w14:paraId="2CF9CFB7" w14:textId="56A3E1E4" w:rsidR="001705DA" w:rsidRPr="000F0CBE" w:rsidRDefault="001705DA" w:rsidP="001705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31" w:author="Albert Kwame Osei-Owusu" w:date="2026-09-12T09:00:00Z">
              <w:r>
                <w:rPr>
                  <w:rFonts w:ascii="Times New Roman" w:hAnsi="Times New Roman" w:cs="Times New Roman"/>
                  <w:sz w:val="20"/>
                  <w:szCs w:val="20"/>
                  <w:lang w:val="en-GB"/>
                </w:rPr>
                <w:delText>2</w:delText>
              </w:r>
            </w:del>
            <w:ins w:id="1232" w:author="Albert Kwame Osei-Owusu" w:date="2026-09-12T09:00:00Z">
              <w:r>
                <w:t xml:space="preserve">2</w:t>
              </w:r>
            </w:ins>
          </w:p>
        </w:tc>
        <w:tc>
          <w:tcPr>
            <w:tcW w:w="959" w:type="dxa"/>
            <w:noWrap/>
          </w:tcPr>
          <w:p w14:paraId="06A25FC6" w14:textId="5E1A4742" w:rsidR="001705DA" w:rsidRPr="000F0CBE" w:rsidRDefault="001705DA" w:rsidP="001705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29" w:author="Albert Kwame Osei-Owusu" w:date="2026-09-12T09:00:00Z">
              <w:r>
                <w:rPr>
                  <w:rFonts w:ascii="Times New Roman" w:hAnsi="Times New Roman" w:cs="Times New Roman"/>
                  <w:sz w:val="20"/>
                  <w:szCs w:val="20"/>
                  <w:lang w:val="en-GB"/>
                </w:rPr>
                <w:delText>150</w:delText>
              </w:r>
            </w:del>
            <w:ins w:id="1230" w:author="Albert Kwame Osei-Owusu" w:date="2026-09-12T09:00:00Z">
              <w:r>
                <w:t xml:space="preserve">208</w:t>
              </w:r>
            </w:ins>
          </w:p>
        </w:tc>
        <w:tc>
          <w:tcPr>
            <w:tcW w:w="1311" w:type="dxa"/>
            <w:noWrap/>
          </w:tcPr>
          <w:p w14:paraId="1E40DC90" w14:textId="170D6EA2" w:rsidR="001705DA" w:rsidRPr="000F0CBE" w:rsidRDefault="001705DA" w:rsidP="001705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27" w:author="Albert Kwame Osei-Owusu" w:date="2026-09-12T09:00:00Z">
              <w:r>
                <w:rPr>
                  <w:rFonts w:ascii="Times New Roman" w:hAnsi="Times New Roman" w:cs="Times New Roman"/>
                  <w:sz w:val="20"/>
                  <w:szCs w:val="20"/>
                  <w:lang w:val="en-GB"/>
                </w:rPr>
                <w:delText>72</w:delText>
              </w:r>
            </w:del>
            <w:ins w:id="1228" w:author="Albert Kwame Osei-Owusu" w:date="2026-09-12T09:00:00Z">
              <w:r>
                <w:t xml:space="preserve">36</w:t>
              </w:r>
            </w:ins>
          </w:p>
        </w:tc>
      </w:tr>
    </w:tbl>
    <w:p w14:paraId="5810D50F" w14:textId="77777777" w:rsidR="00B36DC9" w:rsidRDefault="00B36DC9" w:rsidP="000F0CBE">
      <w:pPr>
        <w:spacing w:line="240" w:lineRule="auto"/>
        <w:rPr>
          <w:rFonts w:ascii="Times New Roman" w:hAnsi="Times New Roman" w:cs="Times New Roman"/>
          <w:sz w:val="20"/>
          <w:szCs w:val="20"/>
          <w:lang w:val="en-GB"/>
        </w:rPr>
      </w:pPr>
    </w:p>
    <w:p w14:paraId="18CA77D1" w14:textId="77777777" w:rsidR="007F573C" w:rsidRPr="000F0CBE" w:rsidRDefault="00F05670"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Table A2 is a Hotspot analysis, presenting absolute environmental impacts associated with Danish </w:t>
      </w:r>
      <w:del w:id="4475" w:author="Albert Kwame Osei-Owusu" w:date="2026-09-12T09:00:00Z">
        <w:r>
          <w:rPr>
            <w:rFonts w:ascii="Times New Roman" w:hAnsi="Times New Roman" w:cs="Times New Roman"/>
            <w:sz w:val="20"/>
            <w:szCs w:val="20"/>
            <w:lang w:val="en-GB"/>
          </w:rPr>
          <w:delText xml:space="preserve">healthcare</w:delText>
        </w:r>
      </w:del>
      <w:ins w:id="4476"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t>
      </w:r>
      <w:del w:id="3363" w:author="Albert Kwame Osei-Owusu" w:date="2026-09-12T09:00:00Z">
        <w:r>
          <w:rPr>
            <w:rFonts w:ascii="Times New Roman" w:hAnsi="Times New Roman" w:cs="Times New Roman"/>
            <w:sz w:val="20"/>
            <w:szCs w:val="20"/>
            <w:lang w:val="en-GB"/>
          </w:rPr>
          <w:delText xml:space="preserve">consumption in 2019</w:delText>
        </w:r>
      </w:del>
      <w:ins w:id="3364" w:author="Albert Kwame Osei-Owusu" w:date="2026-09-12T09:00:00Z">
        <w:r>
          <w:rPr>
            <w:rFonts w:ascii="Times New Roman" w:hAnsi="Times New Roman" w:cs="Times New Roman"/>
            <w:sz w:val="20"/>
            <w:szCs w:val="20"/>
            <w:lang w:val="en-GB"/>
          </w:rPr>
          <w:t xml:space="preserve">consumption in 2022</w:t>
        </w:r>
      </w:ins>
      <w:r>
        <w:rPr>
          <w:rFonts w:ascii="Times New Roman" w:hAnsi="Times New Roman" w:cs="Times New Roman"/>
          <w:sz w:val="20"/>
          <w:szCs w:val="20"/>
          <w:lang w:val="en-GB"/>
        </w:rPr>
        <w:t xml:space="preserve">, disaggregated by upstream sector. Results are reported across five impact categories, distributed upon 7 sectors, including an eighth aggregated sector named ‘other’: </w:t>
      </w:r>
    </w:p>
    <w:tbl>
      <w:tblPr>
        <w:tblStyle w:val="PlainTable1"/>
        <w:tblW w:w="0" w:type="auto"/>
        <w:tblLook w:val="04A0" w:firstRow="1" w:lastRow="0" w:firstColumn="1" w:lastColumn="0" w:noHBand="0" w:noVBand="1"/>
      </w:tblPr>
      <w:tblGrid>
        <w:gridCol w:w="2272"/>
        <w:gridCol w:w="1621"/>
        <w:gridCol w:w="1449"/>
        <w:gridCol w:w="1929"/>
        <w:gridCol w:w="994"/>
        <w:gridCol w:w="1363"/>
      </w:tblGrid>
      <w:tr w:rsidR="00090CEA" w:rsidRPr="000F0CBE" w14:paraId="3043C104" w14:textId="77777777" w:rsidTr="00ED06F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2A635ED3" w14:textId="77777777" w:rsidR="00090CEA" w:rsidRPr="000F0CBE" w:rsidRDefault="00090CEA" w:rsidP="000F0CBE">
            <w:pPr>
              <w:rPr>
                <w:rFonts w:ascii="Times New Roman" w:hAnsi="Times New Roman" w:cs="Times New Roman"/>
                <w:sz w:val="20"/>
                <w:szCs w:val="20"/>
                <w:lang w:val="en-GB"/>
              </w:rPr>
            </w:pPr>
            <w:r>
              <w:rPr>
                <w:rFonts w:ascii="Times New Roman" w:hAnsi="Times New Roman" w:cs="Times New Roman"/>
                <w:sz w:val="20"/>
                <w:szCs w:val="20"/>
                <w:lang w:val="en-GB"/>
              </w:rPr>
              <w:t>Hotspot</w:t>
            </w:r>
          </w:p>
        </w:tc>
        <w:tc>
          <w:tcPr>
            <w:tcW w:w="1621" w:type="dxa"/>
            <w:noWrap/>
            <w:hideMark/>
          </w:tcPr>
          <w:p w14:paraId="41398C95" w14:textId="77777777" w:rsidR="00090CEA" w:rsidRPr="000F0CBE" w:rsidRDefault="00090CEA"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Global warming (ktCO2eq)</w:t>
            </w:r>
          </w:p>
        </w:tc>
        <w:tc>
          <w:tcPr>
            <w:tcW w:w="1449" w:type="dxa"/>
            <w:noWrap/>
            <w:hideMark/>
          </w:tcPr>
          <w:p w14:paraId="57D3185A" w14:textId="77777777" w:rsidR="00090CEA" w:rsidRPr="000F0CBE" w:rsidRDefault="00090CEA"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Material extraction (kt)</w:t>
            </w:r>
          </w:p>
        </w:tc>
        <w:tc>
          <w:tcPr>
            <w:tcW w:w="1929" w:type="dxa"/>
            <w:noWrap/>
            <w:hideMark/>
          </w:tcPr>
          <w:p w14:paraId="585A27EF" w14:textId="77777777" w:rsidR="00090CEA" w:rsidRPr="000F0CBE" w:rsidRDefault="00090CEA"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Blue water consumption (Mm3)</w:t>
            </w:r>
          </w:p>
        </w:tc>
        <w:tc>
          <w:tcPr>
            <w:tcW w:w="994" w:type="dxa"/>
            <w:noWrap/>
            <w:hideMark/>
          </w:tcPr>
          <w:p w14:paraId="15BAE39A" w14:textId="77777777" w:rsidR="00090CEA" w:rsidRPr="000F0CBE" w:rsidRDefault="00090CEA"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Land use (km2)</w:t>
            </w:r>
          </w:p>
        </w:tc>
        <w:tc>
          <w:tcPr>
            <w:tcW w:w="1363" w:type="dxa"/>
            <w:noWrap/>
            <w:hideMark/>
          </w:tcPr>
          <w:p w14:paraId="3DBA5460" w14:textId="77777777" w:rsidR="00090CEA" w:rsidRPr="000F0CBE" w:rsidRDefault="00090CEA"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Waste generation (kt)</w:t>
            </w:r>
          </w:p>
        </w:tc>
      </w:tr>
      <w:tr w:rsidR="00090CEA" w:rsidRPr="000F0CBE" w14:paraId="0EBBE8DB" w14:textId="77777777" w:rsidTr="00ED06F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32507DA3"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Agricultural sector</w:t>
            </w:r>
          </w:p>
        </w:tc>
        <w:tc>
          <w:tcPr>
            <w:tcW w:w="1621" w:type="dxa"/>
            <w:noWrap/>
            <w:hideMark/>
          </w:tcPr>
          <w:p w14:paraId="54F09F1E"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25" w:author="Albert Kwame Osei-Owusu" w:date="2026-09-12T09:00:00Z">
              <w:r>
                <w:rPr>
                  <w:rFonts w:ascii="Times New Roman" w:hAnsi="Times New Roman" w:cs="Times New Roman"/>
                  <w:sz w:val="20"/>
                  <w:szCs w:val="20"/>
                  <w:lang w:val="en-GB"/>
                </w:rPr>
                <w:delText>350.2</w:delText>
              </w:r>
            </w:del>
            <w:ins w:id="1226" w:author="Albert Kwame Osei-Owusu" w:date="2026-09-12T09:00:00Z">
              <w:r>
                <w:t xml:space="preserve">608.1</w:t>
              </w:r>
            </w:ins>
          </w:p>
        </w:tc>
        <w:tc>
          <w:tcPr>
            <w:tcW w:w="1449" w:type="dxa"/>
            <w:noWrap/>
            <w:hideMark/>
          </w:tcPr>
          <w:p w14:paraId="2E1537FD"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23" w:author="Albert Kwame Osei-Owusu" w:date="2026-09-12T09:00:00Z">
              <w:r>
                <w:rPr>
                  <w:rFonts w:ascii="Times New Roman" w:hAnsi="Times New Roman" w:cs="Times New Roman"/>
                  <w:sz w:val="20"/>
                  <w:szCs w:val="20"/>
                  <w:lang w:val="en-GB"/>
                </w:rPr>
                <w:delText>27.1</w:delText>
              </w:r>
            </w:del>
            <w:ins w:id="1224" w:author="Albert Kwame Osei-Owusu" w:date="2026-09-12T09:00:00Z">
              <w:r>
                <w:t xml:space="preserve">48.0</w:t>
              </w:r>
            </w:ins>
          </w:p>
        </w:tc>
        <w:tc>
          <w:tcPr>
            <w:tcW w:w="1929" w:type="dxa"/>
            <w:noWrap/>
            <w:hideMark/>
          </w:tcPr>
          <w:p w14:paraId="7F11A293"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21" w:author="Albert Kwame Osei-Owusu" w:date="2026-09-12T09:00:00Z">
              <w:r>
                <w:rPr>
                  <w:rFonts w:ascii="Times New Roman" w:hAnsi="Times New Roman" w:cs="Times New Roman"/>
                  <w:sz w:val="20"/>
                  <w:szCs w:val="20"/>
                  <w:lang w:val="en-GB"/>
                </w:rPr>
                <w:delText>39.4</w:delText>
              </w:r>
            </w:del>
            <w:ins w:id="1222" w:author="Albert Kwame Osei-Owusu" w:date="2026-09-12T09:00:00Z">
              <w:r>
                <w:t xml:space="preserve">81.4</w:t>
              </w:r>
            </w:ins>
          </w:p>
        </w:tc>
        <w:tc>
          <w:tcPr>
            <w:tcW w:w="994" w:type="dxa"/>
            <w:noWrap/>
            <w:hideMark/>
          </w:tcPr>
          <w:p w14:paraId="6296CE0C"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19" w:author="Albert Kwame Osei-Owusu" w:date="2026-09-12T09:00:00Z">
              <w:r>
                <w:rPr>
                  <w:rFonts w:ascii="Times New Roman" w:hAnsi="Times New Roman" w:cs="Times New Roman"/>
                  <w:sz w:val="20"/>
                  <w:szCs w:val="20"/>
                  <w:lang w:val="en-GB"/>
                </w:rPr>
                <w:delText>2717.5</w:delText>
              </w:r>
            </w:del>
            <w:ins w:id="1220" w:author="Albert Kwame Osei-Owusu" w:date="2026-09-12T09:00:00Z">
              <w:r>
                <w:t xml:space="preserve">4,798.8</w:t>
              </w:r>
            </w:ins>
          </w:p>
        </w:tc>
        <w:tc>
          <w:tcPr>
            <w:tcW w:w="1363" w:type="dxa"/>
            <w:noWrap/>
            <w:hideMark/>
          </w:tcPr>
          <w:p w14:paraId="4E6B8AE2"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17" w:author="Albert Kwame Osei-Owusu" w:date="2026-09-12T09:00:00Z">
              <w:r>
                <w:rPr>
                  <w:rFonts w:ascii="Times New Roman" w:hAnsi="Times New Roman" w:cs="Times New Roman"/>
                  <w:sz w:val="20"/>
                  <w:szCs w:val="20"/>
                  <w:lang w:val="en-GB"/>
                </w:rPr>
                <w:delText>226.6</w:delText>
              </w:r>
            </w:del>
            <w:ins w:id="1218" w:author="Albert Kwame Osei-Owusu" w:date="2026-09-12T09:00:00Z">
              <w:r>
                <w:t xml:space="preserve">48.1</w:t>
              </w:r>
            </w:ins>
          </w:p>
        </w:tc>
      </w:tr>
      <w:tr w:rsidR="00090CEA" w:rsidRPr="000F0CBE" w14:paraId="7249D8DF" w14:textId="77777777" w:rsidTr="00ED06F2">
        <w:trPr>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59E0CA7C"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Electricity sector</w:t>
            </w:r>
          </w:p>
        </w:tc>
        <w:tc>
          <w:tcPr>
            <w:tcW w:w="1621" w:type="dxa"/>
            <w:noWrap/>
            <w:hideMark/>
          </w:tcPr>
          <w:p w14:paraId="1FC4E857"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15" w:author="Albert Kwame Osei-Owusu" w:date="2026-09-12T09:00:00Z">
              <w:r>
                <w:rPr>
                  <w:rFonts w:ascii="Times New Roman" w:hAnsi="Times New Roman" w:cs="Times New Roman"/>
                  <w:sz w:val="20"/>
                  <w:szCs w:val="20"/>
                  <w:lang w:val="en-GB"/>
                </w:rPr>
                <w:delText>265.2</w:delText>
              </w:r>
            </w:del>
            <w:ins w:id="1216" w:author="Albert Kwame Osei-Owusu" w:date="2026-09-12T09:00:00Z">
              <w:r>
                <w:t xml:space="preserve">421.7</w:t>
              </w:r>
            </w:ins>
          </w:p>
        </w:tc>
        <w:tc>
          <w:tcPr>
            <w:tcW w:w="1449" w:type="dxa"/>
            <w:noWrap/>
            <w:hideMark/>
          </w:tcPr>
          <w:p w14:paraId="60121DA8"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13" w:author="Albert Kwame Osei-Owusu" w:date="2026-09-12T09:00:00Z">
              <w:r>
                <w:rPr>
                  <w:rFonts w:ascii="Times New Roman" w:hAnsi="Times New Roman" w:cs="Times New Roman"/>
                  <w:sz w:val="20"/>
                  <w:szCs w:val="20"/>
                  <w:lang w:val="en-GB"/>
                </w:rPr>
                <w:delText>5.0</w:delText>
              </w:r>
            </w:del>
            <w:ins w:id="1214" w:author="Albert Kwame Osei-Owusu" w:date="2026-09-12T09:00:00Z">
              <w:r>
                <w:t xml:space="preserve">9.4</w:t>
              </w:r>
            </w:ins>
          </w:p>
        </w:tc>
        <w:tc>
          <w:tcPr>
            <w:tcW w:w="1929" w:type="dxa"/>
            <w:noWrap/>
            <w:hideMark/>
          </w:tcPr>
          <w:p w14:paraId="32089DE2"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11" w:author="Albert Kwame Osei-Owusu" w:date="2026-09-12T09:00:00Z">
              <w:r>
                <w:rPr>
                  <w:rFonts w:ascii="Times New Roman" w:hAnsi="Times New Roman" w:cs="Times New Roman"/>
                  <w:sz w:val="20"/>
                  <w:szCs w:val="20"/>
                  <w:lang w:val="en-GB"/>
                </w:rPr>
                <w:delText>3.2</w:delText>
              </w:r>
            </w:del>
            <w:ins w:id="1212" w:author="Albert Kwame Osei-Owusu" w:date="2026-09-12T09:00:00Z">
              <w:r>
                <w:t xml:space="preserve">3.6</w:t>
              </w:r>
            </w:ins>
          </w:p>
        </w:tc>
        <w:tc>
          <w:tcPr>
            <w:tcW w:w="994" w:type="dxa"/>
            <w:noWrap/>
            <w:hideMark/>
          </w:tcPr>
          <w:p w14:paraId="0F9DB781"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09" w:author="Albert Kwame Osei-Owusu" w:date="2026-09-12T09:00:00Z">
              <w:r>
                <w:rPr>
                  <w:rFonts w:ascii="Times New Roman" w:hAnsi="Times New Roman" w:cs="Times New Roman"/>
                  <w:sz w:val="20"/>
                  <w:szCs w:val="20"/>
                  <w:lang w:val="en-GB"/>
                </w:rPr>
                <w:delText>1.1</w:delText>
              </w:r>
            </w:del>
            <w:ins w:id="1210" w:author="Albert Kwame Osei-Owusu" w:date="2026-09-12T09:00:00Z">
              <w:r>
                <w:t xml:space="preserve">2.1</w:t>
              </w:r>
            </w:ins>
          </w:p>
        </w:tc>
        <w:tc>
          <w:tcPr>
            <w:tcW w:w="1363" w:type="dxa"/>
            <w:noWrap/>
            <w:hideMark/>
          </w:tcPr>
          <w:p w14:paraId="30957F85"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207" w:author="Albert Kwame Osei-Owusu" w:date="2026-09-12T09:00:00Z">
              <w:r>
                <w:rPr>
                  <w:rFonts w:ascii="Times New Roman" w:hAnsi="Times New Roman" w:cs="Times New Roman"/>
                  <w:sz w:val="20"/>
                  <w:szCs w:val="20"/>
                  <w:lang w:val="en-GB"/>
                </w:rPr>
                <w:delText>16.6</w:delText>
              </w:r>
            </w:del>
            <w:ins w:id="1208" w:author="Albert Kwame Osei-Owusu" w:date="2026-09-12T09:00:00Z">
              <w:r>
                <w:t xml:space="preserve">14.1</w:t>
              </w:r>
            </w:ins>
          </w:p>
        </w:tc>
      </w:tr>
      <w:tr w:rsidR="00090CEA" w:rsidRPr="000F0CBE" w14:paraId="0B6D8457" w14:textId="77777777" w:rsidTr="00ED06F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1611CEC3"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Fossil fuel industry</w:t>
            </w:r>
          </w:p>
        </w:tc>
        <w:tc>
          <w:tcPr>
            <w:tcW w:w="1621" w:type="dxa"/>
            <w:noWrap/>
            <w:hideMark/>
          </w:tcPr>
          <w:p w14:paraId="4435CA1C"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05" w:author="Albert Kwame Osei-Owusu" w:date="2026-09-12T09:00:00Z">
              <w:r>
                <w:rPr>
                  <w:rFonts w:ascii="Times New Roman" w:hAnsi="Times New Roman" w:cs="Times New Roman"/>
                  <w:sz w:val="20"/>
                  <w:szCs w:val="20"/>
                  <w:lang w:val="en-GB"/>
                </w:rPr>
                <w:delText>362.7</w:delText>
              </w:r>
            </w:del>
            <w:ins w:id="1206" w:author="Albert Kwame Osei-Owusu" w:date="2026-09-12T09:00:00Z">
              <w:r>
                <w:t xml:space="preserve">741.8</w:t>
              </w:r>
            </w:ins>
          </w:p>
        </w:tc>
        <w:tc>
          <w:tcPr>
            <w:tcW w:w="1449" w:type="dxa"/>
            <w:noWrap/>
            <w:hideMark/>
          </w:tcPr>
          <w:p w14:paraId="5E9761A5"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03" w:author="Albert Kwame Osei-Owusu" w:date="2026-09-12T09:00:00Z">
              <w:r>
                <w:rPr>
                  <w:rFonts w:ascii="Times New Roman" w:hAnsi="Times New Roman" w:cs="Times New Roman"/>
                  <w:sz w:val="20"/>
                  <w:szCs w:val="20"/>
                  <w:lang w:val="en-GB"/>
                </w:rPr>
                <w:delText>7.8</w:delText>
              </w:r>
            </w:del>
            <w:ins w:id="1204" w:author="Albert Kwame Osei-Owusu" w:date="2026-09-12T09:00:00Z">
              <w:r>
                <w:t xml:space="preserve">18.7</w:t>
              </w:r>
            </w:ins>
          </w:p>
        </w:tc>
        <w:tc>
          <w:tcPr>
            <w:tcW w:w="1929" w:type="dxa"/>
            <w:noWrap/>
            <w:hideMark/>
          </w:tcPr>
          <w:p w14:paraId="7089F019"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201" w:author="Albert Kwame Osei-Owusu" w:date="2026-09-12T09:00:00Z">
              <w:r>
                <w:rPr>
                  <w:rFonts w:ascii="Times New Roman" w:hAnsi="Times New Roman" w:cs="Times New Roman"/>
                  <w:sz w:val="20"/>
                  <w:szCs w:val="20"/>
                  <w:lang w:val="en-GB"/>
                </w:rPr>
                <w:delText>0.0</w:delText>
              </w:r>
            </w:del>
            <w:ins w:id="1202" w:author="Albert Kwame Osei-Owusu" w:date="2026-09-12T09:00:00Z">
              <w:r>
                <w:t xml:space="preserve">0.1</w:t>
              </w:r>
            </w:ins>
          </w:p>
        </w:tc>
        <w:tc>
          <w:tcPr>
            <w:tcW w:w="994" w:type="dxa"/>
            <w:noWrap/>
            <w:hideMark/>
          </w:tcPr>
          <w:p w14:paraId="76CCE444"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99" w:author="Albert Kwame Osei-Owusu" w:date="2026-09-12T09:00:00Z">
              <w:r>
                <w:rPr>
                  <w:rFonts w:ascii="Times New Roman" w:hAnsi="Times New Roman" w:cs="Times New Roman"/>
                  <w:sz w:val="20"/>
                  <w:szCs w:val="20"/>
                  <w:lang w:val="en-GB"/>
                </w:rPr>
                <w:delText>0.9</w:delText>
              </w:r>
            </w:del>
            <w:ins w:id="1200" w:author="Albert Kwame Osei-Owusu" w:date="2026-09-12T09:00:00Z">
              <w:r>
                <w:t xml:space="preserve">1.8</w:t>
              </w:r>
            </w:ins>
          </w:p>
        </w:tc>
        <w:tc>
          <w:tcPr>
            <w:tcW w:w="1363" w:type="dxa"/>
            <w:noWrap/>
            <w:hideMark/>
          </w:tcPr>
          <w:p w14:paraId="2D5E0834"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97" w:author="Albert Kwame Osei-Owusu" w:date="2026-09-12T09:00:00Z">
              <w:r>
                <w:rPr>
                  <w:rFonts w:ascii="Times New Roman" w:hAnsi="Times New Roman" w:cs="Times New Roman"/>
                  <w:sz w:val="20"/>
                  <w:szCs w:val="20"/>
                  <w:lang w:val="en-GB"/>
                </w:rPr>
                <w:delText>9.6</w:delText>
              </w:r>
            </w:del>
            <w:ins w:id="1198" w:author="Albert Kwame Osei-Owusu" w:date="2026-09-12T09:00:00Z">
              <w:r>
                <w:t xml:space="preserve">13.2</w:t>
              </w:r>
            </w:ins>
          </w:p>
        </w:tc>
      </w:tr>
      <w:tr w:rsidR="00090CEA" w:rsidRPr="000F0CBE" w14:paraId="00453041" w14:textId="77777777" w:rsidTr="00ED06F2">
        <w:trPr>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037AC218"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Mining of minerals and metals</w:t>
            </w:r>
          </w:p>
        </w:tc>
        <w:tc>
          <w:tcPr>
            <w:tcW w:w="1621" w:type="dxa"/>
            <w:noWrap/>
            <w:hideMark/>
          </w:tcPr>
          <w:p w14:paraId="1774C6F2"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95" w:author="Albert Kwame Osei-Owusu" w:date="2026-09-12T09:00:00Z">
              <w:r>
                <w:rPr>
                  <w:rFonts w:ascii="Times New Roman" w:hAnsi="Times New Roman" w:cs="Times New Roman"/>
                  <w:sz w:val="20"/>
                  <w:szCs w:val="20"/>
                  <w:lang w:val="en-GB"/>
                </w:rPr>
                <w:delText>59.5</w:delText>
              </w:r>
            </w:del>
            <w:ins w:id="1196" w:author="Albert Kwame Osei-Owusu" w:date="2026-09-12T09:00:00Z">
              <w:r>
                <w:t xml:space="preserve">113.9</w:t>
              </w:r>
            </w:ins>
          </w:p>
        </w:tc>
        <w:tc>
          <w:tcPr>
            <w:tcW w:w="1449" w:type="dxa"/>
            <w:noWrap/>
            <w:hideMark/>
          </w:tcPr>
          <w:p w14:paraId="7600FC8A"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93" w:author="Albert Kwame Osei-Owusu" w:date="2026-09-12T09:00:00Z">
              <w:r>
                <w:rPr>
                  <w:rFonts w:ascii="Times New Roman" w:hAnsi="Times New Roman" w:cs="Times New Roman"/>
                  <w:sz w:val="20"/>
                  <w:szCs w:val="20"/>
                  <w:lang w:val="en-GB"/>
                </w:rPr>
                <w:delText>2353.8</w:delText>
              </w:r>
            </w:del>
            <w:ins w:id="1194" w:author="Albert Kwame Osei-Owusu" w:date="2026-09-12T09:00:00Z">
              <w:r>
                <w:t xml:space="preserve">3,608.6</w:t>
              </w:r>
            </w:ins>
          </w:p>
        </w:tc>
        <w:tc>
          <w:tcPr>
            <w:tcW w:w="1929" w:type="dxa"/>
            <w:noWrap/>
            <w:hideMark/>
          </w:tcPr>
          <w:p w14:paraId="1EE5370A"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91" w:author="Albert Kwame Osei-Owusu" w:date="2026-09-12T09:00:00Z">
              <w:r>
                <w:rPr>
                  <w:rFonts w:ascii="Times New Roman" w:hAnsi="Times New Roman" w:cs="Times New Roman"/>
                  <w:sz w:val="20"/>
                  <w:szCs w:val="20"/>
                  <w:lang w:val="en-GB"/>
                </w:rPr>
                <w:delText>0.0</w:delText>
              </w:r>
            </w:del>
            <w:ins w:id="1192" w:author="Albert Kwame Osei-Owusu" w:date="2026-09-12T09:00:00Z">
              <w:r>
                <w:t xml:space="preserve">0.0</w:t>
              </w:r>
            </w:ins>
          </w:p>
        </w:tc>
        <w:tc>
          <w:tcPr>
            <w:tcW w:w="994" w:type="dxa"/>
            <w:noWrap/>
            <w:hideMark/>
          </w:tcPr>
          <w:p w14:paraId="5A7D4CAE"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89" w:author="Albert Kwame Osei-Owusu" w:date="2026-09-12T09:00:00Z">
              <w:r>
                <w:rPr>
                  <w:rFonts w:ascii="Times New Roman" w:hAnsi="Times New Roman" w:cs="Times New Roman"/>
                  <w:sz w:val="20"/>
                  <w:szCs w:val="20"/>
                  <w:lang w:val="en-GB"/>
                </w:rPr>
                <w:delText>0.3</w:delText>
              </w:r>
            </w:del>
            <w:ins w:id="1190" w:author="Albert Kwame Osei-Owusu" w:date="2026-09-12T09:00:00Z">
              <w:r>
                <w:t xml:space="preserve">0.5</w:t>
              </w:r>
            </w:ins>
          </w:p>
        </w:tc>
        <w:tc>
          <w:tcPr>
            <w:tcW w:w="1363" w:type="dxa"/>
            <w:noWrap/>
            <w:hideMark/>
          </w:tcPr>
          <w:p w14:paraId="13F38515"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87" w:author="Albert Kwame Osei-Owusu" w:date="2026-09-12T09:00:00Z">
              <w:r>
                <w:rPr>
                  <w:rFonts w:ascii="Times New Roman" w:hAnsi="Times New Roman" w:cs="Times New Roman"/>
                  <w:sz w:val="20"/>
                  <w:szCs w:val="20"/>
                  <w:lang w:val="en-GB"/>
                </w:rPr>
                <w:delText>215.2</w:delText>
              </w:r>
            </w:del>
            <w:ins w:id="1188" w:author="Albert Kwame Osei-Owusu" w:date="2026-09-12T09:00:00Z">
              <w:r>
                <w:t xml:space="preserve">0.3</w:t>
              </w:r>
            </w:ins>
          </w:p>
        </w:tc>
      </w:tr>
      <w:tr w:rsidR="00090CEA" w:rsidRPr="000F0CBE" w14:paraId="2262B889" w14:textId="77777777" w:rsidTr="00ED06F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7958D4DF"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Operational impacts</w:t>
            </w:r>
          </w:p>
        </w:tc>
        <w:tc>
          <w:tcPr>
            <w:tcW w:w="1621" w:type="dxa"/>
            <w:noWrap/>
            <w:hideMark/>
          </w:tcPr>
          <w:p w14:paraId="5FEB761B"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85" w:author="Albert Kwame Osei-Owusu" w:date="2026-09-12T09:00:00Z">
              <w:r>
                <w:rPr>
                  <w:rFonts w:ascii="Times New Roman" w:hAnsi="Times New Roman" w:cs="Times New Roman"/>
                  <w:sz w:val="20"/>
                  <w:szCs w:val="20"/>
                  <w:lang w:val="en-GB"/>
                </w:rPr>
                <w:delText>10.9</w:delText>
              </w:r>
            </w:del>
            <w:ins w:id="1186" w:author="Albert Kwame Osei-Owusu" w:date="2026-09-12T09:00:00Z">
              <w:r>
                <w:t xml:space="preserve">130.1</w:t>
              </w:r>
            </w:ins>
          </w:p>
        </w:tc>
        <w:tc>
          <w:tcPr>
            <w:tcW w:w="1449" w:type="dxa"/>
            <w:noWrap/>
            <w:hideMark/>
          </w:tcPr>
          <w:p w14:paraId="671EE537"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83" w:author="Albert Kwame Osei-Owusu" w:date="2026-09-12T09:00:00Z">
              <w:r>
                <w:rPr>
                  <w:rFonts w:ascii="Times New Roman" w:hAnsi="Times New Roman" w:cs="Times New Roman"/>
                  <w:sz w:val="20"/>
                  <w:szCs w:val="20"/>
                  <w:lang w:val="en-GB"/>
                </w:rPr>
                <w:delText>0.0</w:delText>
              </w:r>
            </w:del>
            <w:ins w:id="1184" w:author="Albert Kwame Osei-Owusu" w:date="2026-09-12T09:00:00Z">
              <w:r>
                <w:t xml:space="preserve">0.0</w:t>
              </w:r>
            </w:ins>
          </w:p>
        </w:tc>
        <w:tc>
          <w:tcPr>
            <w:tcW w:w="1929" w:type="dxa"/>
            <w:noWrap/>
            <w:hideMark/>
          </w:tcPr>
          <w:p w14:paraId="274C4F0A"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81" w:author="Albert Kwame Osei-Owusu" w:date="2026-09-12T09:00:00Z">
              <w:r>
                <w:rPr>
                  <w:rFonts w:ascii="Times New Roman" w:hAnsi="Times New Roman" w:cs="Times New Roman"/>
                  <w:sz w:val="20"/>
                  <w:szCs w:val="20"/>
                  <w:lang w:val="en-GB"/>
                </w:rPr>
                <w:delText>0.0</w:delText>
              </w:r>
            </w:del>
            <w:ins w:id="1182" w:author="Albert Kwame Osei-Owusu" w:date="2026-09-12T09:00:00Z">
              <w:r>
                <w:t xml:space="preserve">0.0</w:t>
              </w:r>
            </w:ins>
          </w:p>
        </w:tc>
        <w:tc>
          <w:tcPr>
            <w:tcW w:w="994" w:type="dxa"/>
            <w:noWrap/>
            <w:hideMark/>
          </w:tcPr>
          <w:p w14:paraId="3581073A"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79" w:author="Albert Kwame Osei-Owusu" w:date="2026-09-12T09:00:00Z">
              <w:r>
                <w:rPr>
                  <w:rFonts w:ascii="Times New Roman" w:hAnsi="Times New Roman" w:cs="Times New Roman"/>
                  <w:sz w:val="20"/>
                  <w:szCs w:val="20"/>
                  <w:lang w:val="en-GB"/>
                </w:rPr>
                <w:delText>0.0</w:delText>
              </w:r>
            </w:del>
            <w:ins w:id="1180" w:author="Albert Kwame Osei-Owusu" w:date="2026-09-12T09:00:00Z">
              <w:r>
                <w:t xml:space="preserve">0.0</w:t>
              </w:r>
            </w:ins>
          </w:p>
        </w:tc>
        <w:tc>
          <w:tcPr>
            <w:tcW w:w="1363" w:type="dxa"/>
            <w:noWrap/>
            <w:hideMark/>
          </w:tcPr>
          <w:p w14:paraId="31FF18AF"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77" w:author="Albert Kwame Osei-Owusu" w:date="2026-09-12T09:00:00Z">
              <w:r>
                <w:rPr>
                  <w:rFonts w:ascii="Times New Roman" w:hAnsi="Times New Roman" w:cs="Times New Roman"/>
                  <w:sz w:val="20"/>
                  <w:szCs w:val="20"/>
                  <w:lang w:val="en-GB"/>
                </w:rPr>
                <w:delText>175.9</w:delText>
              </w:r>
            </w:del>
            <w:ins w:id="1178" w:author="Albert Kwame Osei-Owusu" w:date="2026-09-12T09:00:00Z">
              <w:r>
                <w:t xml:space="preserve">42.8</w:t>
              </w:r>
            </w:ins>
          </w:p>
        </w:tc>
      </w:tr>
      <w:tr w:rsidR="00090CEA" w:rsidRPr="000F0CBE" w14:paraId="06CC5209" w14:textId="77777777" w:rsidTr="00ED06F2">
        <w:trPr>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58C2C0D1"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Pharmaceutical and chemical industry</w:t>
            </w:r>
          </w:p>
        </w:tc>
        <w:tc>
          <w:tcPr>
            <w:tcW w:w="1621" w:type="dxa"/>
            <w:noWrap/>
            <w:hideMark/>
          </w:tcPr>
          <w:p w14:paraId="426BF01C"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75" w:author="Albert Kwame Osei-Owusu" w:date="2026-09-12T09:00:00Z">
              <w:r>
                <w:rPr>
                  <w:rFonts w:ascii="Times New Roman" w:hAnsi="Times New Roman" w:cs="Times New Roman"/>
                  <w:sz w:val="20"/>
                  <w:szCs w:val="20"/>
                  <w:lang w:val="en-GB"/>
                </w:rPr>
                <w:delText>260.8</w:delText>
              </w:r>
            </w:del>
            <w:ins w:id="1176" w:author="Albert Kwame Osei-Owusu" w:date="2026-09-12T09:00:00Z">
              <w:r>
                <w:t xml:space="preserve">444.7</w:t>
              </w:r>
            </w:ins>
          </w:p>
        </w:tc>
        <w:tc>
          <w:tcPr>
            <w:tcW w:w="1449" w:type="dxa"/>
            <w:noWrap/>
            <w:hideMark/>
          </w:tcPr>
          <w:p w14:paraId="41E74860"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73" w:author="Albert Kwame Osei-Owusu" w:date="2026-09-12T09:00:00Z">
              <w:r>
                <w:rPr>
                  <w:rFonts w:ascii="Times New Roman" w:hAnsi="Times New Roman" w:cs="Times New Roman"/>
                  <w:sz w:val="20"/>
                  <w:szCs w:val="20"/>
                  <w:lang w:val="en-GB"/>
                </w:rPr>
                <w:delText>32.1</w:delText>
              </w:r>
            </w:del>
            <w:ins w:id="1174" w:author="Albert Kwame Osei-Owusu" w:date="2026-09-12T09:00:00Z">
              <w:r>
                <w:t xml:space="preserve">325.4</w:t>
              </w:r>
            </w:ins>
          </w:p>
        </w:tc>
        <w:tc>
          <w:tcPr>
            <w:tcW w:w="1929" w:type="dxa"/>
            <w:noWrap/>
            <w:hideMark/>
          </w:tcPr>
          <w:p w14:paraId="60D05B6C"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71" w:author="Albert Kwame Osei-Owusu" w:date="2026-09-12T09:00:00Z">
              <w:r>
                <w:rPr>
                  <w:rFonts w:ascii="Times New Roman" w:hAnsi="Times New Roman" w:cs="Times New Roman"/>
                  <w:sz w:val="20"/>
                  <w:szCs w:val="20"/>
                  <w:lang w:val="en-GB"/>
                </w:rPr>
                <w:delText>1.7</w:delText>
              </w:r>
            </w:del>
            <w:ins w:id="1172" w:author="Albert Kwame Osei-Owusu" w:date="2026-09-12T09:00:00Z">
              <w:r>
                <w:t xml:space="preserve">7.3</w:t>
              </w:r>
            </w:ins>
          </w:p>
        </w:tc>
        <w:tc>
          <w:tcPr>
            <w:tcW w:w="994" w:type="dxa"/>
            <w:noWrap/>
            <w:hideMark/>
          </w:tcPr>
          <w:p w14:paraId="34502231"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69" w:author="Albert Kwame Osei-Owusu" w:date="2026-09-12T09:00:00Z">
              <w:r>
                <w:rPr>
                  <w:rFonts w:ascii="Times New Roman" w:hAnsi="Times New Roman" w:cs="Times New Roman"/>
                  <w:sz w:val="20"/>
                  <w:szCs w:val="20"/>
                  <w:lang w:val="en-GB"/>
                </w:rPr>
                <w:delText>0.4</w:delText>
              </w:r>
            </w:del>
            <w:ins w:id="1170" w:author="Albert Kwame Osei-Owusu" w:date="2026-09-12T09:00:00Z">
              <w:r>
                <w:t xml:space="preserve">0.7</w:t>
              </w:r>
            </w:ins>
          </w:p>
        </w:tc>
        <w:tc>
          <w:tcPr>
            <w:tcW w:w="1363" w:type="dxa"/>
            <w:noWrap/>
            <w:hideMark/>
          </w:tcPr>
          <w:p w14:paraId="013C711F" w14:textId="77777777" w:rsidR="00090CEA" w:rsidRPr="000F0CBE" w:rsidRDefault="00090CEA"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67" w:author="Albert Kwame Osei-Owusu" w:date="2026-09-12T09:00:00Z">
              <w:r>
                <w:rPr>
                  <w:rFonts w:ascii="Times New Roman" w:hAnsi="Times New Roman" w:cs="Times New Roman"/>
                  <w:sz w:val="20"/>
                  <w:szCs w:val="20"/>
                  <w:lang w:val="en-GB"/>
                </w:rPr>
                <w:delText>111.6</w:delText>
              </w:r>
            </w:del>
            <w:ins w:id="1168" w:author="Albert Kwame Osei-Owusu" w:date="2026-09-12T09:00:00Z">
              <w:r>
                <w:t xml:space="preserve">68.0</w:t>
              </w:r>
            </w:ins>
          </w:p>
        </w:tc>
      </w:tr>
      <w:tr w:rsidR="00090CEA" w:rsidRPr="000F0CBE" w14:paraId="56C64E7A" w14:textId="77777777" w:rsidTr="00ED06F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72" w:type="dxa"/>
            <w:noWrap/>
            <w:hideMark/>
          </w:tcPr>
          <w:p w14:paraId="6773D758" w14:textId="77777777" w:rsidR="00090CEA" w:rsidRPr="000F0CBE" w:rsidRDefault="00090CEA" w:rsidP="000F0CBE">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Transport</w:t>
            </w:r>
          </w:p>
        </w:tc>
        <w:tc>
          <w:tcPr>
            <w:tcW w:w="1621" w:type="dxa"/>
            <w:noWrap/>
            <w:hideMark/>
          </w:tcPr>
          <w:p w14:paraId="62193986"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65" w:author="Albert Kwame Osei-Owusu" w:date="2026-09-12T09:00:00Z">
              <w:r>
                <w:rPr>
                  <w:rFonts w:ascii="Times New Roman" w:hAnsi="Times New Roman" w:cs="Times New Roman"/>
                  <w:sz w:val="20"/>
                  <w:szCs w:val="20"/>
                  <w:lang w:val="en-GB"/>
                </w:rPr>
                <w:delText>2193.5</w:delText>
              </w:r>
            </w:del>
            <w:ins w:id="1166" w:author="Albert Kwame Osei-Owusu" w:date="2026-09-12T09:00:00Z">
              <w:r>
                <w:t xml:space="preserve">695.1</w:t>
              </w:r>
            </w:ins>
          </w:p>
        </w:tc>
        <w:tc>
          <w:tcPr>
            <w:tcW w:w="1449" w:type="dxa"/>
            <w:noWrap/>
            <w:hideMark/>
          </w:tcPr>
          <w:p w14:paraId="7CC0B712"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63" w:author="Albert Kwame Osei-Owusu" w:date="2026-09-12T09:00:00Z">
              <w:r>
                <w:rPr>
                  <w:rFonts w:ascii="Times New Roman" w:hAnsi="Times New Roman" w:cs="Times New Roman"/>
                  <w:sz w:val="20"/>
                  <w:szCs w:val="20"/>
                  <w:lang w:val="en-GB"/>
                </w:rPr>
                <w:delText>15.6</w:delText>
              </w:r>
            </w:del>
            <w:ins w:id="1164" w:author="Albert Kwame Osei-Owusu" w:date="2026-09-12T09:00:00Z">
              <w:r>
                <w:t xml:space="preserve">22.2</w:t>
              </w:r>
            </w:ins>
          </w:p>
        </w:tc>
        <w:tc>
          <w:tcPr>
            <w:tcW w:w="1929" w:type="dxa"/>
            <w:noWrap/>
            <w:hideMark/>
          </w:tcPr>
          <w:p w14:paraId="083C353D"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61" w:author="Albert Kwame Osei-Owusu" w:date="2026-09-12T09:00:00Z">
              <w:r>
                <w:rPr>
                  <w:rFonts w:ascii="Times New Roman" w:hAnsi="Times New Roman" w:cs="Times New Roman"/>
                  <w:sz w:val="20"/>
                  <w:szCs w:val="20"/>
                  <w:lang w:val="en-GB"/>
                </w:rPr>
                <w:delText>0.0</w:delText>
              </w:r>
            </w:del>
            <w:ins w:id="1162" w:author="Albert Kwame Osei-Owusu" w:date="2026-09-12T09:00:00Z">
              <w:r>
                <w:t xml:space="preserve">0.0</w:t>
              </w:r>
            </w:ins>
          </w:p>
        </w:tc>
        <w:tc>
          <w:tcPr>
            <w:tcW w:w="994" w:type="dxa"/>
            <w:noWrap/>
            <w:hideMark/>
          </w:tcPr>
          <w:p w14:paraId="08D316D7"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59" w:author="Albert Kwame Osei-Owusu" w:date="2026-09-12T09:00:00Z">
              <w:r>
                <w:rPr>
                  <w:rFonts w:ascii="Times New Roman" w:hAnsi="Times New Roman" w:cs="Times New Roman"/>
                  <w:sz w:val="20"/>
                  <w:szCs w:val="20"/>
                  <w:lang w:val="en-GB"/>
                </w:rPr>
                <w:delText>3.0</w:delText>
              </w:r>
            </w:del>
            <w:ins w:id="1160" w:author="Albert Kwame Osei-Owusu" w:date="2026-09-12T09:00:00Z">
              <w:r>
                <w:t xml:space="preserve">4.5</w:t>
              </w:r>
            </w:ins>
          </w:p>
        </w:tc>
        <w:tc>
          <w:tcPr>
            <w:tcW w:w="1363" w:type="dxa"/>
            <w:noWrap/>
            <w:hideMark/>
          </w:tcPr>
          <w:p w14:paraId="251FF9FE" w14:textId="77777777" w:rsidR="00090CEA" w:rsidRPr="000F0CBE" w:rsidRDefault="00090CEA"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57" w:author="Albert Kwame Osei-Owusu" w:date="2026-09-12T09:00:00Z">
              <w:r>
                <w:rPr>
                  <w:rFonts w:ascii="Times New Roman" w:hAnsi="Times New Roman" w:cs="Times New Roman"/>
                  <w:sz w:val="20"/>
                  <w:szCs w:val="20"/>
                  <w:lang w:val="en-GB"/>
                </w:rPr>
                <w:delText>5.5</w:delText>
              </w:r>
            </w:del>
            <w:ins w:id="1158" w:author="Albert Kwame Osei-Owusu" w:date="2026-09-12T09:00:00Z">
              <w:r>
                <w:t xml:space="preserve">2.4</w:t>
              </w:r>
            </w:ins>
          </w:p>
        </w:tc>
      </w:tr>
      <w:tr w:rsidR="00ED06F2" w:rsidRPr="000F0CBE" w14:paraId="740B556E" w14:textId="77777777" w:rsidTr="00ED06F2">
        <w:trPr>
          <w:trHeight w:val="288"/>
        </w:trPr>
        <w:tc>
          <w:tcPr>
            <w:cnfStyle w:val="001000000000" w:firstRow="0" w:lastRow="0" w:firstColumn="1" w:lastColumn="0" w:oddVBand="0" w:evenVBand="0" w:oddHBand="0" w:evenHBand="0" w:firstRowFirstColumn="0" w:firstRowLastColumn="0" w:lastRowFirstColumn="0" w:lastRowLastColumn="0"/>
            <w:tcW w:w="2272" w:type="dxa"/>
            <w:noWrap/>
          </w:tcPr>
          <w:p w14:paraId="5E359215" w14:textId="6BE3C82B" w:rsidR="00ED06F2" w:rsidRPr="00ED06F2" w:rsidRDefault="00ED06F2" w:rsidP="00ED06F2">
            <w:pPr>
              <w:rPr>
                <w:rFonts w:ascii="Times New Roman" w:hAnsi="Times New Roman" w:cs="Times New Roman"/>
                <w:b w:val="0"/>
                <w:bCs w:val="0"/>
                <w:sz w:val="20"/>
                <w:szCs w:val="20"/>
                <w:lang w:val="en-GB"/>
              </w:rPr>
            </w:pPr>
            <w:del w:id="1155" w:author="Albert Kwame Osei-Owusu" w:date="2026-09-12T09:00:00Z">
              <w:r w:rsidRPr="00ED06F2">
                <w:rPr>
                  <w:rFonts w:ascii="Times New Roman" w:hAnsi="Times New Roman" w:cs="Times New Roman"/>
                  <w:b w:val="0"/>
                  <w:bCs w:val="0"/>
                  <w:sz w:val="20"/>
                  <w:szCs w:val="20"/>
                  <w:lang w:val="en-GB"/>
                </w:rPr>
                <w:delText>Unallocated</w:delText>
              </w:r>
            </w:del>
            <w:ins w:id="1156" w:author="Albert Kwame Osei-Owusu" w:date="2026-09-12T09:00:00Z">
              <w:r>
                <w:t xml:space="preserve">Other</w:t>
              </w:r>
            </w:ins>
          </w:p>
        </w:tc>
        <w:tc>
          <w:tcPr>
            <w:tcW w:w="1621" w:type="dxa"/>
            <w:noWrap/>
          </w:tcPr>
          <w:p w14:paraId="48321ED3" w14:textId="62F17188" w:rsidR="00ED06F2" w:rsidRDefault="00ED06F2" w:rsidP="00ED0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53" w:author="Albert Kwame Osei-Owusu" w:date="2026-09-12T09:00:00Z">
              <w:r>
                <w:rPr>
                  <w:rFonts w:ascii="Times New Roman" w:hAnsi="Times New Roman" w:cs="Times New Roman"/>
                  <w:sz w:val="20"/>
                  <w:szCs w:val="20"/>
                  <w:lang w:val="en-GB"/>
                </w:rPr>
                <w:delText>1311.8</w:delText>
              </w:r>
            </w:del>
            <w:ins w:id="1154" w:author="Albert Kwame Osei-Owusu" w:date="2026-09-12T09:00:00Z">
              <w:r>
                <w:t xml:space="preserve">1,496.7</w:t>
              </w:r>
            </w:ins>
          </w:p>
        </w:tc>
        <w:tc>
          <w:tcPr>
            <w:tcW w:w="1449" w:type="dxa"/>
            <w:noWrap/>
          </w:tcPr>
          <w:p w14:paraId="45D54D68" w14:textId="639D5488" w:rsidR="00ED06F2" w:rsidRDefault="00ED06F2" w:rsidP="00ED0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51" w:author="Albert Kwame Osei-Owusu" w:date="2026-09-12T09:00:00Z">
              <w:r>
                <w:rPr>
                  <w:rFonts w:ascii="Times New Roman" w:hAnsi="Times New Roman" w:cs="Times New Roman"/>
                  <w:sz w:val="20"/>
                  <w:szCs w:val="20"/>
                  <w:lang w:val="en-GB"/>
                </w:rPr>
                <w:delText>159.1</w:delText>
              </w:r>
            </w:del>
            <w:ins w:id="1152" w:author="Albert Kwame Osei-Owusu" w:date="2026-09-12T09:00:00Z">
              <w:r>
                <w:t xml:space="preserve">223.9</w:t>
              </w:r>
            </w:ins>
          </w:p>
        </w:tc>
        <w:tc>
          <w:tcPr>
            <w:tcW w:w="1929" w:type="dxa"/>
            <w:noWrap/>
          </w:tcPr>
          <w:p w14:paraId="230776EF" w14:textId="25C0D55A" w:rsidR="00ED06F2" w:rsidRDefault="00ED06F2" w:rsidP="00ED0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49" w:author="Albert Kwame Osei-Owusu" w:date="2026-09-12T09:00:00Z">
              <w:r>
                <w:rPr>
                  <w:rFonts w:ascii="Times New Roman" w:hAnsi="Times New Roman" w:cs="Times New Roman"/>
                  <w:sz w:val="20"/>
                  <w:szCs w:val="20"/>
                  <w:lang w:val="en-GB"/>
                </w:rPr>
                <w:delText>2.2</w:delText>
              </w:r>
            </w:del>
            <w:ins w:id="1150" w:author="Albert Kwame Osei-Owusu" w:date="2026-09-12T09:00:00Z">
              <w:r>
                <w:t xml:space="preserve">3.0</w:t>
              </w:r>
            </w:ins>
          </w:p>
        </w:tc>
        <w:tc>
          <w:tcPr>
            <w:tcW w:w="994" w:type="dxa"/>
            <w:noWrap/>
          </w:tcPr>
          <w:p w14:paraId="706A74BB" w14:textId="71C59F68" w:rsidR="00ED06F2" w:rsidRDefault="00ED06F2" w:rsidP="00ED0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47" w:author="Albert Kwame Osei-Owusu" w:date="2026-09-12T09:00:00Z">
              <w:r>
                <w:rPr>
                  <w:rFonts w:ascii="Times New Roman" w:hAnsi="Times New Roman" w:cs="Times New Roman"/>
                  <w:sz w:val="20"/>
                  <w:szCs w:val="20"/>
                  <w:lang w:val="en-GB"/>
                </w:rPr>
                <w:delText>30.0</w:delText>
              </w:r>
            </w:del>
            <w:ins w:id="1148" w:author="Albert Kwame Osei-Owusu" w:date="2026-09-12T09:00:00Z">
              <w:r>
                <w:t xml:space="preserve">43.2</w:t>
              </w:r>
            </w:ins>
          </w:p>
        </w:tc>
        <w:tc>
          <w:tcPr>
            <w:tcW w:w="1363" w:type="dxa"/>
            <w:noWrap/>
          </w:tcPr>
          <w:p w14:paraId="3F0D15D5" w14:textId="45813E16" w:rsidR="00ED06F2" w:rsidRDefault="00ED06F2" w:rsidP="00ED0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45" w:author="Albert Kwame Osei-Owusu" w:date="2026-09-12T09:00:00Z">
              <w:r>
                <w:rPr>
                  <w:rFonts w:ascii="Times New Roman" w:hAnsi="Times New Roman" w:cs="Times New Roman"/>
                  <w:sz w:val="20"/>
                  <w:szCs w:val="20"/>
                  <w:lang w:val="en-GB"/>
                </w:rPr>
                <w:delText>79.3</w:delText>
              </w:r>
            </w:del>
            <w:ins w:id="1146" w:author="Albert Kwame Osei-Owusu" w:date="2026-09-12T09:00:00Z">
              <w:r>
                <w:t xml:space="preserve">70.4</w:t>
              </w:r>
            </w:ins>
          </w:p>
        </w:tc>
      </w:tr>
    </w:tbl>
    <w:p w14:paraId="10BD89EC" w14:textId="77777777" w:rsidR="00090CEA" w:rsidRPr="000F0CBE" w:rsidRDefault="00090CEA" w:rsidP="000F0CBE">
      <w:pPr>
        <w:spacing w:line="240" w:lineRule="auto"/>
        <w:rPr>
          <w:rFonts w:ascii="Times New Roman" w:hAnsi="Times New Roman" w:cs="Times New Roman"/>
          <w:b/>
          <w:bCs/>
          <w:sz w:val="20"/>
          <w:szCs w:val="20"/>
          <w:lang w:val="en-GB"/>
        </w:rPr>
      </w:pPr>
    </w:p>
    <w:p w14:paraId="5260CFEA" w14:textId="77777777" w:rsidR="0047494A" w:rsidRPr="000F0CBE" w:rsidRDefault="0047494A"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Table A3 provides absolute environmental impacts associated with Danish </w:t>
      </w:r>
      <w:del w:id="4477" w:author="Albert Kwame Osei-Owusu" w:date="2026-09-12T09:00:00Z">
        <w:r>
          <w:rPr>
            <w:rFonts w:ascii="Times New Roman" w:hAnsi="Times New Roman" w:cs="Times New Roman"/>
            <w:sz w:val="20"/>
            <w:szCs w:val="20"/>
            <w:lang w:val="en-GB"/>
          </w:rPr>
          <w:delText xml:space="preserve">healthcare</w:delText>
        </w:r>
      </w:del>
      <w:ins w:id="4478"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t>
      </w:r>
      <w:del w:id="3361" w:author="Albert Kwame Osei-Owusu" w:date="2026-09-12T09:00:00Z">
        <w:r>
          <w:rPr>
            <w:rFonts w:ascii="Times New Roman" w:hAnsi="Times New Roman" w:cs="Times New Roman"/>
            <w:sz w:val="20"/>
            <w:szCs w:val="20"/>
            <w:lang w:val="en-GB"/>
          </w:rPr>
          <w:delText xml:space="preserve">consumption in 2019</w:delText>
        </w:r>
      </w:del>
      <w:ins w:id="3362" w:author="Albert Kwame Osei-Owusu" w:date="2026-09-12T09:00:00Z">
        <w:r>
          <w:rPr>
            <w:rFonts w:ascii="Times New Roman" w:hAnsi="Times New Roman" w:cs="Times New Roman"/>
            <w:sz w:val="20"/>
            <w:szCs w:val="20"/>
            <w:lang w:val="en-GB"/>
          </w:rPr>
          <w:t xml:space="preserve">consumption in 2022</w:t>
        </w:r>
      </w:ins>
      <w:r>
        <w:rPr>
          <w:rFonts w:ascii="Times New Roman" w:hAnsi="Times New Roman" w:cs="Times New Roman"/>
          <w:sz w:val="20"/>
          <w:szCs w:val="20"/>
          <w:lang w:val="en-GB"/>
        </w:rPr>
        <w:t xml:space="preserve">, disaggregated by geographical region where impacts occur. Results are reported across five impact categories, distributed across eight regions. The Netherlands were retained as a separate region to ensure consistency with the underlying data structure and to avoid overlap or double counting during regional aggregation: </w:t>
      </w:r>
    </w:p>
    <w:tbl>
      <w:tblPr>
        <w:tblStyle w:val="PlainTable1"/>
        <w:tblW w:w="0" w:type="auto"/>
        <w:tblLook w:val="04A0" w:firstRow="1" w:lastRow="0" w:firstColumn="1" w:lastColumn="0" w:noHBand="0" w:noVBand="1"/>
      </w:tblPr>
      <w:tblGrid>
        <w:gridCol w:w="1183"/>
        <w:gridCol w:w="1865"/>
        <w:gridCol w:w="1663"/>
        <w:gridCol w:w="2226"/>
        <w:gridCol w:w="1129"/>
        <w:gridCol w:w="1562"/>
      </w:tblGrid>
      <w:tr w:rsidR="00282398" w:rsidRPr="000F0CBE" w14:paraId="1DD7AC4C" w14:textId="77777777" w:rsidTr="00AB48C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67153226" w14:textId="77777777" w:rsidR="00282398" w:rsidRPr="000F0CBE" w:rsidRDefault="00282398" w:rsidP="000F0CBE">
            <w:pPr>
              <w:rPr>
                <w:rFonts w:ascii="Times New Roman" w:hAnsi="Times New Roman" w:cs="Times New Roman"/>
                <w:sz w:val="20"/>
                <w:szCs w:val="20"/>
                <w:lang w:val="en-GB"/>
              </w:rPr>
            </w:pPr>
            <w:r>
              <w:rPr>
                <w:rFonts w:ascii="Times New Roman" w:hAnsi="Times New Roman" w:cs="Times New Roman"/>
                <w:sz w:val="20"/>
                <w:szCs w:val="20"/>
                <w:lang w:val="en-GB"/>
              </w:rPr>
              <w:t>Region</w:t>
            </w:r>
          </w:p>
        </w:tc>
        <w:tc>
          <w:tcPr>
            <w:tcW w:w="1865" w:type="dxa"/>
            <w:noWrap/>
            <w:hideMark/>
          </w:tcPr>
          <w:p w14:paraId="3331DC75" w14:textId="77777777" w:rsidR="00282398" w:rsidRPr="000F0CBE" w:rsidRDefault="002823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Global warming (ktCO2eq)</w:t>
            </w:r>
          </w:p>
        </w:tc>
        <w:tc>
          <w:tcPr>
            <w:tcW w:w="1663" w:type="dxa"/>
            <w:noWrap/>
            <w:hideMark/>
          </w:tcPr>
          <w:p w14:paraId="1AE349A0" w14:textId="77777777" w:rsidR="00282398" w:rsidRPr="000F0CBE" w:rsidRDefault="002823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Material extraction (kt)</w:t>
            </w:r>
          </w:p>
        </w:tc>
        <w:tc>
          <w:tcPr>
            <w:tcW w:w="2226" w:type="dxa"/>
            <w:noWrap/>
            <w:hideMark/>
          </w:tcPr>
          <w:p w14:paraId="1C8C3FCA" w14:textId="77777777" w:rsidR="00282398" w:rsidRPr="000F0CBE" w:rsidRDefault="002823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Blue water consumption (Mm3)</w:t>
            </w:r>
          </w:p>
        </w:tc>
        <w:tc>
          <w:tcPr>
            <w:tcW w:w="1129" w:type="dxa"/>
            <w:noWrap/>
            <w:hideMark/>
          </w:tcPr>
          <w:p w14:paraId="4B77F8DB" w14:textId="77777777" w:rsidR="00282398" w:rsidRPr="000F0CBE" w:rsidRDefault="002823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Land use (km2)</w:t>
            </w:r>
          </w:p>
        </w:tc>
        <w:tc>
          <w:tcPr>
            <w:tcW w:w="1562" w:type="dxa"/>
            <w:noWrap/>
            <w:hideMark/>
          </w:tcPr>
          <w:p w14:paraId="5492C68B" w14:textId="77777777" w:rsidR="00282398" w:rsidRPr="000F0CBE" w:rsidRDefault="00282398"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Waste generation (kt)</w:t>
            </w:r>
          </w:p>
        </w:tc>
      </w:tr>
      <w:tr w:rsidR="002B21D5" w:rsidRPr="000F0CBE" w14:paraId="5C2A67D8" w14:textId="77777777" w:rsidTr="00AB48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83" w:type="dxa"/>
            <w:noWrap/>
          </w:tcPr>
          <w:p w14:paraId="68B5561E" w14:textId="0E6E367F" w:rsidR="002B21D5" w:rsidRDefault="002B21D5" w:rsidP="002B21D5">
            <w:pPr>
              <w:rPr>
                <w:rFonts w:ascii="Times New Roman" w:hAnsi="Times New Roman" w:cs="Times New Roman"/>
                <w:sz w:val="20"/>
                <w:szCs w:val="20"/>
                <w:lang w:val="en-GB"/>
              </w:rPr>
            </w:pPr>
            <w:r>
              <w:rPr>
                <w:rFonts w:ascii="Times New Roman" w:hAnsi="Times New Roman" w:cs="Times New Roman"/>
                <w:b w:val="0"/>
                <w:bCs w:val="0"/>
                <w:sz w:val="20"/>
                <w:szCs w:val="20"/>
                <w:lang w:val="en-GB"/>
              </w:rPr>
              <w:t>Denmark</w:t>
            </w:r>
          </w:p>
        </w:tc>
        <w:tc>
          <w:tcPr>
            <w:tcW w:w="1865" w:type="dxa"/>
            <w:noWrap/>
          </w:tcPr>
          <w:p w14:paraId="0FB59FA8" w14:textId="352D5E69" w:rsidR="002B21D5"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43" w:author="Albert Kwame Osei-Owusu" w:date="2026-09-12T09:00:00Z">
              <w:r>
                <w:rPr>
                  <w:rFonts w:ascii="Times New Roman" w:hAnsi="Times New Roman" w:cs="Times New Roman"/>
                  <w:sz w:val="20"/>
                  <w:szCs w:val="20"/>
                  <w:lang w:val="en-GB"/>
                </w:rPr>
                <w:delText>2174</w:delText>
              </w:r>
            </w:del>
            <w:ins w:id="1144" w:author="Albert Kwame Osei-Owusu" w:date="2026-09-12T09:00:00Z">
              <w:r>
                <w:t xml:space="preserve">1,205</w:t>
              </w:r>
            </w:ins>
          </w:p>
        </w:tc>
        <w:tc>
          <w:tcPr>
            <w:tcW w:w="1663" w:type="dxa"/>
            <w:noWrap/>
          </w:tcPr>
          <w:p w14:paraId="45BAB2F1" w14:textId="288BA56F" w:rsidR="002B21D5"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41" w:author="Albert Kwame Osei-Owusu" w:date="2026-09-12T09:00:00Z">
              <w:r>
                <w:rPr>
                  <w:rFonts w:ascii="Times New Roman" w:hAnsi="Times New Roman" w:cs="Times New Roman"/>
                  <w:sz w:val="20"/>
                  <w:szCs w:val="20"/>
                  <w:lang w:val="en-GB"/>
                </w:rPr>
                <w:delText>1540</w:delText>
              </w:r>
            </w:del>
            <w:ins w:id="1142" w:author="Albert Kwame Osei-Owusu" w:date="2026-09-12T09:00:00Z">
              <w:r>
                <w:t xml:space="preserve">1,946</w:t>
              </w:r>
            </w:ins>
          </w:p>
        </w:tc>
        <w:tc>
          <w:tcPr>
            <w:tcW w:w="2226" w:type="dxa"/>
            <w:noWrap/>
          </w:tcPr>
          <w:p w14:paraId="266FA942" w14:textId="10564B26" w:rsidR="002B21D5"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39" w:author="Albert Kwame Osei-Owusu" w:date="2026-09-12T09:00:00Z">
              <w:r>
                <w:rPr>
                  <w:rFonts w:ascii="Times New Roman" w:hAnsi="Times New Roman" w:cs="Times New Roman"/>
                  <w:sz w:val="20"/>
                  <w:szCs w:val="20"/>
                  <w:lang w:val="en-GB"/>
                </w:rPr>
                <w:delText>4</w:delText>
              </w:r>
            </w:del>
            <w:ins w:id="1140" w:author="Albert Kwame Osei-Owusu" w:date="2026-09-12T09:00:00Z">
              <w:r>
                <w:t xml:space="preserve">4</w:t>
              </w:r>
            </w:ins>
          </w:p>
        </w:tc>
        <w:tc>
          <w:tcPr>
            <w:tcW w:w="1129" w:type="dxa"/>
            <w:noWrap/>
          </w:tcPr>
          <w:p w14:paraId="24BD1D6C" w14:textId="598DB0A4" w:rsidR="002B21D5"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37" w:author="Albert Kwame Osei-Owusu" w:date="2026-09-12T09:00:00Z">
              <w:r>
                <w:rPr>
                  <w:rFonts w:ascii="Times New Roman" w:hAnsi="Times New Roman" w:cs="Times New Roman"/>
                  <w:sz w:val="20"/>
                  <w:szCs w:val="20"/>
                  <w:lang w:val="en-GB"/>
                </w:rPr>
                <w:delText>242</w:delText>
              </w:r>
            </w:del>
            <w:ins w:id="1138" w:author="Albert Kwame Osei-Owusu" w:date="2026-09-12T09:00:00Z">
              <w:r>
                <w:t xml:space="preserve">376</w:t>
              </w:r>
            </w:ins>
          </w:p>
        </w:tc>
        <w:tc>
          <w:tcPr>
            <w:tcW w:w="1562" w:type="dxa"/>
            <w:noWrap/>
          </w:tcPr>
          <w:p w14:paraId="061E86EA" w14:textId="2BBE7A7E" w:rsidR="002B21D5"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35" w:author="Albert Kwame Osei-Owusu" w:date="2026-09-12T09:00:00Z">
              <w:r>
                <w:rPr>
                  <w:rFonts w:ascii="Times New Roman" w:hAnsi="Times New Roman" w:cs="Times New Roman"/>
                  <w:sz w:val="20"/>
                  <w:szCs w:val="20"/>
                  <w:lang w:val="en-GB"/>
                </w:rPr>
                <w:delText>387</w:delText>
              </w:r>
            </w:del>
            <w:ins w:id="1136" w:author="Albert Kwame Osei-Owusu" w:date="2026-09-12T09:00:00Z">
              <w:r>
                <w:t xml:space="preserve">131</w:t>
              </w:r>
            </w:ins>
          </w:p>
        </w:tc>
      </w:tr>
      <w:tr w:rsidR="002B21D5" w:rsidRPr="000F0CBE" w14:paraId="24B7ED9A" w14:textId="77777777" w:rsidTr="00AB48C6">
        <w:trPr>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75F9A55D" w14:textId="77777777" w:rsidR="002B21D5" w:rsidRPr="000F0CBE" w:rsidRDefault="002B21D5" w:rsidP="002B21D5">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Africa</w:t>
            </w:r>
          </w:p>
        </w:tc>
        <w:tc>
          <w:tcPr>
            <w:tcW w:w="1865" w:type="dxa"/>
            <w:noWrap/>
            <w:hideMark/>
          </w:tcPr>
          <w:p w14:paraId="0549E51D"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33" w:author="Albert Kwame Osei-Owusu" w:date="2026-09-12T09:00:00Z">
              <w:r>
                <w:rPr>
                  <w:rFonts w:ascii="Times New Roman" w:hAnsi="Times New Roman" w:cs="Times New Roman"/>
                  <w:sz w:val="20"/>
                  <w:szCs w:val="20"/>
                  <w:lang w:val="en-GB"/>
                </w:rPr>
                <w:delText>96</w:delText>
              </w:r>
            </w:del>
            <w:ins w:id="1134" w:author="Albert Kwame Osei-Owusu" w:date="2026-09-12T09:00:00Z">
              <w:r>
                <w:t xml:space="preserve">194</w:t>
              </w:r>
            </w:ins>
          </w:p>
        </w:tc>
        <w:tc>
          <w:tcPr>
            <w:tcW w:w="1663" w:type="dxa"/>
            <w:noWrap/>
            <w:hideMark/>
          </w:tcPr>
          <w:p w14:paraId="7EE7349E"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31" w:author="Albert Kwame Osei-Owusu" w:date="2026-09-12T09:00:00Z">
              <w:r>
                <w:rPr>
                  <w:rFonts w:ascii="Times New Roman" w:hAnsi="Times New Roman" w:cs="Times New Roman"/>
                  <w:sz w:val="20"/>
                  <w:szCs w:val="20"/>
                  <w:lang w:val="en-GB"/>
                </w:rPr>
                <w:delText>40</w:delText>
              </w:r>
            </w:del>
            <w:ins w:id="1132" w:author="Albert Kwame Osei-Owusu" w:date="2026-09-12T09:00:00Z">
              <w:r>
                <w:t xml:space="preserve">95</w:t>
              </w:r>
            </w:ins>
          </w:p>
        </w:tc>
        <w:tc>
          <w:tcPr>
            <w:tcW w:w="2226" w:type="dxa"/>
            <w:noWrap/>
            <w:hideMark/>
          </w:tcPr>
          <w:p w14:paraId="06DA7C40"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29" w:author="Albert Kwame Osei-Owusu" w:date="2026-09-12T09:00:00Z">
              <w:r>
                <w:rPr>
                  <w:rFonts w:ascii="Times New Roman" w:hAnsi="Times New Roman" w:cs="Times New Roman"/>
                  <w:sz w:val="20"/>
                  <w:szCs w:val="20"/>
                  <w:lang w:val="en-GB"/>
                </w:rPr>
                <w:delText>2</w:delText>
              </w:r>
            </w:del>
            <w:ins w:id="1130" w:author="Albert Kwame Osei-Owusu" w:date="2026-09-12T09:00:00Z">
              <w:r>
                <w:t xml:space="preserve">4</w:t>
              </w:r>
            </w:ins>
          </w:p>
        </w:tc>
        <w:tc>
          <w:tcPr>
            <w:tcW w:w="1129" w:type="dxa"/>
            <w:noWrap/>
            <w:hideMark/>
          </w:tcPr>
          <w:p w14:paraId="06DD57A1"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27" w:author="Albert Kwame Osei-Owusu" w:date="2026-09-12T09:00:00Z">
              <w:r>
                <w:rPr>
                  <w:rFonts w:ascii="Times New Roman" w:hAnsi="Times New Roman" w:cs="Times New Roman"/>
                  <w:sz w:val="20"/>
                  <w:szCs w:val="20"/>
                  <w:lang w:val="en-GB"/>
                </w:rPr>
                <w:delText>443</w:delText>
              </w:r>
            </w:del>
            <w:ins w:id="1128" w:author="Albert Kwame Osei-Owusu" w:date="2026-09-12T09:00:00Z">
              <w:r>
                <w:t xml:space="preserve">942</w:t>
              </w:r>
            </w:ins>
          </w:p>
        </w:tc>
        <w:tc>
          <w:tcPr>
            <w:tcW w:w="1562" w:type="dxa"/>
            <w:noWrap/>
            <w:hideMark/>
          </w:tcPr>
          <w:p w14:paraId="74776DB0"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25" w:author="Albert Kwame Osei-Owusu" w:date="2026-09-12T09:00:00Z">
              <w:r>
                <w:rPr>
                  <w:rFonts w:ascii="Times New Roman" w:hAnsi="Times New Roman" w:cs="Times New Roman"/>
                  <w:sz w:val="20"/>
                  <w:szCs w:val="20"/>
                  <w:lang w:val="en-GB"/>
                </w:rPr>
                <w:delText>37</w:delText>
              </w:r>
            </w:del>
            <w:ins w:id="1126" w:author="Albert Kwame Osei-Owusu" w:date="2026-09-12T09:00:00Z">
              <w:r>
                <w:t xml:space="preserve">14</w:t>
              </w:r>
            </w:ins>
          </w:p>
        </w:tc>
      </w:tr>
      <w:tr w:rsidR="002B21D5" w:rsidRPr="000F0CBE" w14:paraId="4C90735B" w14:textId="77777777" w:rsidTr="00AB48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3F22FFBE" w14:textId="77777777" w:rsidR="002B21D5" w:rsidRPr="000F0CBE" w:rsidRDefault="002B21D5" w:rsidP="002B21D5">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America</w:t>
            </w:r>
          </w:p>
        </w:tc>
        <w:tc>
          <w:tcPr>
            <w:tcW w:w="1865" w:type="dxa"/>
            <w:noWrap/>
            <w:hideMark/>
          </w:tcPr>
          <w:p w14:paraId="3CB9EAD9"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23" w:author="Albert Kwame Osei-Owusu" w:date="2026-09-12T09:00:00Z">
              <w:r>
                <w:rPr>
                  <w:rFonts w:ascii="Times New Roman" w:hAnsi="Times New Roman" w:cs="Times New Roman"/>
                  <w:sz w:val="20"/>
                  <w:szCs w:val="20"/>
                  <w:lang w:val="en-GB"/>
                </w:rPr>
                <w:delText>164</w:delText>
              </w:r>
            </w:del>
            <w:ins w:id="1124" w:author="Albert Kwame Osei-Owusu" w:date="2026-09-12T09:00:00Z">
              <w:r>
                <w:t xml:space="preserve">301</w:t>
              </w:r>
            </w:ins>
          </w:p>
        </w:tc>
        <w:tc>
          <w:tcPr>
            <w:tcW w:w="1663" w:type="dxa"/>
            <w:noWrap/>
            <w:hideMark/>
          </w:tcPr>
          <w:p w14:paraId="437363F8"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21" w:author="Albert Kwame Osei-Owusu" w:date="2026-09-12T09:00:00Z">
              <w:r>
                <w:rPr>
                  <w:rFonts w:ascii="Times New Roman" w:hAnsi="Times New Roman" w:cs="Times New Roman"/>
                  <w:sz w:val="20"/>
                  <w:szCs w:val="20"/>
                  <w:lang w:val="en-GB"/>
                </w:rPr>
                <w:delText>95</w:delText>
              </w:r>
            </w:del>
            <w:ins w:id="1122" w:author="Albert Kwame Osei-Owusu" w:date="2026-09-12T09:00:00Z">
              <w:r>
                <w:t xml:space="preserve">159</w:t>
              </w:r>
            </w:ins>
          </w:p>
        </w:tc>
        <w:tc>
          <w:tcPr>
            <w:tcW w:w="2226" w:type="dxa"/>
            <w:noWrap/>
            <w:hideMark/>
          </w:tcPr>
          <w:p w14:paraId="3CCEF277"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19" w:author="Albert Kwame Osei-Owusu" w:date="2026-09-12T09:00:00Z">
              <w:r>
                <w:rPr>
                  <w:rFonts w:ascii="Times New Roman" w:hAnsi="Times New Roman" w:cs="Times New Roman"/>
                  <w:sz w:val="20"/>
                  <w:szCs w:val="20"/>
                  <w:lang w:val="en-GB"/>
                </w:rPr>
                <w:delText>3</w:delText>
              </w:r>
            </w:del>
            <w:ins w:id="1120" w:author="Albert Kwame Osei-Owusu" w:date="2026-09-12T09:00:00Z">
              <w:r>
                <w:t xml:space="preserve">7</w:t>
              </w:r>
            </w:ins>
          </w:p>
        </w:tc>
        <w:tc>
          <w:tcPr>
            <w:tcW w:w="1129" w:type="dxa"/>
            <w:noWrap/>
            <w:hideMark/>
          </w:tcPr>
          <w:p w14:paraId="6A38A31C"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17" w:author="Albert Kwame Osei-Owusu" w:date="2026-09-12T09:00:00Z">
              <w:r>
                <w:rPr>
                  <w:rFonts w:ascii="Times New Roman" w:hAnsi="Times New Roman" w:cs="Times New Roman"/>
                  <w:sz w:val="20"/>
                  <w:szCs w:val="20"/>
                  <w:lang w:val="en-GB"/>
                </w:rPr>
                <w:delText>379</w:delText>
              </w:r>
            </w:del>
            <w:ins w:id="1118" w:author="Albert Kwame Osei-Owusu" w:date="2026-09-12T09:00:00Z">
              <w:r>
                <w:t xml:space="preserve">535</w:t>
              </w:r>
            </w:ins>
          </w:p>
        </w:tc>
        <w:tc>
          <w:tcPr>
            <w:tcW w:w="1562" w:type="dxa"/>
            <w:noWrap/>
            <w:hideMark/>
          </w:tcPr>
          <w:p w14:paraId="19D647E2"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15" w:author="Albert Kwame Osei-Owusu" w:date="2026-09-12T09:00:00Z">
              <w:r>
                <w:rPr>
                  <w:rFonts w:ascii="Times New Roman" w:hAnsi="Times New Roman" w:cs="Times New Roman"/>
                  <w:sz w:val="20"/>
                  <w:szCs w:val="20"/>
                  <w:lang w:val="en-GB"/>
                </w:rPr>
                <w:delText>94</w:delText>
              </w:r>
            </w:del>
            <w:ins w:id="1116" w:author="Albert Kwame Osei-Owusu" w:date="2026-09-12T09:00:00Z">
              <w:r>
                <w:t xml:space="preserve">10</w:t>
              </w:r>
            </w:ins>
          </w:p>
        </w:tc>
      </w:tr>
      <w:tr w:rsidR="002B21D5" w:rsidRPr="000F0CBE" w14:paraId="4EF6CA2B" w14:textId="77777777" w:rsidTr="00AB48C6">
        <w:trPr>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5CA6441F" w14:textId="77777777" w:rsidR="002B21D5" w:rsidRPr="000F0CBE" w:rsidRDefault="002B21D5" w:rsidP="002B21D5">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Asia and Pacific</w:t>
            </w:r>
          </w:p>
        </w:tc>
        <w:tc>
          <w:tcPr>
            <w:tcW w:w="1865" w:type="dxa"/>
            <w:noWrap/>
            <w:hideMark/>
          </w:tcPr>
          <w:p w14:paraId="71903FD6"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13" w:author="Albert Kwame Osei-Owusu" w:date="2026-09-12T09:00:00Z">
              <w:r>
                <w:rPr>
                  <w:rFonts w:ascii="Times New Roman" w:hAnsi="Times New Roman" w:cs="Times New Roman"/>
                  <w:sz w:val="20"/>
                  <w:szCs w:val="20"/>
                  <w:lang w:val="en-GB"/>
                </w:rPr>
                <w:delText>874</w:delText>
              </w:r>
            </w:del>
            <w:ins w:id="1114" w:author="Albert Kwame Osei-Owusu" w:date="2026-09-12T09:00:00Z">
              <w:r>
                <w:t xml:space="preserve">833</w:t>
              </w:r>
            </w:ins>
          </w:p>
        </w:tc>
        <w:tc>
          <w:tcPr>
            <w:tcW w:w="1663" w:type="dxa"/>
            <w:noWrap/>
            <w:hideMark/>
          </w:tcPr>
          <w:p w14:paraId="45EDE822"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11" w:author="Albert Kwame Osei-Owusu" w:date="2026-09-12T09:00:00Z">
              <w:r>
                <w:rPr>
                  <w:rFonts w:ascii="Times New Roman" w:hAnsi="Times New Roman" w:cs="Times New Roman"/>
                  <w:sz w:val="20"/>
                  <w:szCs w:val="20"/>
                  <w:lang w:val="en-GB"/>
                </w:rPr>
                <w:delText>313</w:delText>
              </w:r>
            </w:del>
            <w:ins w:id="1112" w:author="Albert Kwame Osei-Owusu" w:date="2026-09-12T09:00:00Z">
              <w:r>
                <w:t xml:space="preserve">759</w:t>
              </w:r>
            </w:ins>
          </w:p>
        </w:tc>
        <w:tc>
          <w:tcPr>
            <w:tcW w:w="2226" w:type="dxa"/>
            <w:noWrap/>
            <w:hideMark/>
          </w:tcPr>
          <w:p w14:paraId="52EF2FB3"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09" w:author="Albert Kwame Osei-Owusu" w:date="2026-09-12T09:00:00Z">
              <w:r>
                <w:rPr>
                  <w:rFonts w:ascii="Times New Roman" w:hAnsi="Times New Roman" w:cs="Times New Roman"/>
                  <w:sz w:val="20"/>
                  <w:szCs w:val="20"/>
                  <w:lang w:val="en-GB"/>
                </w:rPr>
                <w:delText>22</w:delText>
              </w:r>
            </w:del>
            <w:ins w:id="1110" w:author="Albert Kwame Osei-Owusu" w:date="2026-09-12T09:00:00Z">
              <w:r>
                <w:t xml:space="preserve">39</w:t>
              </w:r>
            </w:ins>
          </w:p>
        </w:tc>
        <w:tc>
          <w:tcPr>
            <w:tcW w:w="1129" w:type="dxa"/>
            <w:noWrap/>
            <w:hideMark/>
          </w:tcPr>
          <w:p w14:paraId="3D05CD94"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07" w:author="Albert Kwame Osei-Owusu" w:date="2026-09-12T09:00:00Z">
              <w:r>
                <w:rPr>
                  <w:rFonts w:ascii="Times New Roman" w:hAnsi="Times New Roman" w:cs="Times New Roman"/>
                  <w:sz w:val="20"/>
                  <w:szCs w:val="20"/>
                  <w:lang w:val="en-GB"/>
                </w:rPr>
                <w:delText>808</w:delText>
              </w:r>
            </w:del>
            <w:ins w:id="1108" w:author="Albert Kwame Osei-Owusu" w:date="2026-09-12T09:00:00Z">
              <w:r>
                <w:t xml:space="preserve">1,084</w:t>
              </w:r>
            </w:ins>
          </w:p>
        </w:tc>
        <w:tc>
          <w:tcPr>
            <w:tcW w:w="1562" w:type="dxa"/>
            <w:noWrap/>
            <w:hideMark/>
          </w:tcPr>
          <w:p w14:paraId="22AC81A8"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105" w:author="Albert Kwame Osei-Owusu" w:date="2026-09-12T09:00:00Z">
              <w:r>
                <w:rPr>
                  <w:rFonts w:ascii="Times New Roman" w:hAnsi="Times New Roman" w:cs="Times New Roman"/>
                  <w:sz w:val="20"/>
                  <w:szCs w:val="20"/>
                  <w:lang w:val="en-GB"/>
                </w:rPr>
                <w:delText>155</w:delText>
              </w:r>
            </w:del>
            <w:ins w:id="1106" w:author="Albert Kwame Osei-Owusu" w:date="2026-09-12T09:00:00Z">
              <w:r>
                <w:t xml:space="preserve">29</w:t>
              </w:r>
            </w:ins>
          </w:p>
        </w:tc>
      </w:tr>
      <w:tr w:rsidR="002B21D5" w:rsidRPr="000F0CBE" w14:paraId="6742AD0F" w14:textId="77777777" w:rsidTr="00AB48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0D6FDCD5" w14:textId="77777777" w:rsidR="002B21D5" w:rsidRPr="000F0CBE" w:rsidRDefault="002B21D5" w:rsidP="002B21D5">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Europe</w:t>
            </w:r>
          </w:p>
        </w:tc>
        <w:tc>
          <w:tcPr>
            <w:tcW w:w="1865" w:type="dxa"/>
            <w:noWrap/>
            <w:hideMark/>
          </w:tcPr>
          <w:p w14:paraId="177789CF" w14:textId="23444BBF" w:rsidR="002B21D5" w:rsidRPr="000F0CBE" w:rsidRDefault="00FD1C61"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03" w:author="Albert Kwame Osei-Owusu" w:date="2026-09-12T09:00:00Z">
              <w:r>
                <w:rPr>
                  <w:rFonts w:ascii="Times New Roman" w:hAnsi="Times New Roman" w:cs="Times New Roman"/>
                  <w:sz w:val="20"/>
                  <w:szCs w:val="20"/>
                  <w:lang w:val="en-GB"/>
                </w:rPr>
                <w:delText>1028</w:delText>
              </w:r>
            </w:del>
            <w:ins w:id="1104" w:author="Albert Kwame Osei-Owusu" w:date="2026-09-12T09:00:00Z">
              <w:r>
                <w:t xml:space="preserve">1,554</w:t>
              </w:r>
            </w:ins>
          </w:p>
        </w:tc>
        <w:tc>
          <w:tcPr>
            <w:tcW w:w="1663" w:type="dxa"/>
            <w:noWrap/>
            <w:hideMark/>
          </w:tcPr>
          <w:p w14:paraId="5FEE870A" w14:textId="60B4C160" w:rsidR="002B21D5" w:rsidRPr="000F0CBE" w:rsidRDefault="00BC446F"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101" w:author="Albert Kwame Osei-Owusu" w:date="2026-09-12T09:00:00Z">
              <w:r>
                <w:rPr>
                  <w:rFonts w:ascii="Times New Roman" w:hAnsi="Times New Roman" w:cs="Times New Roman"/>
                  <w:sz w:val="20"/>
                  <w:szCs w:val="20"/>
                  <w:lang w:val="en-GB"/>
                </w:rPr>
                <w:delText>444</w:delText>
              </w:r>
            </w:del>
            <w:ins w:id="1102" w:author="Albert Kwame Osei-Owusu" w:date="2026-09-12T09:00:00Z">
              <w:r>
                <w:t xml:space="preserve">952</w:t>
              </w:r>
            </w:ins>
          </w:p>
        </w:tc>
        <w:tc>
          <w:tcPr>
            <w:tcW w:w="2226" w:type="dxa"/>
            <w:noWrap/>
            <w:hideMark/>
          </w:tcPr>
          <w:p w14:paraId="5CBF775A" w14:textId="600F9F9F" w:rsidR="002B21D5" w:rsidRPr="000F0CBE" w:rsidRDefault="00BC446F"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99" w:author="Albert Kwame Osei-Owusu" w:date="2026-09-12T09:00:00Z">
              <w:r>
                <w:rPr>
                  <w:rFonts w:ascii="Times New Roman" w:hAnsi="Times New Roman" w:cs="Times New Roman"/>
                  <w:sz w:val="20"/>
                  <w:szCs w:val="20"/>
                  <w:lang w:val="en-GB"/>
                </w:rPr>
                <w:delText>5</w:delText>
              </w:r>
            </w:del>
            <w:ins w:id="1100" w:author="Albert Kwame Osei-Owusu" w:date="2026-09-12T09:00:00Z">
              <w:r>
                <w:t xml:space="preserve">13</w:t>
              </w:r>
            </w:ins>
          </w:p>
        </w:tc>
        <w:tc>
          <w:tcPr>
            <w:tcW w:w="1129" w:type="dxa"/>
            <w:noWrap/>
            <w:hideMark/>
          </w:tcPr>
          <w:p w14:paraId="3852A70A" w14:textId="7953DE4B" w:rsidR="002B21D5" w:rsidRPr="000F0CBE" w:rsidRDefault="00BC446F"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97" w:author="Albert Kwame Osei-Owusu" w:date="2026-09-12T09:00:00Z">
              <w:r>
                <w:rPr>
                  <w:rFonts w:ascii="Times New Roman" w:hAnsi="Times New Roman" w:cs="Times New Roman"/>
                  <w:sz w:val="20"/>
                  <w:szCs w:val="20"/>
                  <w:lang w:val="en-GB"/>
                </w:rPr>
                <w:delText>765</w:delText>
              </w:r>
            </w:del>
            <w:ins w:id="1098" w:author="Albert Kwame Osei-Owusu" w:date="2026-09-12T09:00:00Z">
              <w:r>
                <w:t xml:space="preserve">1,632</w:t>
              </w:r>
            </w:ins>
          </w:p>
        </w:tc>
        <w:tc>
          <w:tcPr>
            <w:tcW w:w="1562" w:type="dxa"/>
            <w:noWrap/>
            <w:hideMark/>
          </w:tcPr>
          <w:p w14:paraId="55DF0153" w14:textId="595AFEF5" w:rsidR="002B21D5" w:rsidRPr="000F0CBE" w:rsidRDefault="00BC446F"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95" w:author="Albert Kwame Osei-Owusu" w:date="2026-09-12T09:00:00Z">
              <w:r>
                <w:rPr>
                  <w:rFonts w:ascii="Times New Roman" w:hAnsi="Times New Roman" w:cs="Times New Roman"/>
                  <w:sz w:val="20"/>
                  <w:szCs w:val="20"/>
                  <w:lang w:val="en-GB"/>
                </w:rPr>
                <w:delText>143</w:delText>
              </w:r>
            </w:del>
            <w:ins w:id="1096" w:author="Albert Kwame Osei-Owusu" w:date="2026-09-12T09:00:00Z">
              <w:r>
                <w:t xml:space="preserve">72</w:t>
              </w:r>
            </w:ins>
          </w:p>
        </w:tc>
      </w:tr>
      <w:tr w:rsidR="002B21D5" w:rsidRPr="000F0CBE" w14:paraId="50E5F903" w14:textId="77777777" w:rsidTr="00AB48C6">
        <w:trPr>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03F60579" w14:textId="77777777" w:rsidR="002B21D5" w:rsidRPr="000F0CBE" w:rsidRDefault="002B21D5" w:rsidP="002B21D5">
            <w:pPr>
              <w:rPr>
                <w:rFonts w:ascii="Times New Roman" w:hAnsi="Times New Roman" w:cs="Times New Roman"/>
                <w:b w:val="0"/>
                <w:bCs w:val="0"/>
                <w:sz w:val="20"/>
                <w:szCs w:val="20"/>
                <w:lang w:val="en-GB"/>
              </w:rPr>
            </w:pPr>
            <w:del w:id="1093" w:author="Albert Kwame Osei-Owusu" w:date="2026-09-12T09:00:00Z">
              <w:r>
                <w:rPr>
                  <w:rFonts w:ascii="Times New Roman" w:hAnsi="Times New Roman" w:cs="Times New Roman"/>
                  <w:b w:val="0"/>
                  <w:bCs w:val="0"/>
                  <w:sz w:val="20"/>
                  <w:szCs w:val="20"/>
                  <w:lang w:val="en-GB"/>
                </w:rPr>
                <w:delText>Global</w:delText>
              </w:r>
            </w:del>
            <w:ins w:id="1094" w:author="Albert Kwame Osei-Owusu" w:date="2026-09-12T09:00:00Z">
              <w:r>
                <w:t xml:space="preserve">No region: bottom-up items</w:t>
              </w:r>
            </w:ins>
          </w:p>
        </w:tc>
        <w:tc>
          <w:tcPr>
            <w:tcW w:w="1865" w:type="dxa"/>
            <w:noWrap/>
            <w:hideMark/>
          </w:tcPr>
          <w:p w14:paraId="103CB173"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91" w:author="Albert Kwame Osei-Owusu" w:date="2026-09-12T09:00:00Z">
              <w:r>
                <w:rPr>
                  <w:rFonts w:ascii="Times New Roman" w:hAnsi="Times New Roman" w:cs="Times New Roman"/>
                  <w:sz w:val="20"/>
                  <w:szCs w:val="20"/>
                  <w:lang w:val="en-GB"/>
                </w:rPr>
                <w:delText>220</w:delText>
              </w:r>
            </w:del>
            <w:ins w:id="1092" w:author="Albert Kwame Osei-Owusu" w:date="2026-09-12T09:00:00Z">
              <w:r>
                <w:t xml:space="preserve">246</w:t>
              </w:r>
            </w:ins>
          </w:p>
        </w:tc>
        <w:tc>
          <w:tcPr>
            <w:tcW w:w="1663" w:type="dxa"/>
            <w:noWrap/>
            <w:hideMark/>
          </w:tcPr>
          <w:p w14:paraId="03704EFD"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89" w:author="Albert Kwame Osei-Owusu" w:date="2026-09-12T09:00:00Z">
              <w:r>
                <w:rPr>
                  <w:rFonts w:ascii="Times New Roman" w:hAnsi="Times New Roman" w:cs="Times New Roman"/>
                  <w:sz w:val="20"/>
                  <w:szCs w:val="20"/>
                  <w:lang w:val="en-GB"/>
                </w:rPr>
                <w:delText>25</w:delText>
              </w:r>
            </w:del>
            <w:ins w:id="1090" w:author="Albert Kwame Osei-Owusu" w:date="2026-09-12T09:00:00Z">
              <w:r>
                <w:t xml:space="preserve">25</w:t>
              </w:r>
            </w:ins>
          </w:p>
        </w:tc>
        <w:tc>
          <w:tcPr>
            <w:tcW w:w="2226" w:type="dxa"/>
            <w:noWrap/>
            <w:hideMark/>
          </w:tcPr>
          <w:p w14:paraId="0692FAF5"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87" w:author="Albert Kwame Osei-Owusu" w:date="2026-09-12T09:00:00Z">
              <w:r>
                <w:rPr>
                  <w:rFonts w:ascii="Times New Roman" w:hAnsi="Times New Roman" w:cs="Times New Roman"/>
                  <w:sz w:val="20"/>
                  <w:szCs w:val="20"/>
                  <w:lang w:val="en-GB"/>
                </w:rPr>
                <w:delText>0</w:delText>
              </w:r>
            </w:del>
            <w:ins w:id="1088" w:author="Albert Kwame Osei-Owusu" w:date="2026-09-12T09:00:00Z">
              <w:r>
                <w:t xml:space="preserve">0</w:t>
              </w:r>
            </w:ins>
          </w:p>
        </w:tc>
        <w:tc>
          <w:tcPr>
            <w:tcW w:w="1129" w:type="dxa"/>
            <w:noWrap/>
            <w:hideMark/>
          </w:tcPr>
          <w:p w14:paraId="4FB24193"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85" w:author="Albert Kwame Osei-Owusu" w:date="2026-09-12T09:00:00Z">
              <w:r>
                <w:rPr>
                  <w:rFonts w:ascii="Times New Roman" w:hAnsi="Times New Roman" w:cs="Times New Roman"/>
                  <w:sz w:val="20"/>
                  <w:szCs w:val="20"/>
                  <w:lang w:val="en-GB"/>
                </w:rPr>
                <w:delText>2</w:delText>
              </w:r>
            </w:del>
            <w:ins w:id="1086" w:author="Albert Kwame Osei-Owusu" w:date="2026-09-12T09:00:00Z">
              <w:r>
                <w:t xml:space="preserve">2</w:t>
              </w:r>
            </w:ins>
          </w:p>
        </w:tc>
        <w:tc>
          <w:tcPr>
            <w:tcW w:w="1562" w:type="dxa"/>
            <w:noWrap/>
            <w:hideMark/>
          </w:tcPr>
          <w:p w14:paraId="048A8391" w14:textId="77777777" w:rsidR="002B21D5" w:rsidRPr="000F0CBE" w:rsidRDefault="002B21D5" w:rsidP="002B21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83" w:author="Albert Kwame Osei-Owusu" w:date="2026-09-12T09:00:00Z">
              <w:r>
                <w:rPr>
                  <w:rFonts w:ascii="Times New Roman" w:hAnsi="Times New Roman" w:cs="Times New Roman"/>
                  <w:sz w:val="20"/>
                  <w:szCs w:val="20"/>
                  <w:lang w:val="en-GB"/>
                </w:rPr>
                <w:delText>0</w:delText>
              </w:r>
            </w:del>
            <w:ins w:id="1084" w:author="Albert Kwame Osei-Owusu" w:date="2026-09-12T09:00:00Z">
              <w:r>
                <w:t xml:space="preserve">0</w:t>
              </w:r>
            </w:ins>
          </w:p>
        </w:tc>
      </w:tr>
      <w:tr w:rsidR="002B21D5" w:rsidRPr="000F0CBE" w14:paraId="5192D578" w14:textId="77777777" w:rsidTr="00AB48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83" w:type="dxa"/>
            <w:noWrap/>
            <w:hideMark/>
          </w:tcPr>
          <w:p w14:paraId="218ECFCB" w14:textId="77777777" w:rsidR="002B21D5" w:rsidRPr="000F0CBE" w:rsidRDefault="002B21D5" w:rsidP="002B21D5">
            <w:pPr>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Middle East</w:t>
            </w:r>
          </w:p>
        </w:tc>
        <w:tc>
          <w:tcPr>
            <w:tcW w:w="1865" w:type="dxa"/>
            <w:noWrap/>
            <w:hideMark/>
          </w:tcPr>
          <w:p w14:paraId="7EC66134"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81" w:author="Albert Kwame Osei-Owusu" w:date="2026-09-12T09:00:00Z">
              <w:r>
                <w:rPr>
                  <w:rFonts w:ascii="Times New Roman" w:hAnsi="Times New Roman" w:cs="Times New Roman"/>
                  <w:sz w:val="20"/>
                  <w:szCs w:val="20"/>
                  <w:lang w:val="en-GB"/>
                </w:rPr>
                <w:delText>259</w:delText>
              </w:r>
            </w:del>
            <w:ins w:id="1082" w:author="Albert Kwame Osei-Owusu" w:date="2026-09-12T09:00:00Z">
              <w:r>
                <w:t xml:space="preserve">319</w:t>
              </w:r>
            </w:ins>
          </w:p>
        </w:tc>
        <w:tc>
          <w:tcPr>
            <w:tcW w:w="1663" w:type="dxa"/>
            <w:noWrap/>
            <w:hideMark/>
          </w:tcPr>
          <w:p w14:paraId="1B8C0C84"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79" w:author="Albert Kwame Osei-Owusu" w:date="2026-09-12T09:00:00Z">
              <w:r>
                <w:rPr>
                  <w:rFonts w:ascii="Times New Roman" w:hAnsi="Times New Roman" w:cs="Times New Roman"/>
                  <w:sz w:val="20"/>
                  <w:szCs w:val="20"/>
                  <w:lang w:val="en-GB"/>
                </w:rPr>
                <w:delText>144</w:delText>
              </w:r>
            </w:del>
            <w:ins w:id="1080" w:author="Albert Kwame Osei-Owusu" w:date="2026-09-12T09:00:00Z">
              <w:r>
                <w:t xml:space="preserve">321</w:t>
              </w:r>
            </w:ins>
          </w:p>
        </w:tc>
        <w:tc>
          <w:tcPr>
            <w:tcW w:w="2226" w:type="dxa"/>
            <w:noWrap/>
            <w:hideMark/>
          </w:tcPr>
          <w:p w14:paraId="66C8EAE8"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77" w:author="Albert Kwame Osei-Owusu" w:date="2026-09-12T09:00:00Z">
              <w:r>
                <w:rPr>
                  <w:rFonts w:ascii="Times New Roman" w:hAnsi="Times New Roman" w:cs="Times New Roman"/>
                  <w:sz w:val="20"/>
                  <w:szCs w:val="20"/>
                  <w:lang w:val="en-GB"/>
                </w:rPr>
                <w:delText>11</w:delText>
              </w:r>
            </w:del>
            <w:ins w:id="1078" w:author="Albert Kwame Osei-Owusu" w:date="2026-09-12T09:00:00Z">
              <w:r>
                <w:t xml:space="preserve">27</w:t>
              </w:r>
            </w:ins>
          </w:p>
        </w:tc>
        <w:tc>
          <w:tcPr>
            <w:tcW w:w="1129" w:type="dxa"/>
            <w:noWrap/>
            <w:hideMark/>
          </w:tcPr>
          <w:p w14:paraId="44E8C702"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75" w:author="Albert Kwame Osei-Owusu" w:date="2026-09-12T09:00:00Z">
              <w:r>
                <w:rPr>
                  <w:rFonts w:ascii="Times New Roman" w:hAnsi="Times New Roman" w:cs="Times New Roman"/>
                  <w:sz w:val="20"/>
                  <w:szCs w:val="20"/>
                  <w:lang w:val="en-GB"/>
                </w:rPr>
                <w:delText>113</w:delText>
              </w:r>
            </w:del>
            <w:ins w:id="1076" w:author="Albert Kwame Osei-Owusu" w:date="2026-09-12T09:00:00Z">
              <w:r>
                <w:t xml:space="preserve">281</w:t>
              </w:r>
            </w:ins>
          </w:p>
        </w:tc>
        <w:tc>
          <w:tcPr>
            <w:tcW w:w="1562" w:type="dxa"/>
            <w:noWrap/>
            <w:hideMark/>
          </w:tcPr>
          <w:p w14:paraId="312773D1" w14:textId="77777777" w:rsidR="002B21D5" w:rsidRPr="000F0CBE" w:rsidRDefault="002B21D5" w:rsidP="002B21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del w:id="1073" w:author="Albert Kwame Osei-Owusu" w:date="2026-09-12T09:00:00Z">
              <w:r>
                <w:rPr>
                  <w:rFonts w:ascii="Times New Roman" w:hAnsi="Times New Roman" w:cs="Times New Roman"/>
                  <w:sz w:val="20"/>
                  <w:szCs w:val="20"/>
                  <w:lang w:val="en-GB"/>
                </w:rPr>
                <w:delText>25</w:delText>
              </w:r>
            </w:del>
            <w:ins w:id="1074" w:author="Albert Kwame Osei-Owusu" w:date="2026-09-12T09:00:00Z">
              <w:r>
                <w:t xml:space="preserve">3</w:t>
              </w:r>
            </w:ins>
          </w:p>
        </w:tc>
      </w:tr>
      <w:tr w:rsidR="00AB48C6" w:rsidRPr="000F0CBE" w14:paraId="6FF86C87" w14:textId="77777777" w:rsidTr="00AB48C6">
        <w:trPr>
          <w:trHeight w:val="288"/>
        </w:trPr>
        <w:tc>
          <w:tcPr>
            <w:cnfStyle w:val="001000000000" w:firstRow="0" w:lastRow="0" w:firstColumn="1" w:lastColumn="0" w:oddVBand="0" w:evenVBand="0" w:oddHBand="0" w:evenHBand="0" w:firstRowFirstColumn="0" w:firstRowLastColumn="0" w:lastRowFirstColumn="0" w:lastRowLastColumn="0"/>
            <w:tcW w:w="1183" w:type="dxa"/>
            <w:noWrap/>
          </w:tcPr>
          <w:p w14:paraId="2E349587" w14:textId="3C09E950" w:rsidR="00AB48C6" w:rsidRPr="00AB48C6" w:rsidRDefault="00AB48C6" w:rsidP="00AB48C6">
            <w:pPr>
              <w:rPr>
                <w:rFonts w:ascii="Times New Roman" w:hAnsi="Times New Roman" w:cs="Times New Roman"/>
                <w:b w:val="0"/>
                <w:bCs w:val="0"/>
                <w:sz w:val="20"/>
                <w:szCs w:val="20"/>
                <w:lang w:val="en-GB"/>
              </w:rPr>
            </w:pPr>
            <w:del w:id="1071" w:author="Albert Kwame Osei-Owusu" w:date="2026-09-12T09:00:00Z">
              <w:r w:rsidRPr="00AB48C6">
                <w:rPr>
                  <w:rFonts w:ascii="Times New Roman" w:hAnsi="Times New Roman" w:cs="Times New Roman"/>
                  <w:b w:val="0"/>
                  <w:bCs w:val="0"/>
                  <w:sz w:val="20"/>
                  <w:szCs w:val="20"/>
                  <w:lang w:val="en-GB"/>
                </w:rPr>
                <w:delText>Unallocated</w:delText>
              </w:r>
            </w:del>
            <w:ins w:id="1072" w:author="Albert Kwame Osei-Owusu" w:date="2026-09-12T09:00:00Z">
              <w:r>
                <w:t xml:space="preserve">(not used)</w:t>
              </w:r>
            </w:ins>
          </w:p>
        </w:tc>
        <w:tc>
          <w:tcPr>
            <w:tcW w:w="1865" w:type="dxa"/>
            <w:noWrap/>
          </w:tcPr>
          <w:p w14:paraId="3259300A" w14:textId="5B462259" w:rsidR="00AB48C6" w:rsidRDefault="00AB48C6" w:rsidP="00AB48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69" w:author="Albert Kwame Osei-Owusu" w:date="2026-09-12T09:00:00Z">
              <w:r>
                <w:rPr>
                  <w:rFonts w:ascii="Times New Roman" w:hAnsi="Times New Roman" w:cs="Times New Roman"/>
                  <w:sz w:val="20"/>
                  <w:szCs w:val="20"/>
                  <w:lang w:val="en-GB"/>
                </w:rPr>
                <w:delText>220</w:delText>
              </w:r>
            </w:del>
            <w:ins w:id="1070" w:author="Albert Kwame Osei-Owusu" w:date="2026-09-12T09:00:00Z">
              <w:r>
                <w:t xml:space="preserve">0</w:t>
              </w:r>
            </w:ins>
          </w:p>
        </w:tc>
        <w:tc>
          <w:tcPr>
            <w:tcW w:w="1663" w:type="dxa"/>
            <w:noWrap/>
          </w:tcPr>
          <w:p w14:paraId="2294BADD" w14:textId="2CA0A213" w:rsidR="00AB48C6" w:rsidRDefault="00AB48C6" w:rsidP="00AB48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67" w:author="Albert Kwame Osei-Owusu" w:date="2026-09-12T09:00:00Z">
              <w:r>
                <w:rPr>
                  <w:rFonts w:ascii="Times New Roman" w:hAnsi="Times New Roman" w:cs="Times New Roman"/>
                  <w:sz w:val="20"/>
                  <w:szCs w:val="20"/>
                  <w:lang w:val="en-GB"/>
                </w:rPr>
                <w:delText>25</w:delText>
              </w:r>
            </w:del>
            <w:ins w:id="1068" w:author="Albert Kwame Osei-Owusu" w:date="2026-09-12T09:00:00Z">
              <w:r>
                <w:t xml:space="preserve">0</w:t>
              </w:r>
            </w:ins>
          </w:p>
        </w:tc>
        <w:tc>
          <w:tcPr>
            <w:tcW w:w="2226" w:type="dxa"/>
            <w:noWrap/>
          </w:tcPr>
          <w:p w14:paraId="3ED171D9" w14:textId="29768267" w:rsidR="00AB48C6" w:rsidRDefault="00AB48C6" w:rsidP="00AB48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65" w:author="Albert Kwame Osei-Owusu" w:date="2026-09-12T09:00:00Z">
              <w:r>
                <w:rPr>
                  <w:rFonts w:ascii="Times New Roman" w:hAnsi="Times New Roman" w:cs="Times New Roman"/>
                  <w:sz w:val="20"/>
                  <w:szCs w:val="20"/>
                  <w:lang w:val="en-GB"/>
                </w:rPr>
                <w:delText>0</w:delText>
              </w:r>
            </w:del>
            <w:ins w:id="1066" w:author="Albert Kwame Osei-Owusu" w:date="2026-09-12T09:00:00Z">
              <w:r>
                <w:t xml:space="preserve">0</w:t>
              </w:r>
            </w:ins>
          </w:p>
        </w:tc>
        <w:tc>
          <w:tcPr>
            <w:tcW w:w="1129" w:type="dxa"/>
            <w:noWrap/>
          </w:tcPr>
          <w:p w14:paraId="04096934" w14:textId="4275788B" w:rsidR="00AB48C6" w:rsidRDefault="00AB48C6" w:rsidP="00AB48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63" w:author="Albert Kwame Osei-Owusu" w:date="2026-09-12T09:00:00Z">
              <w:r>
                <w:rPr>
                  <w:rFonts w:ascii="Times New Roman" w:hAnsi="Times New Roman" w:cs="Times New Roman"/>
                  <w:sz w:val="20"/>
                  <w:szCs w:val="20"/>
                  <w:lang w:val="en-GB"/>
                </w:rPr>
                <w:delText>2</w:delText>
              </w:r>
            </w:del>
            <w:ins w:id="1064" w:author="Albert Kwame Osei-Owusu" w:date="2026-09-12T09:00:00Z">
              <w:r>
                <w:t xml:space="preserve">0</w:t>
              </w:r>
            </w:ins>
          </w:p>
        </w:tc>
        <w:tc>
          <w:tcPr>
            <w:tcW w:w="1562" w:type="dxa"/>
            <w:noWrap/>
          </w:tcPr>
          <w:p w14:paraId="78159B6C" w14:textId="2F9E3F25" w:rsidR="00AB48C6" w:rsidRDefault="00AB48C6" w:rsidP="00AB48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del w:id="1061" w:author="Albert Kwame Osei-Owusu" w:date="2026-09-12T09:00:00Z">
              <w:r>
                <w:rPr>
                  <w:rFonts w:ascii="Times New Roman" w:hAnsi="Times New Roman" w:cs="Times New Roman"/>
                  <w:sz w:val="20"/>
                  <w:szCs w:val="20"/>
                  <w:lang w:val="en-GB"/>
                </w:rPr>
                <w:delText>0</w:delText>
              </w:r>
            </w:del>
            <w:ins w:id="1062" w:author="Albert Kwame Osei-Owusu" w:date="2026-09-12T09:00:00Z">
              <w:r>
                <w:t xml:space="preserve">0</w:t>
              </w:r>
            </w:ins>
          </w:p>
        </w:tc>
      </w:tr>
    </w:tbl>
    <w:p w14:paraId="2491967B" w14:textId="77777777" w:rsidR="00090CEA" w:rsidRPr="000F0CBE" w:rsidRDefault="00090CEA" w:rsidP="000F0CBE">
      <w:pPr>
        <w:spacing w:line="240" w:lineRule="auto"/>
        <w:rPr>
          <w:rFonts w:ascii="Times New Roman" w:hAnsi="Times New Roman" w:cs="Times New Roman"/>
          <w:b/>
          <w:bCs/>
          <w:sz w:val="20"/>
          <w:szCs w:val="20"/>
          <w:lang w:val="en-GB"/>
        </w:rPr>
      </w:pPr>
    </w:p>
    <w:p w14:paraId="3BDCB88E" w14:textId="77777777" w:rsidR="00281261" w:rsidRDefault="00281261">
      <w:pPr>
        <w:spacing w:after="120"/>
        <w:rPr>
          <w:rFonts w:ascii="Times New Roman" w:hAnsi="Times New Roman" w:cs="Times New Roman"/>
          <w:sz w:val="20"/>
          <w:szCs w:val="20"/>
          <w:lang w:val="en-GB"/>
        </w:rPr>
      </w:pPr>
    </w:p>
    <w:p w14:paraId="35E4983B" w14:textId="12D621D6" w:rsidR="004C3780" w:rsidRDefault="00FD10E8">
      <w:pPr>
        <w:spacing w:after="120"/>
        <w:rPr>
          <w:rFonts w:ascii="Times New Roman" w:hAnsi="Times New Roman" w:cs="Times New Roman"/>
          <w:sz w:val="20"/>
          <w:szCs w:val="20"/>
          <w:lang w:val="en-GB"/>
        </w:rPr>
      </w:pPr>
      <w:r>
        <w:rPr>
          <w:rFonts w:ascii="Times New Roman" w:hAnsi="Times New Roman" w:cs="Times New Roman"/>
          <w:sz w:val="20"/>
          <w:szCs w:val="20"/>
          <w:lang w:val="en-GB"/>
        </w:rPr>
        <w:t xml:space="preserve">Table A4 reports the </w:t>
      </w:r>
      <w:del w:id="4479" w:author="Albert Kwame Osei-Owusu" w:date="2026-09-12T09:00:00Z">
        <w:r>
          <w:rPr>
            <w:rFonts w:ascii="Times New Roman" w:hAnsi="Times New Roman" w:cs="Times New Roman"/>
            <w:sz w:val="20"/>
            <w:szCs w:val="20"/>
            <w:lang w:val="en-GB"/>
          </w:rPr>
          <w:delText xml:space="preserve">healthcare</w:delText>
        </w:r>
      </w:del>
      <w:ins w:id="448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footprint alongside national consumption totals and </w:t>
      </w:r>
      <w:del w:id="4481" w:author="Albert Kwame Osei-Owusu" w:date="2026-09-12T09:00:00Z">
        <w:r>
          <w:rPr>
            <w:rFonts w:ascii="Times New Roman" w:hAnsi="Times New Roman" w:cs="Times New Roman"/>
            <w:sz w:val="20"/>
            <w:szCs w:val="20"/>
            <w:lang w:val="en-GB"/>
          </w:rPr>
          <w:delText xml:space="preserve">healthcare</w:delText>
        </w:r>
      </w:del>
      <w:ins w:id="4482"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’s share of national impacts for each of the five categories.</w:t>
      </w:r>
    </w:p>
    <w:tbl>
      <w:tblPr>
        <w:tblStyle w:val="PlainTable1"/>
        <w:tblW w:w="9741" w:type="dxa"/>
        <w:tblLook w:val="04A0" w:firstRow="1" w:lastRow="0" w:firstColumn="1" w:lastColumn="0" w:noHBand="0" w:noVBand="1"/>
      </w:tblPr>
      <w:tblGrid>
        <w:gridCol w:w="2941"/>
        <w:gridCol w:w="1251"/>
        <w:gridCol w:w="1427"/>
        <w:gridCol w:w="4122"/>
      </w:tblGrid>
      <w:tr w:rsidR="00A76FD1" w:rsidRPr="000F0CBE" w14:paraId="2C74EDA1" w14:textId="77777777" w:rsidTr="00A76FD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1DB0F15E" w14:textId="77777777" w:rsidR="00A76FD1" w:rsidRPr="000F0CBE" w:rsidRDefault="00A76FD1" w:rsidP="000F0CBE">
            <w:pPr>
              <w:rPr>
                <w:rFonts w:ascii="Times New Roman" w:hAnsi="Times New Roman" w:cs="Times New Roman"/>
                <w:sz w:val="20"/>
                <w:szCs w:val="20"/>
              </w:rPr>
            </w:pPr>
          </w:p>
        </w:tc>
        <w:tc>
          <w:tcPr>
            <w:tcW w:w="1251" w:type="dxa"/>
            <w:noWrap/>
            <w:hideMark/>
          </w:tcPr>
          <w:p w14:paraId="28287486" w14:textId="77777777" w:rsidR="00A76FD1" w:rsidRPr="000F0CBE" w:rsidRDefault="00A76FD1"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4491" w:author="Albert Kwame Osei-Owusu" w:date="2026-09-12T09:00:00Z">
              <w:r>
                <w:rPr>
                  <w:rFonts w:ascii="Times New Roman" w:hAnsi="Times New Roman" w:cs="Times New Roman"/>
                  <w:sz w:val="20"/>
                  <w:szCs w:val="20"/>
                </w:rPr>
                <w:delText xml:space="preserve">Healthcare</w:delText>
              </w:r>
            </w:del>
            <w:ins w:id="4492" w:author="Albert Kwame Osei-Owusu" w:date="2026-09-12T09:00:00Z">
              <w:r>
                <w:rPr>
                  <w:rFonts w:ascii="Times New Roman" w:hAnsi="Times New Roman" w:cs="Times New Roman"/>
                  <w:sz w:val="20"/>
                  <w:szCs w:val="20"/>
                </w:rPr>
                <w:t xml:space="preserve">Health care</w:t>
              </w:r>
            </w:ins>
            <w:r>
              <w:rPr>
                <w:rFonts w:ascii="Times New Roman" w:hAnsi="Times New Roman" w:cs="Times New Roman"/>
                <w:sz w:val="20"/>
                <w:szCs w:val="20"/>
              </w:rPr>
              <w:t xml:space="preserve"> </w:t>
            </w:r>
            <w:proofErr w:type="spellStart"/>
            <w:r>
              <w:rPr>
                <w:rFonts w:ascii="Times New Roman" w:hAnsi="Times New Roman" w:cs="Times New Roman"/>
                <w:sz w:val="20"/>
                <w:szCs w:val="20"/>
              </w:rPr>
              <w:t>footprint</w:t>
            </w:r>
            <w:proofErr w:type="spellEnd"/>
          </w:p>
        </w:tc>
        <w:tc>
          <w:tcPr>
            <w:tcW w:w="1427" w:type="dxa"/>
            <w:noWrap/>
            <w:hideMark/>
          </w:tcPr>
          <w:p w14:paraId="330AF632" w14:textId="77777777" w:rsidR="00A76FD1" w:rsidRPr="000F0CBE" w:rsidRDefault="00A76FD1"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National </w:t>
            </w:r>
            <w:proofErr w:type="spellStart"/>
            <w:r>
              <w:rPr>
                <w:rFonts w:ascii="Times New Roman" w:hAnsi="Times New Roman" w:cs="Times New Roman"/>
                <w:sz w:val="20"/>
                <w:szCs w:val="20"/>
              </w:rPr>
              <w:t>consumption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footprint</w:t>
            </w:r>
            <w:proofErr w:type="spellEnd"/>
          </w:p>
        </w:tc>
        <w:tc>
          <w:tcPr>
            <w:tcW w:w="4122" w:type="dxa"/>
            <w:noWrap/>
            <w:hideMark/>
          </w:tcPr>
          <w:p w14:paraId="4693BAE0" w14:textId="77777777" w:rsidR="00A76FD1" w:rsidRPr="000F0CBE" w:rsidRDefault="00A76FD1" w:rsidP="000F0CB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4493" w:author="Albert Kwame Osei-Owusu" w:date="2026-09-12T09:00:00Z">
              <w:r>
                <w:rPr>
                  <w:rFonts w:ascii="Times New Roman" w:hAnsi="Times New Roman" w:cs="Times New Roman"/>
                  <w:sz w:val="20"/>
                  <w:szCs w:val="20"/>
                </w:rPr>
                <w:delText xml:space="preserve">Healthcare</w:delText>
              </w:r>
            </w:del>
            <w:ins w:id="4494" w:author="Albert Kwame Osei-Owusu" w:date="2026-09-12T09:00:00Z">
              <w:r>
                <w:rPr>
                  <w:rFonts w:ascii="Times New Roman" w:hAnsi="Times New Roman" w:cs="Times New Roman"/>
                  <w:sz w:val="20"/>
                  <w:szCs w:val="20"/>
                </w:rPr>
                <w:t xml:space="preserve">Health care</w:t>
              </w:r>
            </w:ins>
            <w:r>
              <w:rPr>
                <w:rFonts w:ascii="Times New Roman" w:hAnsi="Times New Roman" w:cs="Times New Roman"/>
                <w:sz w:val="20"/>
                <w:szCs w:val="20"/>
              </w:rPr>
              <w:t xml:space="preserve"> </w:t>
            </w:r>
            <w:proofErr w:type="spellStart"/>
            <w:r>
              <w:rPr>
                <w:rFonts w:ascii="Times New Roman" w:hAnsi="Times New Roman" w:cs="Times New Roman"/>
                <w:sz w:val="20"/>
                <w:szCs w:val="20"/>
              </w:rPr>
              <w:t>share</w:t>
            </w:r>
            <w:proofErr w:type="spellEnd"/>
            <w:r>
              <w:rPr>
                <w:rFonts w:ascii="Times New Roman" w:hAnsi="Times New Roman" w:cs="Times New Roman"/>
                <w:sz w:val="20"/>
                <w:szCs w:val="20"/>
              </w:rPr>
              <w:t xml:space="preserve"> of national </w:t>
            </w:r>
            <w:proofErr w:type="spellStart"/>
            <w:r>
              <w:rPr>
                <w:rFonts w:ascii="Times New Roman" w:hAnsi="Times New Roman" w:cs="Times New Roman"/>
                <w:sz w:val="20"/>
                <w:szCs w:val="20"/>
              </w:rPr>
              <w:t>consumption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footprint</w:t>
            </w:r>
            <w:proofErr w:type="spellEnd"/>
            <w:r>
              <w:rPr>
                <w:rFonts w:ascii="Times New Roman" w:hAnsi="Times New Roman" w:cs="Times New Roman"/>
                <w:sz w:val="20"/>
                <w:szCs w:val="20"/>
              </w:rPr>
              <w:t xml:space="preserve"> (%)</w:t>
            </w:r>
          </w:p>
        </w:tc>
      </w:tr>
      <w:tr w:rsidR="00A76FD1" w:rsidRPr="000F0CBE" w14:paraId="2EEA7F63" w14:textId="77777777" w:rsidTr="00A76FD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1CCD138E" w14:textId="77777777" w:rsidR="00A76FD1" w:rsidRPr="000F0CBE" w:rsidRDefault="00A76FD1" w:rsidP="000F0CBE">
            <w:pPr>
              <w:rPr>
                <w:rFonts w:ascii="Times New Roman" w:hAnsi="Times New Roman" w:cs="Times New Roman"/>
                <w:b w:val="0"/>
                <w:bCs w:val="0"/>
                <w:sz w:val="20"/>
                <w:szCs w:val="20"/>
              </w:rPr>
            </w:pPr>
            <w:r>
              <w:rPr>
                <w:rFonts w:ascii="Times New Roman" w:hAnsi="Times New Roman" w:cs="Times New Roman"/>
                <w:b w:val="0"/>
                <w:bCs w:val="0"/>
                <w:sz w:val="20"/>
                <w:szCs w:val="20"/>
              </w:rPr>
              <w:t xml:space="preserve">Global </w:t>
            </w:r>
            <w:proofErr w:type="spellStart"/>
            <w:r>
              <w:rPr>
                <w:rFonts w:ascii="Times New Roman" w:hAnsi="Times New Roman" w:cs="Times New Roman"/>
                <w:b w:val="0"/>
                <w:bCs w:val="0"/>
                <w:sz w:val="20"/>
                <w:szCs w:val="20"/>
              </w:rPr>
              <w:t>warming</w:t>
            </w:r>
            <w:proofErr w:type="spellEnd"/>
            <w:r>
              <w:rPr>
                <w:rFonts w:ascii="Times New Roman" w:hAnsi="Times New Roman" w:cs="Times New Roman"/>
                <w:b w:val="0"/>
                <w:bCs w:val="0"/>
                <w:sz w:val="20"/>
                <w:szCs w:val="20"/>
              </w:rPr>
              <w:t xml:space="preserve"> (ktCO2eq)</w:t>
            </w:r>
          </w:p>
        </w:tc>
        <w:tc>
          <w:tcPr>
            <w:tcW w:w="1251" w:type="dxa"/>
            <w:noWrap/>
            <w:hideMark/>
          </w:tcPr>
          <w:p w14:paraId="0273EECE"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57" w:author="Albert Kwame Osei-Owusu" w:date="2026-09-12T09:00:00Z">
              <w:r>
                <w:rPr>
                  <w:rFonts w:ascii="Times New Roman" w:hAnsi="Times New Roman" w:cs="Times New Roman"/>
                  <w:sz w:val="20"/>
                  <w:szCs w:val="20"/>
                </w:rPr>
                <w:delText>4814</w:delText>
              </w:r>
            </w:del>
            <w:del w:id="1058" w:author="Albert Kwame Osei-Owusu" w:date="2026-09-12T09:00:00Z">
              <w:r>
                <w:rPr>
                  <w:rFonts w:ascii="Times New Roman" w:hAnsi="Times New Roman" w:cs="Times New Roman"/>
                  <w:sz w:val="20"/>
                  <w:szCs w:val="20"/>
                  <w:lang w:val="en-GB"/>
                </w:rPr>
                <w:delText>·</w:delText>
              </w:r>
            </w:del>
            <w:del w:id="1059" w:author="Albert Kwame Osei-Owusu" w:date="2026-09-12T09:00:00Z">
              <w:r>
                <w:rPr>
                  <w:rFonts w:ascii="Times New Roman" w:hAnsi="Times New Roman" w:cs="Times New Roman"/>
                  <w:sz w:val="20"/>
                  <w:szCs w:val="20"/>
                </w:rPr>
                <w:delText>69</w:delText>
              </w:r>
            </w:del>
            <w:ins w:id="1060" w:author="Albert Kwame Osei-Owusu" w:date="2026-09-12T09:00:00Z">
              <w:r>
                <w:t xml:space="preserve">4652.07</w:t>
              </w:r>
            </w:ins>
          </w:p>
        </w:tc>
        <w:tc>
          <w:tcPr>
            <w:tcW w:w="1427" w:type="dxa"/>
            <w:noWrap/>
            <w:hideMark/>
          </w:tcPr>
          <w:p w14:paraId="349CFB80"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53" w:author="Albert Kwame Osei-Owusu" w:date="2026-09-12T09:00:00Z">
              <w:r>
                <w:rPr>
                  <w:rFonts w:ascii="Times New Roman" w:hAnsi="Times New Roman" w:cs="Times New Roman"/>
                  <w:sz w:val="20"/>
                  <w:szCs w:val="20"/>
                </w:rPr>
                <w:delText>85752</w:delText>
              </w:r>
            </w:del>
            <w:del w:id="1054" w:author="Albert Kwame Osei-Owusu" w:date="2026-09-12T09:00:00Z">
              <w:r>
                <w:rPr>
                  <w:rFonts w:ascii="Times New Roman" w:hAnsi="Times New Roman" w:cs="Times New Roman"/>
                  <w:sz w:val="20"/>
                  <w:szCs w:val="20"/>
                  <w:lang w:val="en-GB"/>
                </w:rPr>
                <w:delText>·</w:delText>
              </w:r>
            </w:del>
            <w:del w:id="1055" w:author="Albert Kwame Osei-Owusu" w:date="2026-09-12T09:00:00Z">
              <w:r>
                <w:rPr>
                  <w:rFonts w:ascii="Times New Roman" w:hAnsi="Times New Roman" w:cs="Times New Roman"/>
                  <w:sz w:val="20"/>
                  <w:szCs w:val="20"/>
                </w:rPr>
                <w:delText>01</w:delText>
              </w:r>
            </w:del>
            <w:ins w:id="1056" w:author="Albert Kwame Osei-Owusu" w:date="2026-09-12T09:00:00Z">
              <w:r>
                <w:t xml:space="preserve">77240.62</w:t>
              </w:r>
            </w:ins>
          </w:p>
        </w:tc>
        <w:tc>
          <w:tcPr>
            <w:tcW w:w="4122" w:type="dxa"/>
            <w:noWrap/>
            <w:hideMark/>
          </w:tcPr>
          <w:p w14:paraId="05692CDB"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49" w:author="Albert Kwame Osei-Owusu" w:date="2026-09-12T09:00:00Z">
              <w:r>
                <w:rPr>
                  <w:rFonts w:ascii="Times New Roman" w:hAnsi="Times New Roman" w:cs="Times New Roman"/>
                  <w:sz w:val="20"/>
                  <w:szCs w:val="20"/>
                </w:rPr>
                <w:delText>5</w:delText>
              </w:r>
            </w:del>
            <w:del w:id="1050" w:author="Albert Kwame Osei-Owusu" w:date="2026-09-12T09:00:00Z">
              <w:r>
                <w:rPr>
                  <w:rFonts w:ascii="Times New Roman" w:hAnsi="Times New Roman" w:cs="Times New Roman"/>
                  <w:sz w:val="20"/>
                  <w:szCs w:val="20"/>
                  <w:lang w:val="en-GB"/>
                </w:rPr>
                <w:delText>·</w:delText>
              </w:r>
            </w:del>
            <w:del w:id="1051" w:author="Albert Kwame Osei-Owusu" w:date="2026-09-12T09:00:00Z">
              <w:r>
                <w:rPr>
                  <w:rFonts w:ascii="Times New Roman" w:hAnsi="Times New Roman" w:cs="Times New Roman"/>
                  <w:sz w:val="20"/>
                  <w:szCs w:val="20"/>
                </w:rPr>
                <w:delText>61</w:delText>
              </w:r>
            </w:del>
            <w:ins w:id="1052" w:author="Albert Kwame Osei-Owusu" w:date="2026-09-12T09:00:00Z">
              <w:r>
                <w:t xml:space="preserve">6.02</w:t>
              </w:r>
            </w:ins>
          </w:p>
        </w:tc>
      </w:tr>
      <w:tr w:rsidR="00A76FD1" w:rsidRPr="000F0CBE" w14:paraId="35D2B070" w14:textId="77777777" w:rsidTr="00A76FD1">
        <w:trPr>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7525CAC9" w14:textId="77777777" w:rsidR="00A76FD1" w:rsidRPr="000F0CBE" w:rsidRDefault="00A76FD1" w:rsidP="000F0CBE">
            <w:pPr>
              <w:rPr>
                <w:rFonts w:ascii="Times New Roman" w:hAnsi="Times New Roman" w:cs="Times New Roman"/>
                <w:b w:val="0"/>
                <w:bCs w:val="0"/>
                <w:sz w:val="20"/>
                <w:szCs w:val="20"/>
              </w:rPr>
            </w:pPr>
            <w:proofErr w:type="spellStart"/>
            <w:r>
              <w:rPr>
                <w:rFonts w:ascii="Times New Roman" w:hAnsi="Times New Roman" w:cs="Times New Roman"/>
                <w:b w:val="0"/>
                <w:bCs w:val="0"/>
                <w:sz w:val="20"/>
                <w:szCs w:val="20"/>
              </w:rPr>
              <w:t>Material</w:t>
            </w:r>
            <w:proofErr w:type="spellEnd"/>
            <w:r>
              <w:rPr>
                <w:rFonts w:ascii="Times New Roman" w:hAnsi="Times New Roman" w:cs="Times New Roman"/>
                <w:b w:val="0"/>
                <w:bCs w:val="0"/>
                <w:sz w:val="20"/>
                <w:szCs w:val="20"/>
              </w:rPr>
              <w:t xml:space="preserve"> </w:t>
            </w:r>
            <w:proofErr w:type="spellStart"/>
            <w:r>
              <w:rPr>
                <w:rFonts w:ascii="Times New Roman" w:hAnsi="Times New Roman" w:cs="Times New Roman"/>
                <w:b w:val="0"/>
                <w:bCs w:val="0"/>
                <w:sz w:val="20"/>
                <w:szCs w:val="20"/>
              </w:rPr>
              <w:t>extraction</w:t>
            </w:r>
            <w:proofErr w:type="spellEnd"/>
            <w:r>
              <w:rPr>
                <w:rFonts w:ascii="Times New Roman" w:hAnsi="Times New Roman" w:cs="Times New Roman"/>
                <w:b w:val="0"/>
                <w:bCs w:val="0"/>
                <w:sz w:val="20"/>
                <w:szCs w:val="20"/>
              </w:rPr>
              <w:t xml:space="preserve"> (kt)</w:t>
            </w:r>
          </w:p>
        </w:tc>
        <w:tc>
          <w:tcPr>
            <w:tcW w:w="1251" w:type="dxa"/>
            <w:noWrap/>
            <w:hideMark/>
          </w:tcPr>
          <w:p w14:paraId="45E16858"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45" w:author="Albert Kwame Osei-Owusu" w:date="2026-09-12T09:00:00Z">
              <w:r>
                <w:rPr>
                  <w:rFonts w:ascii="Times New Roman" w:hAnsi="Times New Roman" w:cs="Times New Roman"/>
                  <w:sz w:val="20"/>
                  <w:szCs w:val="20"/>
                </w:rPr>
                <w:delText>2600</w:delText>
              </w:r>
            </w:del>
            <w:del w:id="1046" w:author="Albert Kwame Osei-Owusu" w:date="2026-09-12T09:00:00Z">
              <w:r>
                <w:rPr>
                  <w:rFonts w:ascii="Times New Roman" w:hAnsi="Times New Roman" w:cs="Times New Roman"/>
                  <w:sz w:val="20"/>
                  <w:szCs w:val="20"/>
                  <w:lang w:val="en-GB"/>
                </w:rPr>
                <w:delText>·</w:delText>
              </w:r>
            </w:del>
            <w:del w:id="1047" w:author="Albert Kwame Osei-Owusu" w:date="2026-09-12T09:00:00Z">
              <w:r>
                <w:rPr>
                  <w:rFonts w:ascii="Times New Roman" w:hAnsi="Times New Roman" w:cs="Times New Roman"/>
                  <w:sz w:val="20"/>
                  <w:szCs w:val="20"/>
                </w:rPr>
                <w:delText>56</w:delText>
              </w:r>
            </w:del>
            <w:ins w:id="1048" w:author="Albert Kwame Osei-Owusu" w:date="2026-09-12T09:00:00Z">
              <w:r>
                <w:t xml:space="preserve">4256.20</w:t>
              </w:r>
            </w:ins>
          </w:p>
        </w:tc>
        <w:tc>
          <w:tcPr>
            <w:tcW w:w="1427" w:type="dxa"/>
            <w:noWrap/>
            <w:hideMark/>
          </w:tcPr>
          <w:p w14:paraId="736CE463"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41" w:author="Albert Kwame Osei-Owusu" w:date="2026-09-12T09:00:00Z">
              <w:r>
                <w:rPr>
                  <w:rFonts w:ascii="Times New Roman" w:hAnsi="Times New Roman" w:cs="Times New Roman"/>
                  <w:sz w:val="20"/>
                  <w:szCs w:val="20"/>
                </w:rPr>
                <w:delText>47233</w:delText>
              </w:r>
            </w:del>
            <w:del w:id="1042" w:author="Albert Kwame Osei-Owusu" w:date="2026-09-12T09:00:00Z">
              <w:r>
                <w:rPr>
                  <w:rFonts w:ascii="Times New Roman" w:hAnsi="Times New Roman" w:cs="Times New Roman"/>
                  <w:sz w:val="20"/>
                  <w:szCs w:val="20"/>
                  <w:lang w:val="en-GB"/>
                </w:rPr>
                <w:delText>·</w:delText>
              </w:r>
            </w:del>
            <w:del w:id="1043" w:author="Albert Kwame Osei-Owusu" w:date="2026-09-12T09:00:00Z">
              <w:r>
                <w:rPr>
                  <w:rFonts w:ascii="Times New Roman" w:hAnsi="Times New Roman" w:cs="Times New Roman"/>
                  <w:sz w:val="20"/>
                  <w:szCs w:val="20"/>
                </w:rPr>
                <w:delText>92</w:delText>
              </w:r>
            </w:del>
            <w:ins w:id="1044" w:author="Albert Kwame Osei-Owusu" w:date="2026-09-12T09:00:00Z">
              <w:r>
                <w:t xml:space="preserve">53925.07</w:t>
              </w:r>
            </w:ins>
          </w:p>
        </w:tc>
        <w:tc>
          <w:tcPr>
            <w:tcW w:w="4122" w:type="dxa"/>
            <w:noWrap/>
            <w:hideMark/>
          </w:tcPr>
          <w:p w14:paraId="3382A3CD"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37" w:author="Albert Kwame Osei-Owusu" w:date="2026-09-12T09:00:00Z">
              <w:r>
                <w:rPr>
                  <w:rFonts w:ascii="Times New Roman" w:hAnsi="Times New Roman" w:cs="Times New Roman"/>
                  <w:sz w:val="20"/>
                  <w:szCs w:val="20"/>
                </w:rPr>
                <w:delText>5</w:delText>
              </w:r>
            </w:del>
            <w:del w:id="1038" w:author="Albert Kwame Osei-Owusu" w:date="2026-09-12T09:00:00Z">
              <w:r>
                <w:rPr>
                  <w:rFonts w:ascii="Times New Roman" w:hAnsi="Times New Roman" w:cs="Times New Roman"/>
                  <w:sz w:val="20"/>
                  <w:szCs w:val="20"/>
                  <w:lang w:val="en-GB"/>
                </w:rPr>
                <w:delText>·</w:delText>
              </w:r>
            </w:del>
            <w:del w:id="1039" w:author="Albert Kwame Osei-Owusu" w:date="2026-09-12T09:00:00Z">
              <w:r>
                <w:rPr>
                  <w:rFonts w:ascii="Times New Roman" w:hAnsi="Times New Roman" w:cs="Times New Roman"/>
                  <w:sz w:val="20"/>
                  <w:szCs w:val="20"/>
                </w:rPr>
                <w:delText>51</w:delText>
              </w:r>
            </w:del>
            <w:ins w:id="1040" w:author="Albert Kwame Osei-Owusu" w:date="2026-09-12T09:00:00Z">
              <w:r>
                <w:t xml:space="preserve">7.89</w:t>
              </w:r>
            </w:ins>
          </w:p>
        </w:tc>
      </w:tr>
      <w:tr w:rsidR="00A76FD1" w:rsidRPr="000F0CBE" w14:paraId="2B6198F7" w14:textId="77777777" w:rsidTr="00A76FD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6EC77EAB" w14:textId="77777777" w:rsidR="00A76FD1" w:rsidRPr="000F0CBE" w:rsidRDefault="00A76FD1" w:rsidP="000F0CBE">
            <w:pPr>
              <w:rPr>
                <w:rFonts w:ascii="Times New Roman" w:hAnsi="Times New Roman" w:cs="Times New Roman"/>
                <w:b w:val="0"/>
                <w:bCs w:val="0"/>
                <w:sz w:val="20"/>
                <w:szCs w:val="20"/>
              </w:rPr>
            </w:pPr>
            <w:r>
              <w:rPr>
                <w:rFonts w:ascii="Times New Roman" w:hAnsi="Times New Roman" w:cs="Times New Roman"/>
                <w:b w:val="0"/>
                <w:bCs w:val="0"/>
                <w:sz w:val="20"/>
                <w:szCs w:val="20"/>
              </w:rPr>
              <w:t xml:space="preserve">Blue </w:t>
            </w:r>
            <w:proofErr w:type="spellStart"/>
            <w:r>
              <w:rPr>
                <w:rFonts w:ascii="Times New Roman" w:hAnsi="Times New Roman" w:cs="Times New Roman"/>
                <w:b w:val="0"/>
                <w:bCs w:val="0"/>
                <w:sz w:val="20"/>
                <w:szCs w:val="20"/>
              </w:rPr>
              <w:t>water</w:t>
            </w:r>
            <w:proofErr w:type="spellEnd"/>
            <w:r>
              <w:rPr>
                <w:rFonts w:ascii="Times New Roman" w:hAnsi="Times New Roman" w:cs="Times New Roman"/>
                <w:b w:val="0"/>
                <w:bCs w:val="0"/>
                <w:sz w:val="20"/>
                <w:szCs w:val="20"/>
              </w:rPr>
              <w:t xml:space="preserve"> </w:t>
            </w:r>
            <w:proofErr w:type="spellStart"/>
            <w:r>
              <w:rPr>
                <w:rFonts w:ascii="Times New Roman" w:hAnsi="Times New Roman" w:cs="Times New Roman"/>
                <w:b w:val="0"/>
                <w:bCs w:val="0"/>
                <w:sz w:val="20"/>
                <w:szCs w:val="20"/>
              </w:rPr>
              <w:t>consumption</w:t>
            </w:r>
            <w:proofErr w:type="spellEnd"/>
            <w:r>
              <w:rPr>
                <w:rFonts w:ascii="Times New Roman" w:hAnsi="Times New Roman" w:cs="Times New Roman"/>
                <w:b w:val="0"/>
                <w:bCs w:val="0"/>
                <w:sz w:val="20"/>
                <w:szCs w:val="20"/>
              </w:rPr>
              <w:t xml:space="preserve"> (Mm3)</w:t>
            </w:r>
          </w:p>
        </w:tc>
        <w:tc>
          <w:tcPr>
            <w:tcW w:w="1251" w:type="dxa"/>
            <w:noWrap/>
            <w:hideMark/>
          </w:tcPr>
          <w:p w14:paraId="765358FC"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33" w:author="Albert Kwame Osei-Owusu" w:date="2026-09-12T09:00:00Z">
              <w:r>
                <w:rPr>
                  <w:rFonts w:ascii="Times New Roman" w:hAnsi="Times New Roman" w:cs="Times New Roman"/>
                  <w:sz w:val="20"/>
                  <w:szCs w:val="20"/>
                </w:rPr>
                <w:delText>46</w:delText>
              </w:r>
            </w:del>
            <w:del w:id="1034" w:author="Albert Kwame Osei-Owusu" w:date="2026-09-12T09:00:00Z">
              <w:r>
                <w:rPr>
                  <w:rFonts w:ascii="Times New Roman" w:hAnsi="Times New Roman" w:cs="Times New Roman"/>
                  <w:sz w:val="20"/>
                  <w:szCs w:val="20"/>
                  <w:lang w:val="en-GB"/>
                </w:rPr>
                <w:delText>·</w:delText>
              </w:r>
            </w:del>
            <w:del w:id="1035" w:author="Albert Kwame Osei-Owusu" w:date="2026-09-12T09:00:00Z">
              <w:r>
                <w:rPr>
                  <w:rFonts w:ascii="Times New Roman" w:hAnsi="Times New Roman" w:cs="Times New Roman"/>
                  <w:sz w:val="20"/>
                  <w:szCs w:val="20"/>
                </w:rPr>
                <w:delText>54</w:delText>
              </w:r>
            </w:del>
            <w:ins w:id="1036" w:author="Albert Kwame Osei-Owusu" w:date="2026-09-12T09:00:00Z">
              <w:r>
                <w:t xml:space="preserve">95.44</w:t>
              </w:r>
            </w:ins>
          </w:p>
        </w:tc>
        <w:tc>
          <w:tcPr>
            <w:tcW w:w="1427" w:type="dxa"/>
            <w:noWrap/>
            <w:hideMark/>
          </w:tcPr>
          <w:p w14:paraId="7689A6EB"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29" w:author="Albert Kwame Osei-Owusu" w:date="2026-09-12T09:00:00Z">
              <w:r>
                <w:rPr>
                  <w:rFonts w:ascii="Times New Roman" w:hAnsi="Times New Roman" w:cs="Times New Roman"/>
                  <w:sz w:val="20"/>
                  <w:szCs w:val="20"/>
                </w:rPr>
                <w:delText>1070</w:delText>
              </w:r>
            </w:del>
            <w:del w:id="1030" w:author="Albert Kwame Osei-Owusu" w:date="2026-09-12T09:00:00Z">
              <w:r>
                <w:rPr>
                  <w:rFonts w:ascii="Times New Roman" w:hAnsi="Times New Roman" w:cs="Times New Roman"/>
                  <w:sz w:val="20"/>
                  <w:szCs w:val="20"/>
                  <w:lang w:val="en-GB"/>
                </w:rPr>
                <w:delText>·</w:delText>
              </w:r>
            </w:del>
            <w:del w:id="1031" w:author="Albert Kwame Osei-Owusu" w:date="2026-09-12T09:00:00Z">
              <w:r>
                <w:rPr>
                  <w:rFonts w:ascii="Times New Roman" w:hAnsi="Times New Roman" w:cs="Times New Roman"/>
                  <w:sz w:val="20"/>
                  <w:szCs w:val="20"/>
                </w:rPr>
                <w:delText>44</w:delText>
              </w:r>
            </w:del>
            <w:ins w:id="1032" w:author="Albert Kwame Osei-Owusu" w:date="2026-09-12T09:00:00Z">
              <w:r>
                <w:t xml:space="preserve">1276.05</w:t>
              </w:r>
            </w:ins>
          </w:p>
        </w:tc>
        <w:tc>
          <w:tcPr>
            <w:tcW w:w="4122" w:type="dxa"/>
            <w:noWrap/>
            <w:hideMark/>
          </w:tcPr>
          <w:p w14:paraId="19D56A74"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25" w:author="Albert Kwame Osei-Owusu" w:date="2026-09-12T09:00:00Z">
              <w:r>
                <w:rPr>
                  <w:rFonts w:ascii="Times New Roman" w:hAnsi="Times New Roman" w:cs="Times New Roman"/>
                  <w:sz w:val="20"/>
                  <w:szCs w:val="20"/>
                </w:rPr>
                <w:delText>4</w:delText>
              </w:r>
            </w:del>
            <w:del w:id="1026" w:author="Albert Kwame Osei-Owusu" w:date="2026-09-12T09:00:00Z">
              <w:r>
                <w:rPr>
                  <w:rFonts w:ascii="Times New Roman" w:hAnsi="Times New Roman" w:cs="Times New Roman"/>
                  <w:sz w:val="20"/>
                  <w:szCs w:val="20"/>
                  <w:lang w:val="en-GB"/>
                </w:rPr>
                <w:delText>·</w:delText>
              </w:r>
            </w:del>
            <w:del w:id="1027" w:author="Albert Kwame Osei-Owusu" w:date="2026-09-12T09:00:00Z">
              <w:r>
                <w:rPr>
                  <w:rFonts w:ascii="Times New Roman" w:hAnsi="Times New Roman" w:cs="Times New Roman"/>
                  <w:sz w:val="20"/>
                  <w:szCs w:val="20"/>
                </w:rPr>
                <w:delText>35</w:delText>
              </w:r>
            </w:del>
            <w:ins w:id="1028" w:author="Albert Kwame Osei-Owusu" w:date="2026-09-12T09:00:00Z">
              <w:r>
                <w:t xml:space="preserve">7.48</w:t>
              </w:r>
            </w:ins>
          </w:p>
        </w:tc>
      </w:tr>
      <w:tr w:rsidR="00A76FD1" w:rsidRPr="000F0CBE" w14:paraId="74A20E97" w14:textId="77777777" w:rsidTr="00A76FD1">
        <w:trPr>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5A3617BE" w14:textId="77777777" w:rsidR="00A76FD1" w:rsidRPr="000F0CBE" w:rsidRDefault="00A76FD1" w:rsidP="000F0CBE">
            <w:pPr>
              <w:rPr>
                <w:rFonts w:ascii="Times New Roman" w:hAnsi="Times New Roman" w:cs="Times New Roman"/>
                <w:b w:val="0"/>
                <w:bCs w:val="0"/>
                <w:sz w:val="20"/>
                <w:szCs w:val="20"/>
              </w:rPr>
            </w:pPr>
            <w:r>
              <w:rPr>
                <w:rFonts w:ascii="Times New Roman" w:hAnsi="Times New Roman" w:cs="Times New Roman"/>
                <w:b w:val="0"/>
                <w:bCs w:val="0"/>
                <w:sz w:val="20"/>
                <w:szCs w:val="20"/>
              </w:rPr>
              <w:t xml:space="preserve">Land </w:t>
            </w:r>
            <w:proofErr w:type="spellStart"/>
            <w:r>
              <w:rPr>
                <w:rFonts w:ascii="Times New Roman" w:hAnsi="Times New Roman" w:cs="Times New Roman"/>
                <w:b w:val="0"/>
                <w:bCs w:val="0"/>
                <w:sz w:val="20"/>
                <w:szCs w:val="20"/>
              </w:rPr>
              <w:t>use</w:t>
            </w:r>
            <w:proofErr w:type="spellEnd"/>
            <w:r>
              <w:rPr>
                <w:rFonts w:ascii="Times New Roman" w:hAnsi="Times New Roman" w:cs="Times New Roman"/>
                <w:b w:val="0"/>
                <w:bCs w:val="0"/>
                <w:sz w:val="20"/>
                <w:szCs w:val="20"/>
              </w:rPr>
              <w:t xml:space="preserve"> (km2)</w:t>
            </w:r>
          </w:p>
        </w:tc>
        <w:tc>
          <w:tcPr>
            <w:tcW w:w="1251" w:type="dxa"/>
            <w:noWrap/>
            <w:hideMark/>
          </w:tcPr>
          <w:p w14:paraId="6839AFF5"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21" w:author="Albert Kwame Osei-Owusu" w:date="2026-09-12T09:00:00Z">
              <w:r>
                <w:rPr>
                  <w:rFonts w:ascii="Times New Roman" w:hAnsi="Times New Roman" w:cs="Times New Roman"/>
                  <w:sz w:val="20"/>
                  <w:szCs w:val="20"/>
                </w:rPr>
                <w:delText>2753</w:delText>
              </w:r>
            </w:del>
            <w:del w:id="1022" w:author="Albert Kwame Osei-Owusu" w:date="2026-09-12T09:00:00Z">
              <w:r>
                <w:rPr>
                  <w:rFonts w:ascii="Times New Roman" w:hAnsi="Times New Roman" w:cs="Times New Roman"/>
                  <w:sz w:val="20"/>
                  <w:szCs w:val="20"/>
                  <w:lang w:val="en-GB"/>
                </w:rPr>
                <w:delText>·</w:delText>
              </w:r>
            </w:del>
            <w:del w:id="1023" w:author="Albert Kwame Osei-Owusu" w:date="2026-09-12T09:00:00Z">
              <w:r>
                <w:rPr>
                  <w:rFonts w:ascii="Times New Roman" w:hAnsi="Times New Roman" w:cs="Times New Roman"/>
                  <w:sz w:val="20"/>
                  <w:szCs w:val="20"/>
                </w:rPr>
                <w:delText>15</w:delText>
              </w:r>
            </w:del>
            <w:ins w:id="1024" w:author="Albert Kwame Osei-Owusu" w:date="2026-09-12T09:00:00Z">
              <w:r>
                <w:t xml:space="preserve">4851.76</w:t>
              </w:r>
            </w:ins>
          </w:p>
        </w:tc>
        <w:tc>
          <w:tcPr>
            <w:tcW w:w="1427" w:type="dxa"/>
            <w:noWrap/>
            <w:hideMark/>
          </w:tcPr>
          <w:p w14:paraId="08204557"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17" w:author="Albert Kwame Osei-Owusu" w:date="2026-09-12T09:00:00Z">
              <w:r>
                <w:rPr>
                  <w:rFonts w:ascii="Times New Roman" w:hAnsi="Times New Roman" w:cs="Times New Roman"/>
                  <w:sz w:val="20"/>
                  <w:szCs w:val="20"/>
                </w:rPr>
                <w:delText>76743</w:delText>
              </w:r>
            </w:del>
            <w:del w:id="1018" w:author="Albert Kwame Osei-Owusu" w:date="2026-09-12T09:00:00Z">
              <w:r>
                <w:rPr>
                  <w:rFonts w:ascii="Times New Roman" w:hAnsi="Times New Roman" w:cs="Times New Roman"/>
                  <w:sz w:val="20"/>
                  <w:szCs w:val="20"/>
                  <w:lang w:val="en-GB"/>
                </w:rPr>
                <w:delText>·</w:delText>
              </w:r>
            </w:del>
            <w:del w:id="1019" w:author="Albert Kwame Osei-Owusu" w:date="2026-09-12T09:00:00Z">
              <w:r>
                <w:rPr>
                  <w:rFonts w:ascii="Times New Roman" w:hAnsi="Times New Roman" w:cs="Times New Roman"/>
                  <w:sz w:val="20"/>
                  <w:szCs w:val="20"/>
                </w:rPr>
                <w:delText>82</w:delText>
              </w:r>
            </w:del>
            <w:ins w:id="1020" w:author="Albert Kwame Osei-Owusu" w:date="2026-09-12T09:00:00Z">
              <w:r>
                <w:t xml:space="preserve">99442.88</w:t>
              </w:r>
            </w:ins>
          </w:p>
        </w:tc>
        <w:tc>
          <w:tcPr>
            <w:tcW w:w="4122" w:type="dxa"/>
            <w:noWrap/>
            <w:hideMark/>
          </w:tcPr>
          <w:p w14:paraId="5910CD55" w14:textId="77777777" w:rsidR="00A76FD1" w:rsidRPr="000F0CBE" w:rsidRDefault="00A76FD1" w:rsidP="000F0C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del w:id="1013" w:author="Albert Kwame Osei-Owusu" w:date="2026-09-12T09:00:00Z">
              <w:r>
                <w:rPr>
                  <w:rFonts w:ascii="Times New Roman" w:hAnsi="Times New Roman" w:cs="Times New Roman"/>
                  <w:sz w:val="20"/>
                  <w:szCs w:val="20"/>
                </w:rPr>
                <w:delText>3</w:delText>
              </w:r>
            </w:del>
            <w:del w:id="1014" w:author="Albert Kwame Osei-Owusu" w:date="2026-09-12T09:00:00Z">
              <w:r>
                <w:rPr>
                  <w:rFonts w:ascii="Times New Roman" w:hAnsi="Times New Roman" w:cs="Times New Roman"/>
                  <w:sz w:val="20"/>
                  <w:szCs w:val="20"/>
                  <w:lang w:val="en-GB"/>
                </w:rPr>
                <w:delText>·</w:delText>
              </w:r>
            </w:del>
            <w:del w:id="1015" w:author="Albert Kwame Osei-Owusu" w:date="2026-09-12T09:00:00Z">
              <w:r>
                <w:rPr>
                  <w:rFonts w:ascii="Times New Roman" w:hAnsi="Times New Roman" w:cs="Times New Roman"/>
                  <w:sz w:val="20"/>
                  <w:szCs w:val="20"/>
                </w:rPr>
                <w:delText>59</w:delText>
              </w:r>
            </w:del>
            <w:ins w:id="1016" w:author="Albert Kwame Osei-Owusu" w:date="2026-09-12T09:00:00Z">
              <w:r>
                <w:t xml:space="preserve">4.88</w:t>
              </w:r>
            </w:ins>
          </w:p>
        </w:tc>
      </w:tr>
      <w:tr w:rsidR="00A76FD1" w:rsidRPr="000F0CBE" w14:paraId="0753C6B3" w14:textId="77777777" w:rsidTr="00A76FD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41" w:type="dxa"/>
            <w:noWrap/>
            <w:hideMark/>
          </w:tcPr>
          <w:p w14:paraId="0816B976" w14:textId="77777777" w:rsidR="00A76FD1" w:rsidRPr="000F0CBE" w:rsidRDefault="00A76FD1" w:rsidP="000F0CBE">
            <w:pPr>
              <w:rPr>
                <w:rFonts w:ascii="Times New Roman" w:hAnsi="Times New Roman" w:cs="Times New Roman"/>
                <w:b w:val="0"/>
                <w:bCs w:val="0"/>
                <w:sz w:val="20"/>
                <w:szCs w:val="20"/>
              </w:rPr>
            </w:pPr>
            <w:r>
              <w:rPr>
                <w:rFonts w:ascii="Times New Roman" w:hAnsi="Times New Roman" w:cs="Times New Roman"/>
                <w:b w:val="0"/>
                <w:bCs w:val="0"/>
                <w:sz w:val="20"/>
                <w:szCs w:val="20"/>
              </w:rPr>
              <w:t>Waste generation (kt)</w:t>
            </w:r>
          </w:p>
        </w:tc>
        <w:tc>
          <w:tcPr>
            <w:tcW w:w="1251" w:type="dxa"/>
            <w:noWrap/>
            <w:hideMark/>
          </w:tcPr>
          <w:p w14:paraId="6AD5880E"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09" w:author="Albert Kwame Osei-Owusu" w:date="2026-09-12T09:00:00Z">
              <w:r>
                <w:rPr>
                  <w:rFonts w:ascii="Times New Roman" w:hAnsi="Times New Roman" w:cs="Times New Roman"/>
                  <w:sz w:val="20"/>
                  <w:szCs w:val="20"/>
                </w:rPr>
                <w:delText>840</w:delText>
              </w:r>
            </w:del>
            <w:del w:id="1010" w:author="Albert Kwame Osei-Owusu" w:date="2026-09-12T09:00:00Z">
              <w:r>
                <w:rPr>
                  <w:rFonts w:ascii="Times New Roman" w:hAnsi="Times New Roman" w:cs="Times New Roman"/>
                  <w:sz w:val="20"/>
                  <w:szCs w:val="20"/>
                  <w:lang w:val="en-GB"/>
                </w:rPr>
                <w:delText>·</w:delText>
              </w:r>
            </w:del>
            <w:del w:id="1011" w:author="Albert Kwame Osei-Owusu" w:date="2026-09-12T09:00:00Z">
              <w:r>
                <w:rPr>
                  <w:rFonts w:ascii="Times New Roman" w:hAnsi="Times New Roman" w:cs="Times New Roman"/>
                  <w:sz w:val="20"/>
                  <w:szCs w:val="20"/>
                </w:rPr>
                <w:delText>18</w:delText>
              </w:r>
            </w:del>
            <w:ins w:id="1012" w:author="Albert Kwame Osei-Owusu" w:date="2026-09-12T09:00:00Z">
              <w:r>
                <w:t xml:space="preserve">259.28</w:t>
              </w:r>
            </w:ins>
          </w:p>
        </w:tc>
        <w:tc>
          <w:tcPr>
            <w:tcW w:w="1427" w:type="dxa"/>
            <w:noWrap/>
            <w:hideMark/>
          </w:tcPr>
          <w:p w14:paraId="1CD17707"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05" w:author="Albert Kwame Osei-Owusu" w:date="2026-09-12T09:00:00Z">
              <w:r>
                <w:rPr>
                  <w:rFonts w:ascii="Times New Roman" w:hAnsi="Times New Roman" w:cs="Times New Roman"/>
                  <w:sz w:val="20"/>
                  <w:szCs w:val="20"/>
                </w:rPr>
                <w:delText>23288</w:delText>
              </w:r>
            </w:del>
            <w:del w:id="1006" w:author="Albert Kwame Osei-Owusu" w:date="2026-09-12T09:00:00Z">
              <w:r>
                <w:rPr>
                  <w:rFonts w:ascii="Times New Roman" w:hAnsi="Times New Roman" w:cs="Times New Roman"/>
                  <w:sz w:val="20"/>
                  <w:szCs w:val="20"/>
                  <w:lang w:val="en-GB"/>
                </w:rPr>
                <w:delText>·</w:delText>
              </w:r>
            </w:del>
            <w:del w:id="1007" w:author="Albert Kwame Osei-Owusu" w:date="2026-09-12T09:00:00Z">
              <w:r>
                <w:rPr>
                  <w:rFonts w:ascii="Times New Roman" w:hAnsi="Times New Roman" w:cs="Times New Roman"/>
                  <w:sz w:val="20"/>
                  <w:szCs w:val="20"/>
                </w:rPr>
                <w:delText>34</w:delText>
              </w:r>
            </w:del>
            <w:ins w:id="1008" w:author="Albert Kwame Osei-Owusu" w:date="2026-09-12T09:00:00Z">
              <w:r>
                <w:t xml:space="preserve">10586.42</w:t>
              </w:r>
            </w:ins>
          </w:p>
        </w:tc>
        <w:tc>
          <w:tcPr>
            <w:tcW w:w="4122" w:type="dxa"/>
            <w:noWrap/>
            <w:hideMark/>
          </w:tcPr>
          <w:p w14:paraId="2ACFF76C" w14:textId="77777777" w:rsidR="00A76FD1" w:rsidRPr="000F0CBE" w:rsidRDefault="00A76FD1" w:rsidP="000F0C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del w:id="1001" w:author="Albert Kwame Osei-Owusu" w:date="2026-09-12T09:00:00Z">
              <w:r>
                <w:rPr>
                  <w:rFonts w:ascii="Times New Roman" w:hAnsi="Times New Roman" w:cs="Times New Roman"/>
                  <w:sz w:val="20"/>
                  <w:szCs w:val="20"/>
                </w:rPr>
                <w:delText>3</w:delText>
              </w:r>
            </w:del>
            <w:del w:id="1002" w:author="Albert Kwame Osei-Owusu" w:date="2026-09-12T09:00:00Z">
              <w:r>
                <w:rPr>
                  <w:rFonts w:ascii="Times New Roman" w:hAnsi="Times New Roman" w:cs="Times New Roman"/>
                  <w:sz w:val="20"/>
                  <w:szCs w:val="20"/>
                  <w:lang w:val="en-GB"/>
                </w:rPr>
                <w:delText>·</w:delText>
              </w:r>
            </w:del>
            <w:del w:id="1003" w:author="Albert Kwame Osei-Owusu" w:date="2026-09-12T09:00:00Z">
              <w:r>
                <w:rPr>
                  <w:rFonts w:ascii="Times New Roman" w:hAnsi="Times New Roman" w:cs="Times New Roman"/>
                  <w:sz w:val="20"/>
                  <w:szCs w:val="20"/>
                </w:rPr>
                <w:delText>61</w:delText>
              </w:r>
            </w:del>
            <w:ins w:id="1004" w:author="Albert Kwame Osei-Owusu" w:date="2026-09-12T09:00:00Z">
              <w:r>
                <w:t xml:space="preserve">2.45</w:t>
              </w:r>
            </w:ins>
          </w:p>
        </w:tc>
      </w:tr>
    </w:tbl>
    <w:p w14:paraId="33FA7A0D" w14:textId="77777777" w:rsidR="00B57CEF" w:rsidRPr="000F0CBE" w:rsidRDefault="00B57CEF" w:rsidP="000F0CBE">
      <w:pPr>
        <w:spacing w:line="240" w:lineRule="auto"/>
        <w:rPr>
          <w:rFonts w:ascii="Times New Roman" w:hAnsi="Times New Roman" w:cs="Times New Roman"/>
          <w:sz w:val="20"/>
          <w:szCs w:val="20"/>
          <w:lang w:val="en-GB"/>
        </w:rPr>
      </w:pPr>
    </w:p>
    <w:p w14:paraId="2B2900F7" w14:textId="77777777" w:rsidR="00B57CEF" w:rsidRPr="000F0CBE" w:rsidRDefault="00704A71" w:rsidP="000F0CBE">
      <w:pPr>
        <w:spacing w:line="240" w:lineRule="auto"/>
        <w:rPr>
          <w:rFonts w:ascii="Times New Roman" w:hAnsi="Times New Roman" w:cs="Times New Roman"/>
          <w:sz w:val="20"/>
          <w:szCs w:val="20"/>
          <w:lang w:val="en-GB"/>
        </w:rPr>
      </w:pPr>
      <w:del w:id="3359" w:author="Albert Kwame Osei-Owusu" w:date="2026-09-12T09:00:00Z">
        <w:r>
          <w:rPr>
            <w:rFonts w:ascii="Times New Roman" w:hAnsi="Times New Roman" w:cs="Times New Roman"/>
            <w:sz w:val="20"/>
            <w:szCs w:val="20"/>
            <w:lang w:val="en-GB"/>
          </w:rPr>
          <w:delText xml:space="preserve">Table A5 compares healthcare expenditure for selected consumption categories with greenhouse gas emission intensities of related supply chain sectors. Although expenditure on pharmaceuticals and chemical products exceeds that of transport, transport-related activities exhibit a higher emission intensity per monetary unit and ultimately contribute more to total emissions. This contrast reflects the decoupling between final demand and the distribution of environmental impacts across supply chains. The comparison also serves as a consistency check to support the interpretation of transport as a dominant emission source. </w:delText>
        </w:r>
      </w:del>
      <w:ins w:id="3360" w:author="Albert Kwame Osei-Owusu" w:date="2026-09-12T09:00:00Z">
        <w:r>
          <w:rPr>
            <w:rFonts w:ascii="Times New Roman" w:hAnsi="Times New Roman" w:cs="Times New Roman"/>
            <w:sz w:val="20"/>
            <w:szCs w:val="20"/>
            <w:lang w:val="en-GB"/>
          </w:rPr>
          <w:t xml:space="preserve">Table A5 sets health care purchases of two supply-chain sectors against the greenhouse gas intensity of those purchases. The two intensities are almost the same, 1.47 and 1.45 kt CO₂e per million euros, so the difference between the two sectors' contributions is a difference in how much is bought rather than in how emission intensive it is: purchases of chemicals are three times those of transport services. This is the arithmetic behind the finding that chemical supply chains, and not transport, lead the footprint. The submitted version of this table read the other way round because the uncorrected model allocated 74% of Danish sea-transport output to Danish intermediate use, against 9% in the national accounts. </w:t>
        </w:r>
      </w:ins>
    </w:p>
    <w:tbl>
      <w:tblPr>
        <w:tblStyle w:val="TableGrid"/>
        <w:tblW w:w="9741" w:type="dxa"/>
        <w:tblLook w:val="04A0" w:firstRow="1" w:lastRow="0" w:firstColumn="1" w:lastColumn="0" w:noHBand="0" w:noVBand="1"/>
      </w:tblPr>
      <w:tblGrid>
        <w:gridCol w:w="2632"/>
        <w:gridCol w:w="2496"/>
        <w:gridCol w:w="4613"/>
      </w:tblGrid>
      <w:tr w:rsidR="00D9536D" w:rsidRPr="000F0CBE" w14:paraId="4805E382" w14:textId="77777777" w:rsidTr="00A732DC">
        <w:tc>
          <w:tcPr>
            <w:tcW w:w="2632" w:type="dxa"/>
          </w:tcPr>
          <w:p w14:paraId="5F16DF11" w14:textId="77777777" w:rsidR="00D9536D" w:rsidRPr="000F0CBE" w:rsidRDefault="00D9536D" w:rsidP="000F0CBE">
            <w:pPr>
              <w:rPr>
                <w:rFonts w:ascii="Times New Roman" w:hAnsi="Times New Roman" w:cs="Times New Roman"/>
                <w:sz w:val="20"/>
                <w:szCs w:val="20"/>
                <w:lang w:val="en-GB"/>
              </w:rPr>
            </w:pPr>
            <w:r>
              <w:rPr>
                <w:rFonts w:ascii="Times New Roman" w:hAnsi="Times New Roman" w:cs="Times New Roman"/>
                <w:sz w:val="20"/>
                <w:szCs w:val="20"/>
                <w:lang w:val="en-GB"/>
              </w:rPr>
              <w:t xml:space="preserve">Category </w:t>
            </w:r>
          </w:p>
        </w:tc>
        <w:tc>
          <w:tcPr>
            <w:tcW w:w="2496" w:type="dxa"/>
          </w:tcPr>
          <w:p w14:paraId="0B787921" w14:textId="77777777" w:rsidR="00D9536D" w:rsidRPr="000F0CBE" w:rsidRDefault="00D9536D" w:rsidP="000F0CBE">
            <w:pPr>
              <w:rPr>
                <w:rFonts w:ascii="Times New Roman" w:hAnsi="Times New Roman" w:cs="Times New Roman"/>
                <w:sz w:val="20"/>
                <w:szCs w:val="20"/>
                <w:lang w:val="en-GB"/>
              </w:rPr>
            </w:pPr>
            <w:r>
              <w:rPr>
                <w:rFonts w:ascii="Times New Roman" w:hAnsi="Times New Roman" w:cs="Times New Roman"/>
                <w:sz w:val="20"/>
                <w:szCs w:val="20"/>
                <w:lang w:val="en-GB"/>
              </w:rPr>
              <w:t>Expenditure (MEUR)</w:t>
            </w:r>
          </w:p>
        </w:tc>
        <w:tc>
          <w:tcPr>
            <w:tcW w:w="4613" w:type="dxa"/>
          </w:tcPr>
          <w:p w14:paraId="27CB9452" w14:textId="77777777" w:rsidR="00D9536D" w:rsidRPr="000F0CBE" w:rsidRDefault="00D9536D" w:rsidP="000F0CBE">
            <w:pPr>
              <w:rPr>
                <w:rFonts w:ascii="Times New Roman" w:hAnsi="Times New Roman" w:cs="Times New Roman"/>
                <w:sz w:val="20"/>
                <w:szCs w:val="20"/>
                <w:lang w:val="en-GB"/>
              </w:rPr>
            </w:pPr>
            <w:r>
              <w:rPr>
                <w:rFonts w:ascii="Times New Roman" w:hAnsi="Times New Roman" w:cs="Times New Roman"/>
                <w:sz w:val="20"/>
                <w:szCs w:val="20"/>
                <w:lang w:val="en-GB"/>
              </w:rPr>
              <w:t xml:space="preserve">Emission intensity (kt </w:t>
            </w:r>
            <w:proofErr w:type="spellStart"/>
            <w:r>
              <w:rPr>
                <w:rFonts w:ascii="Times New Roman" w:hAnsi="Times New Roman" w:cs="Times New Roman"/>
                <w:sz w:val="20"/>
                <w:szCs w:val="20"/>
                <w:lang w:val="en-GB"/>
              </w:rPr>
              <w:t>CO₂e</w:t>
            </w:r>
            <w:proofErr w:type="spellEnd"/>
            <w:r>
              <w:rPr>
                <w:rFonts w:ascii="Times New Roman" w:hAnsi="Times New Roman" w:cs="Times New Roman"/>
                <w:sz w:val="20"/>
                <w:szCs w:val="20"/>
                <w:lang w:val="en-GB"/>
              </w:rPr>
              <w:t xml:space="preserve"> per MEUR)</w:t>
            </w:r>
          </w:p>
        </w:tc>
      </w:tr>
      <w:tr w:rsidR="00D9536D" w:rsidRPr="000F0CBE" w14:paraId="3D69EAD8" w14:textId="77777777" w:rsidTr="00A732DC">
        <w:tc>
          <w:tcPr>
            <w:tcW w:w="2632" w:type="dxa"/>
          </w:tcPr>
          <w:p w14:paraId="24F5C446" w14:textId="77777777" w:rsidR="00D9536D" w:rsidRPr="000F0CBE" w:rsidRDefault="00D9536D" w:rsidP="000F0CBE">
            <w:pPr>
              <w:rPr>
                <w:rFonts w:ascii="Times New Roman" w:hAnsi="Times New Roman" w:cs="Times New Roman"/>
                <w:sz w:val="20"/>
                <w:szCs w:val="20"/>
                <w:lang w:val="en-GB"/>
              </w:rPr>
            </w:pPr>
            <w:r>
              <w:rPr>
                <w:rFonts w:ascii="Times New Roman" w:hAnsi="Times New Roman" w:cs="Times New Roman"/>
                <w:sz w:val="20"/>
                <w:szCs w:val="20"/>
                <w:lang w:val="en-GB"/>
              </w:rPr>
              <w:t xml:space="preserve">Pharmaceuticals and Chemical products </w:t>
            </w:r>
          </w:p>
        </w:tc>
        <w:tc>
          <w:tcPr>
            <w:tcW w:w="2496" w:type="dxa"/>
          </w:tcPr>
          <w:p w14:paraId="0377874D" w14:textId="77777777" w:rsidR="00D9536D" w:rsidRPr="000F0CBE" w:rsidRDefault="00D9536D" w:rsidP="000F0CBE">
            <w:pPr>
              <w:rPr>
                <w:rFonts w:ascii="Times New Roman" w:hAnsi="Times New Roman" w:cs="Times New Roman"/>
                <w:sz w:val="20"/>
                <w:szCs w:val="20"/>
                <w:lang w:val="en-GB"/>
              </w:rPr>
            </w:pPr>
            <w:del w:id="3357" w:author="Albert Kwame Osei-Owusu" w:date="2026-09-12T09:00:00Z">
              <w:r>
                <w:rPr>
                  <w:rFonts w:ascii="Times New Roman" w:hAnsi="Times New Roman" w:cs="Times New Roman"/>
                  <w:sz w:val="20"/>
                  <w:szCs w:val="20"/>
                  <w:lang w:val="en-GB"/>
                </w:rPr>
                <w:delText xml:space="preserve">1,685</w:delText>
              </w:r>
            </w:del>
            <w:ins w:id="3358" w:author="Albert Kwame Osei-Owusu" w:date="2026-09-12T09:00:00Z">
              <w:r>
                <w:rPr>
                  <w:rFonts w:ascii="Times New Roman" w:hAnsi="Times New Roman" w:cs="Times New Roman"/>
                  <w:sz w:val="20"/>
                  <w:szCs w:val="20"/>
                  <w:lang w:val="en-GB"/>
                </w:rPr>
                <w:t xml:space="preserve">1,181</w:t>
              </w:r>
            </w:ins>
          </w:p>
        </w:tc>
        <w:tc>
          <w:tcPr>
            <w:tcW w:w="4613" w:type="dxa"/>
          </w:tcPr>
          <w:p w14:paraId="1B8E4E98" w14:textId="77777777" w:rsidR="00D9536D" w:rsidRPr="000F0CBE" w:rsidRDefault="00D9536D" w:rsidP="000F0CBE">
            <w:pPr>
              <w:rPr>
                <w:rFonts w:ascii="Times New Roman" w:hAnsi="Times New Roman" w:cs="Times New Roman"/>
                <w:sz w:val="20"/>
                <w:szCs w:val="20"/>
                <w:lang w:val="en-GB"/>
              </w:rPr>
            </w:pPr>
            <w:del w:id="3355" w:author="Albert Kwame Osei-Owusu" w:date="2026-09-12T09:00:00Z">
              <w:r>
                <w:rPr>
                  <w:rFonts w:ascii="Times New Roman" w:hAnsi="Times New Roman" w:cs="Times New Roman"/>
                  <w:sz w:val="20"/>
                  <w:szCs w:val="20"/>
                  <w:lang w:val="en-GB"/>
                </w:rPr>
                <w:delText xml:space="preserve">0.43 (based on chemicals </w:delText>
              </w:r>
            </w:del>
            <w:ins w:id="3356" w:author="Albert Kwame Osei-Owusu" w:date="2026-09-12T09:00:00Z">
              <w:r>
                <w:rPr>
                  <w:rFonts w:ascii="Times New Roman" w:hAnsi="Times New Roman" w:cs="Times New Roman"/>
                  <w:sz w:val="20"/>
                  <w:szCs w:val="20"/>
                  <w:lang w:val="en-GB"/>
                </w:rPr>
                <w:t xml:space="preserve">1.47 (based on chemicals </w:t>
              </w:r>
            </w:ins>
            <w:proofErr w:type="spellStart"/>
            <w:r>
              <w:rPr>
                <w:rFonts w:ascii="Times New Roman" w:hAnsi="Times New Roman" w:cs="Times New Roman"/>
                <w:sz w:val="20"/>
                <w:szCs w:val="20"/>
                <w:lang w:val="en-GB"/>
              </w:rPr>
              <w:t>n.e.c.</w:t>
            </w:r>
            <w:proofErr w:type="spellEnd"/>
            <w:r>
              <w:rPr>
                <w:rFonts w:ascii="Times New Roman" w:hAnsi="Times New Roman" w:cs="Times New Roman"/>
                <w:sz w:val="20"/>
                <w:szCs w:val="20"/>
                <w:lang w:val="en-GB"/>
              </w:rPr>
              <w:t>)</w:t>
            </w:r>
          </w:p>
        </w:tc>
      </w:tr>
      <w:tr w:rsidR="00D9536D" w:rsidRPr="000F0CBE" w14:paraId="7F34E9CB" w14:textId="77777777" w:rsidTr="00A732DC">
        <w:tc>
          <w:tcPr>
            <w:tcW w:w="2632" w:type="dxa"/>
          </w:tcPr>
          <w:p w14:paraId="23634134" w14:textId="77777777" w:rsidR="00D9536D" w:rsidRPr="000F0CBE" w:rsidRDefault="00D9536D" w:rsidP="000F0CBE">
            <w:pPr>
              <w:rPr>
                <w:rFonts w:ascii="Times New Roman" w:hAnsi="Times New Roman" w:cs="Times New Roman"/>
                <w:sz w:val="20"/>
                <w:szCs w:val="20"/>
                <w:lang w:val="en-GB"/>
              </w:rPr>
            </w:pPr>
            <w:r>
              <w:rPr>
                <w:rFonts w:ascii="Times New Roman" w:hAnsi="Times New Roman" w:cs="Times New Roman"/>
                <w:sz w:val="20"/>
                <w:szCs w:val="20"/>
                <w:lang w:val="en-GB"/>
              </w:rPr>
              <w:t xml:space="preserve">Transport </w:t>
            </w:r>
          </w:p>
        </w:tc>
        <w:tc>
          <w:tcPr>
            <w:tcW w:w="2496" w:type="dxa"/>
          </w:tcPr>
          <w:p w14:paraId="31C92E79" w14:textId="77777777" w:rsidR="00D9536D" w:rsidRPr="000F0CBE" w:rsidRDefault="00D9536D" w:rsidP="000F0CBE">
            <w:pPr>
              <w:rPr>
                <w:rFonts w:ascii="Times New Roman" w:hAnsi="Times New Roman" w:cs="Times New Roman"/>
                <w:sz w:val="20"/>
                <w:szCs w:val="20"/>
                <w:lang w:val="en-GB"/>
              </w:rPr>
            </w:pPr>
            <w:del w:id="3353" w:author="Albert Kwame Osei-Owusu" w:date="2026-09-12T09:00:00Z">
              <w:r>
                <w:rPr>
                  <w:rFonts w:ascii="Times New Roman" w:hAnsi="Times New Roman" w:cs="Times New Roman"/>
                  <w:sz w:val="20"/>
                  <w:szCs w:val="20"/>
                  <w:lang w:val="en-GB"/>
                </w:rPr>
                <w:delText xml:space="preserve">969</w:delText>
              </w:r>
            </w:del>
            <w:ins w:id="3354" w:author="Albert Kwame Osei-Owusu" w:date="2026-09-12T09:00:00Z">
              <w:r>
                <w:rPr>
                  <w:rFonts w:ascii="Times New Roman" w:hAnsi="Times New Roman" w:cs="Times New Roman"/>
                  <w:sz w:val="20"/>
                  <w:szCs w:val="20"/>
                  <w:lang w:val="en-GB"/>
                </w:rPr>
                <w:t xml:space="preserve">391</w:t>
              </w:r>
            </w:ins>
          </w:p>
        </w:tc>
        <w:tc>
          <w:tcPr>
            <w:tcW w:w="4613" w:type="dxa"/>
          </w:tcPr>
          <w:p w14:paraId="0E08B5D8" w14:textId="77777777" w:rsidR="00D9536D" w:rsidRPr="000F0CBE" w:rsidRDefault="00D9536D" w:rsidP="000F0CBE">
            <w:pPr>
              <w:rPr>
                <w:rFonts w:ascii="Times New Roman" w:hAnsi="Times New Roman" w:cs="Times New Roman"/>
                <w:sz w:val="20"/>
                <w:szCs w:val="20"/>
                <w:lang w:val="en-GB"/>
              </w:rPr>
            </w:pPr>
            <w:del w:id="3351" w:author="Albert Kwame Osei-Owusu" w:date="2026-09-12T09:00:00Z">
              <w:r>
                <w:rPr>
                  <w:rFonts w:ascii="Times New Roman" w:hAnsi="Times New Roman" w:cs="Times New Roman"/>
                  <w:sz w:val="20"/>
                  <w:szCs w:val="20"/>
                  <w:lang w:val="en-GB"/>
                </w:rPr>
                <w:delText xml:space="preserve">1.17</w:delText>
              </w:r>
            </w:del>
            <w:ins w:id="3352" w:author="Albert Kwame Osei-Owusu" w:date="2026-09-12T09:00:00Z">
              <w:r>
                <w:rPr>
                  <w:rFonts w:ascii="Times New Roman" w:hAnsi="Times New Roman" w:cs="Times New Roman"/>
                  <w:sz w:val="20"/>
                  <w:szCs w:val="20"/>
                  <w:lang w:val="en-GB"/>
                </w:rPr>
                <w:t xml:space="preserve">1.45</w:t>
              </w:r>
            </w:ins>
          </w:p>
        </w:tc>
      </w:tr>
    </w:tbl>
    <w:p w14:paraId="2BFA1825" w14:textId="77777777" w:rsidR="000416D0" w:rsidRPr="000F0CBE" w:rsidRDefault="000416D0" w:rsidP="000F0CBE">
      <w:pPr>
        <w:spacing w:line="240" w:lineRule="auto"/>
        <w:rPr>
          <w:rFonts w:ascii="Times New Roman" w:hAnsi="Times New Roman" w:cs="Times New Roman"/>
          <w:b/>
          <w:bCs/>
          <w:sz w:val="20"/>
          <w:szCs w:val="20"/>
          <w:lang w:val="en-GB"/>
        </w:rPr>
      </w:pPr>
    </w:p>
    <w:p>
      <w:pPr>
        <w:spacing w:line="240" w:lineRule="auto"/>
        <w:rPr>
          <w:ins w:id="7513" w:author="Albert Kwame Osei-Owusu" w:date="2026-09-12T09:00:00Z"/>
          <w:rFonts w:ascii="Times New Roman" w:hAnsi="Times New Roman" w:cs="Times New Roman"/>
          <w:i/>
          <w:iCs/>
          <w:sz w:val="20"/>
          <w:szCs w:val="20"/>
          <w:lang w:val="en-GB"/>
        </w:rPr>
      </w:pPr>
      <w:ins w:id="7514" w:author="Albert Kwame Osei-Owusu" w:date="2026-09-12T09:00:00Z">
        <w:r>
          <w:rPr>
            <w:rFonts w:ascii="Times New Roman" w:hAnsi="Times New Roman" w:cs="Times New Roman"/>
            <w:i/>
            <w:iCs/>
            <w:sz w:val="20"/>
            <w:szCs w:val="20"/>
            <w:lang w:val="en-GB"/>
          </w:rPr>
          <w:t xml:space="preserve">The Danish sea-transport reallocation</w:t>
        </w:r>
      </w:ins>
    </w:p>
    <w:p>
      <w:pPr>
        <w:spacing w:line="240" w:lineRule="auto"/>
        <w:rPr>
          <w:ins w:id="7515" w:author="Albert Kwame Osei-Owusu" w:date="2026-09-12T09:00:00Z"/>
          <w:rFonts w:ascii="Times New Roman" w:hAnsi="Times New Roman" w:cs="Times New Roman"/>
          <w:sz w:val="20"/>
          <w:szCs w:val="20"/>
          <w:lang w:val="en-GB"/>
        </w:rPr>
      </w:pPr>
      <w:ins w:id="7516" w:author="Albert Kwame Osei-Owusu" w:date="2026-09-12T09:00:00Z">
        <w:r>
          <w:rPr>
            <w:rFonts w:ascii="Times New Roman" w:hAnsi="Times New Roman" w:cs="Times New Roman"/>
            <w:sz w:val="20"/>
            <w:szCs w:val="20"/>
            <w:lang w:val="en-GB"/>
          </w:rPr>
          <w:t xml:space="preserve">EXIOBASE places 73.7% of Danish sea and coastal water transport output into Danish intermediate use in the 2022 table. Statistics Denmark's own domestic input-output table puts the figure at 6.5%. The gap is a modelling artefact rather than a feature of the Danish economy: Danish-flagged shipping sells its services overwhelmingly abroad, and treating that output as an input to domestic industries loads international shipping emissions onto every Danish purchaser, health care among them. We reallocate the excess to exports, preserving the row and column balances of the Danish block, with the target share phi read from the Danish table for the background year in use: 0.0774 for 2016, 0.0931 for 2019 and 0.0651 for 2022. Reading the 2019 table this way returns 9.3%, which reproduces the 9% published by Rørmose Jensen and Iliev for that year and is the external check on the procedure. The correction releases 11,954 million euros of output in the 2022 table.</w:t>
        </w:r>
      </w:ins>
    </w:p>
    <w:p>
      <w:pPr>
        <w:spacing w:line="240" w:lineRule="auto"/>
        <w:rPr>
          <w:ins w:id="7517" w:author="Albert Kwame Osei-Owusu" w:date="2026-09-12T09:00:00Z"/>
          <w:rFonts w:ascii="Times New Roman" w:hAnsi="Times New Roman" w:cs="Times New Roman"/>
          <w:sz w:val="20"/>
          <w:szCs w:val="20"/>
          <w:lang w:val="en-GB"/>
        </w:rPr>
      </w:pPr>
      <w:ins w:id="7518" w:author="Albert Kwame Osei-Owusu" w:date="2026-09-12T09:00:00Z">
        <w:r>
          <w:rPr>
            <w:rFonts w:ascii="Times New Roman" w:hAnsi="Times New Roman" w:cs="Times New Roman"/>
            <w:sz w:val="20"/>
            <w:szCs w:val="20"/>
            <w:lang w:val="en-GB"/>
          </w:rPr>
          <w:t xml:space="preserve">The effect on this study is large and is the reason the transport finding changed between the submitted and the revised analysis. On the uncorrected 2022 background the transport sector carries 32.3% of the health-care climate footprint and the total is 6,064 kt CO₂e; corrected, transport carries 14.9% and the total is 4,652 kt. The Danish national consumption footprint falls from 85.2 to 77.2 Mt on the same correction. A sensitivity grid over phi from 0.05 to 0.15 is published with the results; across that range the climate footprint moves between 4,630 and 4,720 kt, so the finding does not depend on the precise value of phi, only on the fact that it is far below what EXIOBASE implies.</w:t>
        </w:r>
      </w:ins>
    </w:p>
    <w:p>
      <w:pPr>
        <w:spacing w:line="240" w:lineRule="auto"/>
        <w:rPr>
          <w:ins w:id="7519" w:author="Albert Kwame Osei-Owusu" w:date="2026-09-12T09:00:00Z"/>
          <w:rFonts w:ascii="Times New Roman" w:hAnsi="Times New Roman" w:cs="Times New Roman"/>
          <w:i/>
          <w:iCs/>
          <w:sz w:val="20"/>
          <w:szCs w:val="20"/>
          <w:lang w:val="en-GB"/>
        </w:rPr>
      </w:pPr>
      <w:ins w:id="7520" w:author="Albert Kwame Osei-Owusu" w:date="2026-09-12T09:00:00Z">
        <w:r>
          <w:rPr>
            <w:rFonts w:ascii="Times New Roman" w:hAnsi="Times New Roman" w:cs="Times New Roman"/>
            <w:i/>
            <w:iCs/>
            <w:sz w:val="20"/>
            <w:szCs w:val="20"/>
            <w:lang w:val="en-GB"/>
          </w:rPr>
          <w:t xml:space="preserve">Direct operational emissions and waste</w:t>
        </w:r>
      </w:ins>
    </w:p>
    <w:p>
      <w:pPr>
        <w:spacing w:line="240" w:lineRule="auto"/>
        <w:rPr>
          <w:ins w:id="7521" w:author="Albert Kwame Osei-Owusu" w:date="2026-09-12T09:00:00Z"/>
          <w:rFonts w:ascii="Times New Roman" w:hAnsi="Times New Roman" w:cs="Times New Roman"/>
          <w:sz w:val="20"/>
          <w:szCs w:val="20"/>
          <w:lang w:val="en-GB"/>
        </w:rPr>
      </w:pPr>
      <w:ins w:id="7522" w:author="Albert Kwame Osei-Owusu" w:date="2026-09-12T09:00:00Z">
        <w:r>
          <w:rPr>
            <w:rFonts w:ascii="Times New Roman" w:hAnsi="Times New Roman" w:cs="Times New Roman"/>
            <w:sz w:val="20"/>
            <w:szCs w:val="20"/>
            <w:lang w:val="en-GB"/>
          </w:rPr>
          <w:t xml:space="preserve">The submitted analysis inferred the health sector's own emissions from the model, which allocates operational emissions to supplying sectors and therefore understates them. The revision reads them instead from Statistics Denmark's DRIVHUS emission accounts by industry and AFFALD waste accounts by industry, for human health activities, residential care and the health-care share of social work. The eldercare share of social work is applied consistently to both accounts so that the emission and waste boundaries match. Hospital nitrous oxide is netted out of the DRIVHUS figure before the bottom-up anaesthetic term is added, and the health sector's own self-supply loop, 1.8 kt CO₂e, is removed from the scope partition so that it is not counted twice.</w:t>
        </w:r>
      </w:ins>
    </w:p>
    <w:p>
      <w:pPr>
        <w:spacing w:line="240" w:lineRule="auto"/>
        <w:rPr>
          <w:ins w:id="7523" w:author="Albert Kwame Osei-Owusu" w:date="2026-09-12T09:00:00Z"/>
          <w:rFonts w:ascii="Times New Roman" w:hAnsi="Times New Roman" w:cs="Times New Roman"/>
          <w:i/>
          <w:iCs/>
          <w:sz w:val="20"/>
          <w:szCs w:val="20"/>
          <w:lang w:val="en-GB"/>
        </w:rPr>
      </w:pPr>
      <w:ins w:id="7524" w:author="Albert Kwame Osei-Owusu" w:date="2026-09-12T09:00:00Z">
        <w:r>
          <w:rPr>
            <w:rFonts w:ascii="Times New Roman" w:hAnsi="Times New Roman" w:cs="Times New Roman"/>
            <w:i/>
            <w:iCs/>
            <w:sz w:val="20"/>
            <w:szCs w:val="20"/>
            <w:lang w:val="en-GB"/>
          </w:rPr>
          <w:t xml:space="preserve">Greenhouse gas emissions by scope, in further detail</w:t>
        </w:r>
      </w:ins>
    </w:p>
    <w:p>
      <w:pPr>
        <w:spacing w:line="240" w:lineRule="auto"/>
        <w:rPr>
          <w:ins w:id="7525" w:author="Albert Kwame Osei-Owusu" w:date="2026-09-12T09:00:00Z"/>
          <w:rFonts w:ascii="Times New Roman" w:hAnsi="Times New Roman" w:cs="Times New Roman"/>
          <w:sz w:val="20"/>
          <w:szCs w:val="20"/>
          <w:lang w:val="en-GB"/>
        </w:rPr>
      </w:pPr>
      <w:ins w:id="7526" w:author="Albert Kwame Osei-Owusu" w:date="2026-09-12T09:00:00Z">
        <w:r>
          <w:rPr>
            <w:rFonts w:ascii="Times New Roman" w:hAnsi="Times New Roman" w:cs="Times New Roman"/>
            <w:sz w:val="20"/>
            <w:szCs w:val="20"/>
            <w:lang w:val="en-GB"/>
          </w:rPr>
          <w:t xml:space="preserve">Scope 1 covers the direct emissions of the health and social care industries as reported in DRIVHUS, plus the bottom-up anaesthetic and inhaler-propellant terms. Scope 2 covers purchased electricity, gas and heat. Scope 3 is the residual of the consumption-based footprint, including employee commuting. Patient and visitor travel falls outside the GHG Protocol's reporting boundary for an organisation and is reported as its own category rather than folded into Scope 3. Of the 4,650 kt CO₂e the partition covers, Scope 3 accounts for 4,183 kt (90.0%), Scope 1 for 130 kt (2.8%), Scope 2 for 73 kt (1.6%) and patient and visitor travel for 264 kt (5.7%). Applied to the other four categories the partition places 99.7% or more of material extraction, blue water consumption and land use in Scope 3; waste generation is the exception, with 17% in Scope 1.</w:t>
        </w:r>
      </w:ins>
    </w:p>
    <w:p>
      <w:pPr>
        <w:spacing w:line="240" w:lineRule="auto"/>
        <w:rPr>
          <w:ins w:id="7527" w:author="Albert Kwame Osei-Owusu" w:date="2026-09-12T09:00:00Z"/>
        </w:rPr>
      </w:pPr>
      <w:ins w:id="7528" w:author="Albert Kwame Osei-Owusu" w:date="2026-09-12T09:00:00Z">
        <w:r>
          <w:rPr>
            <w:noProof/>
          </w:rPr>
          <w:drawing>
            <wp:inline distT="0" distB="0" distL="0" distR="0">
              <wp:extent cx="6116955" cy="3413261"/>
              <wp:effectExtent l="0" t="0" r="0" b="0"/>
              <wp:docPr id="950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a:picLocks noChangeAspect="1" noChangeArrowheads="1"/>
                      </pic:cNvPicPr>
                    </pic:nvPicPr>
                    <pic:blipFill>
                      <a:blip r:embed="rId22" cstate="print"/>
                      <a:srcRect/>
                      <a:stretch>
                        <a:fillRect/>
                      </a:stretch>
                    </pic:blipFill>
                    <pic:spPr bwMode="auto">
                      <a:xfrm>
                        <a:off x="0" y="0"/>
                        <a:ext cx="6116955" cy="3413261"/>
                      </a:xfrm>
                      <a:prstGeom prst="rect">
                        <a:avLst/>
                      </a:prstGeom>
                      <a:noFill/>
                      <a:ln>
                        <a:noFill/>
                      </a:ln>
                    </pic:spPr>
                  </pic:pic>
                </a:graphicData>
              </a:graphic>
            </wp:inline>
          </w:drawing>
        </w:r>
      </w:ins>
    </w:p>
    <w:p>
      <w:pPr>
        <w:spacing w:line="240" w:lineRule="auto"/>
        <w:rPr>
          <w:ins w:id="7529" w:author="Albert Kwame Osei-Owusu" w:date="2026-09-12T09:00:00Z"/>
          <w:rFonts w:ascii="Times New Roman" w:hAnsi="Times New Roman" w:cs="Times New Roman"/>
          <w:sz w:val="20"/>
          <w:szCs w:val="20"/>
          <w:lang w:val="en-GB"/>
        </w:rPr>
      </w:pPr>
      <w:ins w:id="7530" w:author="Albert Kwame Osei-Owusu" w:date="2026-09-12T09:00:00Z">
        <w:r>
          <w:rPr>
            <w:rFonts w:ascii="Times New Roman" w:hAnsi="Times New Roman" w:cs="Times New Roman"/>
            <w:sz w:val="20"/>
            <w:szCs w:val="20"/>
            <w:lang w:val="en-GB"/>
          </w:rPr>
          <w:t xml:space="preserve">Figure A3: The producing sectors behind Scope 3 greenhouse gas emissions associated with Danish health care in 2022. Bars are ranked by contribution and labelled with their share of Scope 3.</w:t>
        </w:r>
      </w:ins>
    </w:p>
    <w:p>
      <w:pPr>
        <w:spacing w:line="240" w:lineRule="auto"/>
        <w:rPr>
          <w:ins w:id="7531" w:author="Albert Kwame Osei-Owusu" w:date="2026-09-12T09:00:00Z"/>
        </w:rPr>
      </w:pPr>
      <w:ins w:id="7532" w:author="Albert Kwame Osei-Owusu" w:date="2026-09-12T09:00:00Z">
        <w:r>
          <w:rPr>
            <w:noProof/>
          </w:rPr>
          <w:drawing>
            <wp:inline distT="0" distB="0" distL="0" distR="0">
              <wp:extent cx="6116955" cy="3413261"/>
              <wp:effectExtent l="0" t="0" r="0" b="0"/>
              <wp:docPr id="950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a:picLocks noChangeAspect="1" noChangeArrowheads="1"/>
                      </pic:cNvPicPr>
                    </pic:nvPicPr>
                    <pic:blipFill>
                      <a:blip r:embed="rId23" cstate="print"/>
                      <a:srcRect/>
                      <a:stretch>
                        <a:fillRect/>
                      </a:stretch>
                    </pic:blipFill>
                    <pic:spPr bwMode="auto">
                      <a:xfrm>
                        <a:off x="0" y="0"/>
                        <a:ext cx="6116955" cy="3413261"/>
                      </a:xfrm>
                      <a:prstGeom prst="rect">
                        <a:avLst/>
                      </a:prstGeom>
                      <a:noFill/>
                      <a:ln>
                        <a:noFill/>
                      </a:ln>
                    </pic:spPr>
                  </pic:pic>
                </a:graphicData>
              </a:graphic>
            </wp:inline>
          </w:drawing>
        </w:r>
      </w:ins>
    </w:p>
    <w:p>
      <w:pPr>
        <w:spacing w:line="240" w:lineRule="auto"/>
        <w:rPr>
          <w:ins w:id="7533" w:author="Albert Kwame Osei-Owusu" w:date="2026-09-12T09:00:00Z"/>
          <w:rFonts w:ascii="Times New Roman" w:hAnsi="Times New Roman" w:cs="Times New Roman"/>
          <w:sz w:val="20"/>
          <w:szCs w:val="20"/>
          <w:lang w:val="en-GB"/>
        </w:rPr>
      </w:pPr>
      <w:ins w:id="7534" w:author="Albert Kwame Osei-Owusu" w:date="2026-09-12T09:00:00Z">
        <w:r>
          <w:rPr>
            <w:rFonts w:ascii="Times New Roman" w:hAnsi="Times New Roman" w:cs="Times New Roman"/>
            <w:sz w:val="20"/>
            <w:szCs w:val="20"/>
            <w:lang w:val="en-GB"/>
          </w:rPr>
          <w:t xml:space="preserve">Figure A4: The producing sectors behind Scope 2 greenhouse gas emissions, that is the electricity, gas and heat purchased by the Danish health and social care industries in 2022.</w:t>
        </w:r>
      </w:ins>
    </w:p>
    <w:p>
      <w:pPr>
        <w:spacing w:line="240" w:lineRule="auto"/>
        <w:rPr>
          <w:ins w:id="7535" w:author="Albert Kwame Osei-Owusu" w:date="2026-09-12T09:00:00Z"/>
          <w:rFonts w:ascii="Times New Roman" w:hAnsi="Times New Roman" w:cs="Times New Roman"/>
          <w:i/>
          <w:iCs/>
          <w:sz w:val="20"/>
          <w:szCs w:val="20"/>
          <w:lang w:val="en-GB"/>
        </w:rPr>
      </w:pPr>
      <w:ins w:id="7536" w:author="Albert Kwame Osei-Owusu" w:date="2026-09-12T09:00:00Z">
        <w:r>
          <w:rPr>
            <w:rFonts w:ascii="Times New Roman" w:hAnsi="Times New Roman" w:cs="Times New Roman"/>
            <w:i/>
            <w:iCs/>
            <w:sz w:val="20"/>
            <w:szCs w:val="20"/>
            <w:lang w:val="en-GB"/>
          </w:rPr>
          <w:t xml:space="preserve">Contributions in absolute and per-person terms</w:t>
        </w:r>
      </w:ins>
    </w:p>
    <w:p>
      <w:pPr>
        <w:spacing w:line="240" w:lineRule="auto"/>
        <w:rPr>
          <w:ins w:id="7537" w:author="Albert Kwame Osei-Owusu" w:date="2026-09-12T09:00:00Z"/>
          <w:rFonts w:ascii="Times New Roman" w:hAnsi="Times New Roman" w:cs="Times New Roman"/>
          <w:sz w:val="20"/>
          <w:szCs w:val="20"/>
          <w:lang w:val="en-GB"/>
        </w:rPr>
      </w:pPr>
      <w:ins w:id="7538" w:author="Albert Kwame Osei-Owusu" w:date="2026-09-12T09:00:00Z">
        <w:r>
          <w:rPr>
            <w:rFonts w:ascii="Times New Roman" w:hAnsi="Times New Roman" w:cs="Times New Roman"/>
            <w:sz w:val="20"/>
            <w:szCs w:val="20"/>
            <w:lang w:val="en-GB"/>
          </w:rPr>
          <w:t xml:space="preserve">The main text reports contributions as shares of each impact category, which is the form in which the five categories can be compared with one another. The two figures below give the same decomposition in absolute units and per person, using the Danish population of 5,873,420 in 2022. Per-person figures are the form most readily compared with other national studies, which report on that basis more often than not.</w:t>
        </w:r>
      </w:ins>
    </w:p>
    <w:p>
      <w:pPr>
        <w:spacing w:line="240" w:lineRule="auto"/>
        <w:rPr>
          <w:ins w:id="7539" w:author="Albert Kwame Osei-Owusu" w:date="2026-09-12T09:00:00Z"/>
        </w:rPr>
      </w:pPr>
      <w:ins w:id="7540" w:author="Albert Kwame Osei-Owusu" w:date="2026-09-12T09:00:00Z">
        <w:r>
          <w:rPr>
            <w:noProof/>
          </w:rPr>
          <w:drawing>
            <wp:inline distT="0" distB="0" distL="0" distR="0">
              <wp:extent cx="6116955" cy="3495840"/>
              <wp:effectExtent l="0" t="0" r="0" b="0"/>
              <wp:docPr id="950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pic:cNvPicPr>
                        <a:picLocks noChangeAspect="1" noChangeArrowheads="1"/>
                      </pic:cNvPicPr>
                    </pic:nvPicPr>
                    <pic:blipFill>
                      <a:blip r:embed="rId24" cstate="print"/>
                      <a:srcRect/>
                      <a:stretch>
                        <a:fillRect/>
                      </a:stretch>
                    </pic:blipFill>
                    <pic:spPr bwMode="auto">
                      <a:xfrm>
                        <a:off x="0" y="0"/>
                        <a:ext cx="6116955" cy="3495840"/>
                      </a:xfrm>
                      <a:prstGeom prst="rect">
                        <a:avLst/>
                      </a:prstGeom>
                      <a:noFill/>
                      <a:ln>
                        <a:noFill/>
                      </a:ln>
                    </pic:spPr>
                  </pic:pic>
                </a:graphicData>
              </a:graphic>
            </wp:inline>
          </w:drawing>
        </w:r>
      </w:ins>
    </w:p>
    <w:p>
      <w:pPr>
        <w:spacing w:line="240" w:lineRule="auto"/>
        <w:rPr>
          <w:ins w:id="7541" w:author="Albert Kwame Osei-Owusu" w:date="2026-09-12T09:00:00Z"/>
          <w:rFonts w:ascii="Times New Roman" w:hAnsi="Times New Roman" w:cs="Times New Roman"/>
          <w:sz w:val="20"/>
          <w:szCs w:val="20"/>
          <w:lang w:val="en-GB"/>
        </w:rPr>
      </w:pPr>
      <w:ins w:id="7542" w:author="Albert Kwame Osei-Owusu" w:date="2026-09-12T09:00:00Z">
        <w:r>
          <w:rPr>
            <w:rFonts w:ascii="Times New Roman" w:hAnsi="Times New Roman" w:cs="Times New Roman"/>
            <w:sz w:val="20"/>
            <w:szCs w:val="20"/>
            <w:lang w:val="en-GB"/>
          </w:rPr>
          <w:t xml:space="preserve">Figure A5: Contribution of each activity group to the five impact categories in absolute units, Danish health care 2022.</w:t>
        </w:r>
      </w:ins>
    </w:p>
    <w:p>
      <w:pPr>
        <w:spacing w:line="240" w:lineRule="auto"/>
        <w:rPr>
          <w:ins w:id="7543" w:author="Albert Kwame Osei-Owusu" w:date="2026-09-12T09:00:00Z"/>
        </w:rPr>
      </w:pPr>
      <w:ins w:id="7544" w:author="Albert Kwame Osei-Owusu" w:date="2026-09-12T09:00:00Z">
        <w:r>
          <w:rPr>
            <w:noProof/>
          </w:rPr>
          <w:drawing>
            <wp:inline distT="0" distB="0" distL="0" distR="0">
              <wp:extent cx="6116955" cy="3495840"/>
              <wp:effectExtent l="0" t="0" r="0" b="0"/>
              <wp:docPr id="950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pic:cNvPicPr>
                        <a:picLocks noChangeAspect="1" noChangeArrowheads="1"/>
                      </pic:cNvPicPr>
                    </pic:nvPicPr>
                    <pic:blipFill>
                      <a:blip r:embed="rId25" cstate="print"/>
                      <a:srcRect/>
                      <a:stretch>
                        <a:fillRect/>
                      </a:stretch>
                    </pic:blipFill>
                    <pic:spPr bwMode="auto">
                      <a:xfrm>
                        <a:off x="0" y="0"/>
                        <a:ext cx="6116955" cy="3495840"/>
                      </a:xfrm>
                      <a:prstGeom prst="rect">
                        <a:avLst/>
                      </a:prstGeom>
                      <a:noFill/>
                      <a:ln>
                        <a:noFill/>
                      </a:ln>
                    </pic:spPr>
                  </pic:pic>
                </a:graphicData>
              </a:graphic>
            </wp:inline>
          </w:drawing>
        </w:r>
      </w:ins>
    </w:p>
    <w:p>
      <w:pPr>
        <w:spacing w:line="240" w:lineRule="auto"/>
        <w:rPr>
          <w:ins w:id="7545" w:author="Albert Kwame Osei-Owusu" w:date="2026-09-12T09:00:00Z"/>
          <w:rFonts w:ascii="Times New Roman" w:hAnsi="Times New Roman" w:cs="Times New Roman"/>
          <w:sz w:val="20"/>
          <w:szCs w:val="20"/>
          <w:lang w:val="en-GB"/>
        </w:rPr>
      </w:pPr>
      <w:ins w:id="7546" w:author="Albert Kwame Osei-Owusu" w:date="2026-09-12T09:00:00Z">
        <w:r>
          <w:rPr>
            <w:rFonts w:ascii="Times New Roman" w:hAnsi="Times New Roman" w:cs="Times New Roman"/>
            <w:sz w:val="20"/>
            <w:szCs w:val="20"/>
            <w:lang w:val="en-GB"/>
          </w:rPr>
          <w:t xml:space="preserve">Figure A6: The same contributions per person, Danish health care 2022.</w:t>
        </w:r>
      </w:ins>
    </w:p>
    <w:p>
      <w:pPr>
        <w:spacing w:line="240" w:lineRule="auto"/>
        <w:rPr>
          <w:ins w:id="7547" w:author="Albert Kwame Osei-Owusu" w:date="2026-09-12T09:00:00Z"/>
          <w:rFonts w:ascii="Times New Roman" w:hAnsi="Times New Roman" w:cs="Times New Roman"/>
          <w:i/>
          <w:iCs/>
          <w:sz w:val="20"/>
          <w:szCs w:val="20"/>
          <w:lang w:val="en-GB"/>
        </w:rPr>
      </w:pPr>
      <w:ins w:id="7548" w:author="Albert Kwame Osei-Owusu" w:date="2026-09-12T09:00:00Z">
        <w:r>
          <w:rPr>
            <w:rFonts w:ascii="Times New Roman" w:hAnsi="Times New Roman" w:cs="Times New Roman"/>
            <w:i/>
            <w:iCs/>
            <w:sz w:val="20"/>
            <w:szCs w:val="20"/>
            <w:lang w:val="en-GB"/>
          </w:rPr>
          <w:t xml:space="preserve">Geographical origin</w:t>
        </w:r>
      </w:ins>
    </w:p>
    <w:p>
      <w:pPr>
        <w:spacing w:line="240" w:lineRule="auto"/>
        <w:rPr>
          <w:ins w:id="7549" w:author="Albert Kwame Osei-Owusu" w:date="2026-09-12T09:00:00Z"/>
          <w:rFonts w:ascii="Times New Roman" w:hAnsi="Times New Roman" w:cs="Times New Roman"/>
          <w:sz w:val="20"/>
          <w:szCs w:val="20"/>
          <w:lang w:val="en-GB"/>
        </w:rPr>
      </w:pPr>
      <w:ins w:id="7550" w:author="Albert Kwame Osei-Owusu" w:date="2026-09-12T09:00:00Z">
        <w:r>
          <w:rPr>
            <w:rFonts w:ascii="Times New Roman" w:hAnsi="Times New Roman" w:cs="Times New Roman"/>
            <w:sz w:val="20"/>
            <w:szCs w:val="20"/>
            <w:lang w:val="en-GB"/>
          </w:rPr>
          <w:t xml:space="preserve">The geographical decomposition allocates each unit of impact to the region in which it physically occurs along the supply chain, rather than to the region from which the product was bought. The bottom-up terms have no producing region in the model and are collected in a separate category. The Netherlands is retained as an explicit region because the code inherited from Steenmeijer and colleagues treats it as one, and altering that would change the internal balance of the system for no analytical gain.</w:t>
        </w:r>
      </w:ins>
    </w:p>
    <w:p>
      <w:pPr>
        <w:spacing w:line="240" w:lineRule="auto"/>
        <w:rPr>
          <w:ins w:id="7551" w:author="Albert Kwame Osei-Owusu" w:date="2026-09-12T09:00:00Z"/>
        </w:rPr>
      </w:pPr>
      <w:ins w:id="7552" w:author="Albert Kwame Osei-Owusu" w:date="2026-09-12T09:00:00Z">
        <w:r>
          <w:rPr>
            <w:noProof/>
          </w:rPr>
          <w:drawing>
            <wp:inline distT="0" distB="0" distL="0" distR="0">
              <wp:extent cx="6116955" cy="3872033"/>
              <wp:effectExtent l="0" t="0" r="0" b="0"/>
              <wp:docPr id="950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ic:cNvPicPr>
                        <a:picLocks noChangeAspect="1" noChangeArrowheads="1"/>
                      </pic:cNvPicPr>
                    </pic:nvPicPr>
                    <pic:blipFill>
                      <a:blip r:embed="rId26" cstate="print"/>
                      <a:srcRect/>
                      <a:stretch>
                        <a:fillRect/>
                      </a:stretch>
                    </pic:blipFill>
                    <pic:spPr bwMode="auto">
                      <a:xfrm>
                        <a:off x="0" y="0"/>
                        <a:ext cx="6116955" cy="3872033"/>
                      </a:xfrm>
                      <a:prstGeom prst="rect">
                        <a:avLst/>
                      </a:prstGeom>
                      <a:noFill/>
                      <a:ln>
                        <a:noFill/>
                      </a:ln>
                    </pic:spPr>
                  </pic:pic>
                </a:graphicData>
              </a:graphic>
            </wp:inline>
          </w:drawing>
        </w:r>
      </w:ins>
    </w:p>
    <w:p>
      <w:pPr>
        <w:spacing w:line="240" w:lineRule="auto"/>
        <w:rPr>
          <w:ins w:id="7553" w:author="Albert Kwame Osei-Owusu" w:date="2026-09-12T09:00:00Z"/>
          <w:rFonts w:ascii="Times New Roman" w:hAnsi="Times New Roman" w:cs="Times New Roman"/>
          <w:sz w:val="20"/>
          <w:szCs w:val="20"/>
          <w:lang w:val="en-GB"/>
        </w:rPr>
      </w:pPr>
      <w:ins w:id="7554" w:author="Albert Kwame Osei-Owusu" w:date="2026-09-12T09:00:00Z">
        <w:r>
          <w:rPr>
            <w:rFonts w:ascii="Times New Roman" w:hAnsi="Times New Roman" w:cs="Times New Roman"/>
            <w:sz w:val="20"/>
            <w:szCs w:val="20"/>
            <w:lang w:val="en-GB"/>
          </w:rPr>
          <w:t xml:space="preserve">Figure A7: Producing world region behind each of the five impact categories, Danish health care 2022. Bars are ranked within each category and labelled with their share of it.</w:t>
        </w:r>
      </w:ins>
    </w:p>
    <w:p>
      <w:pPr>
        <w:spacing w:line="240" w:lineRule="auto"/>
        <w:rPr>
          <w:ins w:id="7555" w:author="Albert Kwame Osei-Owusu" w:date="2026-09-12T09:00:00Z"/>
          <w:rFonts w:ascii="Times New Roman" w:hAnsi="Times New Roman" w:cs="Times New Roman"/>
          <w:i/>
          <w:iCs/>
          <w:sz w:val="20"/>
          <w:szCs w:val="20"/>
          <w:lang w:val="en-GB"/>
        </w:rPr>
      </w:pPr>
      <w:ins w:id="7556" w:author="Albert Kwame Osei-Owusu" w:date="2026-09-12T09:00:00Z">
        <w:r>
          <w:rPr>
            <w:rFonts w:ascii="Times New Roman" w:hAnsi="Times New Roman" w:cs="Times New Roman"/>
            <w:i/>
            <w:iCs/>
            <w:sz w:val="20"/>
            <w:szCs w:val="20"/>
            <w:lang w:val="en-GB"/>
          </w:rPr>
          <w:t xml:space="preserve">Reference years and the background model</w:t>
        </w:r>
      </w:ins>
    </w:p>
    <w:p>
      <w:pPr>
        <w:spacing w:line="240" w:lineRule="auto"/>
        <w:rPr>
          <w:ins w:id="7557" w:author="Albert Kwame Osei-Owusu" w:date="2026-09-12T09:00:00Z"/>
          <w:rFonts w:ascii="Times New Roman" w:hAnsi="Times New Roman" w:cs="Times New Roman"/>
          <w:sz w:val="20"/>
          <w:szCs w:val="20"/>
          <w:lang w:val="en-GB"/>
        </w:rPr>
      </w:pPr>
      <w:ins w:id="7558" w:author="Albert Kwame Osei-Owusu" w:date="2026-09-12T09:00:00Z">
        <w:r>
          <w:rPr>
            <w:rFonts w:ascii="Times New Roman" w:hAnsi="Times New Roman" w:cs="Times New Roman"/>
            <w:sz w:val="20"/>
            <w:szCs w:val="20"/>
            <w:lang w:val="en-GB"/>
          </w:rPr>
          <w:t xml:space="preserve">The study's analysis year is 2022. The same code was run for 2016 and 2019 so that the sensitivity of the answer to the reference year could be seen, but the three results are a comparison and not a time series, for two reasons. First, EXIOBASE version 3.8.2's Danish health block is not usable for 2018 and 2019: the industry's output and its intermediate structure depart from the Danish national accounts in those two years by a margin that would dominate any difference of interest. The 2019 run therefore uses the 2016 background, as does the 2016 run. Second, the 2022 run uses the 2022 background, so the step from 2019 to 2022 changes the technology structure and the satellite accounts at the same time as it changes demand.</w:t>
        </w:r>
      </w:ins>
    </w:p>
    <w:p>
      <w:pPr>
        <w:spacing w:line="240" w:lineRule="auto"/>
        <w:rPr>
          <w:ins w:id="7559" w:author="Albert Kwame Osei-Owusu" w:date="2026-09-12T09:00:00Z"/>
          <w:rFonts w:ascii="Times New Roman" w:hAnsi="Times New Roman" w:cs="Times New Roman"/>
          <w:sz w:val="20"/>
          <w:szCs w:val="20"/>
          <w:lang w:val="en-GB"/>
        </w:rPr>
      </w:pPr>
      <w:ins w:id="7560" w:author="Albert Kwame Osei-Owusu" w:date="2026-09-12T09:00:00Z">
        <w:r>
          <w:rPr>
            <w:rFonts w:ascii="Times New Roman" w:hAnsi="Times New Roman" w:cs="Times New Roman"/>
            <w:sz w:val="20"/>
            <w:szCs w:val="20"/>
            <w:lang w:val="en-GB"/>
          </w:rPr>
          <w:t xml:space="preserve">Read with that caveat, the comparison is informative. Between 2016 and 2019, with the background held constant, health-care expenditure rises from 33,430 to 35,271 million euros and every impact category rises by about 6%: the climate footprint from 3,877 to 4,091 kt CO₂e, material extraction from 2,871 to 3,044 kt, blue water consumption from 51.8 to 54.9 Mm³, land use from 3,151 to 3,334 km² and waste generation from 259 to 265 kt. Between 2019 and 2022 expenditure rises a further 15%, to 40,597 million euros, and the categories diverge: climate +13.7%, material extraction +39.8%, blue water +73.9%, land use +45.5% and waste generation -2.3%. The divergence is largely the background model. A group-level decomposition shows the net climate increase of 561 kt to be the sum of a 953 kt rise in pharmaceuticals and chemical products, which grows because the chemicals block is larger in the 2022 table, against falls of 231 kt in transport and 171 kt in the residual group.</w:t>
        </w:r>
      </w:ins>
    </w:p>
    <w:p>
      <w:pPr>
        <w:spacing w:line="240" w:lineRule="auto"/>
        <w:rPr>
          <w:ins w:id="7561" w:author="Albert Kwame Osei-Owusu" w:date="2026-09-12T09:00:00Z"/>
        </w:rPr>
      </w:pPr>
      <w:ins w:id="7562" w:author="Albert Kwame Osei-Owusu" w:date="2026-09-12T09:00:00Z">
        <w:r>
          <w:rPr>
            <w:noProof/>
          </w:rPr>
          <w:drawing>
            <wp:inline distT="0" distB="0" distL="0" distR="0">
              <wp:extent cx="6116955" cy="3823097"/>
              <wp:effectExtent l="0" t="0" r="0" b="0"/>
              <wp:docPr id="950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pic:cNvPicPr>
                        <a:picLocks noChangeAspect="1" noChangeArrowheads="1"/>
                      </pic:cNvPicPr>
                    </pic:nvPicPr>
                    <pic:blipFill>
                      <a:blip r:embed="rId27" cstate="print"/>
                      <a:srcRect/>
                      <a:stretch>
                        <a:fillRect/>
                      </a:stretch>
                    </pic:blipFill>
                    <pic:spPr bwMode="auto">
                      <a:xfrm>
                        <a:off x="0" y="0"/>
                        <a:ext cx="6116955" cy="3823097"/>
                      </a:xfrm>
                      <a:prstGeom prst="rect">
                        <a:avLst/>
                      </a:prstGeom>
                      <a:noFill/>
                      <a:ln>
                        <a:noFill/>
                      </a:ln>
                    </pic:spPr>
                  </pic:pic>
                </a:graphicData>
              </a:graphic>
            </wp:inline>
          </w:drawing>
        </w:r>
      </w:ins>
    </w:p>
    <w:p>
      <w:pPr>
        <w:spacing w:line="240" w:lineRule="auto"/>
        <w:rPr>
          <w:ins w:id="7563" w:author="Albert Kwame Osei-Owusu" w:date="2026-09-12T09:00:00Z"/>
          <w:rFonts w:ascii="Times New Roman" w:hAnsi="Times New Roman" w:cs="Times New Roman"/>
          <w:sz w:val="20"/>
          <w:szCs w:val="20"/>
          <w:lang w:val="en-GB"/>
        </w:rPr>
      </w:pPr>
      <w:ins w:id="7564" w:author="Albert Kwame Osei-Owusu" w:date="2026-09-12T09:00:00Z">
        <w:r>
          <w:rPr>
            <w:rFonts w:ascii="Times New Roman" w:hAnsi="Times New Roman" w:cs="Times New Roman"/>
            <w:sz w:val="20"/>
            <w:szCs w:val="20"/>
            <w:lang w:val="en-GB"/>
          </w:rPr>
          <w:t xml:space="preserve">Figure A8: The Danish health-care footprint in each of the three reference years, five impact categories, all on the corrected background and the same code.</w:t>
        </w:r>
      </w:ins>
    </w:p>
    <w:p>
      <w:pPr>
        <w:spacing w:line="240" w:lineRule="auto"/>
        <w:rPr>
          <w:ins w:id="7565" w:author="Albert Kwame Osei-Owusu" w:date="2026-09-12T09:00:00Z"/>
        </w:rPr>
      </w:pPr>
      <w:ins w:id="7566" w:author="Albert Kwame Osei-Owusu" w:date="2026-09-12T09:00:00Z">
        <w:r>
          <w:rPr>
            <w:noProof/>
          </w:rPr>
          <w:drawing>
            <wp:inline distT="0" distB="0" distL="0" distR="0">
              <wp:extent cx="6116955" cy="3823097"/>
              <wp:effectExtent l="0" t="0" r="0" b="0"/>
              <wp:docPr id="950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pic:cNvPicPr>
                        <a:picLocks noChangeAspect="1" noChangeArrowheads="1"/>
                      </pic:cNvPicPr>
                    </pic:nvPicPr>
                    <pic:blipFill>
                      <a:blip r:embed="rId28" cstate="print"/>
                      <a:srcRect/>
                      <a:stretch>
                        <a:fillRect/>
                      </a:stretch>
                    </pic:blipFill>
                    <pic:spPr bwMode="auto">
                      <a:xfrm>
                        <a:off x="0" y="0"/>
                        <a:ext cx="6116955" cy="3823097"/>
                      </a:xfrm>
                      <a:prstGeom prst="rect">
                        <a:avLst/>
                      </a:prstGeom>
                      <a:noFill/>
                      <a:ln>
                        <a:noFill/>
                      </a:ln>
                    </pic:spPr>
                  </pic:pic>
                </a:graphicData>
              </a:graphic>
            </wp:inline>
          </w:drawing>
        </w:r>
      </w:ins>
    </w:p>
    <w:p>
      <w:pPr>
        <w:spacing w:line="240" w:lineRule="auto"/>
        <w:rPr>
          <w:ins w:id="7567" w:author="Albert Kwame Osei-Owusu" w:date="2026-09-12T09:00:00Z"/>
          <w:rFonts w:ascii="Times New Roman" w:hAnsi="Times New Roman" w:cs="Times New Roman"/>
          <w:sz w:val="20"/>
          <w:szCs w:val="20"/>
          <w:lang w:val="en-GB"/>
        </w:rPr>
      </w:pPr>
      <w:ins w:id="7568" w:author="Albert Kwame Osei-Owusu" w:date="2026-09-12T09:00:00Z">
        <w:r>
          <w:rPr>
            <w:rFonts w:ascii="Times New Roman" w:hAnsi="Times New Roman" w:cs="Times New Roman"/>
            <w:sz w:val="20"/>
            <w:szCs w:val="20"/>
            <w:lang w:val="en-GB"/>
          </w:rPr>
          <w:t xml:space="preserve">Figure A9: The same three years expressed as a share of the Danish national consumption-based total for each category.</w:t>
        </w:r>
      </w:ins>
    </w:p>
    <w:p>
      <w:pPr>
        <w:spacing w:line="240" w:lineRule="auto"/>
        <w:rPr>
          <w:ins w:id="7569" w:author="Albert Kwame Osei-Owusu" w:date="2026-09-12T09:00:00Z"/>
        </w:rPr>
      </w:pPr>
      <w:ins w:id="7570" w:author="Albert Kwame Osei-Owusu" w:date="2026-09-12T09:00:00Z">
        <w:r>
          <w:rPr>
            <w:noProof/>
          </w:rPr>
          <w:drawing>
            <wp:inline distT="0" distB="0" distL="0" distR="0">
              <wp:extent cx="6116955" cy="3823097"/>
              <wp:effectExtent l="0" t="0" r="0" b="0"/>
              <wp:docPr id="950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pic:cNvPicPr>
                        <a:picLocks noChangeAspect="1" noChangeArrowheads="1"/>
                      </pic:cNvPicPr>
                    </pic:nvPicPr>
                    <pic:blipFill>
                      <a:blip r:embed="rId29" cstate="print"/>
                      <a:srcRect/>
                      <a:stretch>
                        <a:fillRect/>
                      </a:stretch>
                    </pic:blipFill>
                    <pic:spPr bwMode="auto">
                      <a:xfrm>
                        <a:off x="0" y="0"/>
                        <a:ext cx="6116955" cy="3823097"/>
                      </a:xfrm>
                      <a:prstGeom prst="rect">
                        <a:avLst/>
                      </a:prstGeom>
                      <a:noFill/>
                      <a:ln>
                        <a:noFill/>
                      </a:ln>
                    </pic:spPr>
                  </pic:pic>
                </a:graphicData>
              </a:graphic>
            </wp:inline>
          </w:drawing>
        </w:r>
      </w:ins>
    </w:p>
    <w:p>
      <w:pPr>
        <w:spacing w:line="240" w:lineRule="auto"/>
        <w:rPr>
          <w:ins w:id="7571" w:author="Albert Kwame Osei-Owusu" w:date="2026-09-12T09:00:00Z"/>
          <w:rFonts w:ascii="Times New Roman" w:hAnsi="Times New Roman" w:cs="Times New Roman"/>
          <w:sz w:val="20"/>
          <w:szCs w:val="20"/>
          <w:lang w:val="en-GB"/>
        </w:rPr>
      </w:pPr>
      <w:ins w:id="7572" w:author="Albert Kwame Osei-Owusu" w:date="2026-09-12T09:00:00Z">
        <w:r>
          <w:rPr>
            <w:rFonts w:ascii="Times New Roman" w:hAnsi="Times New Roman" w:cs="Times New Roman"/>
            <w:sz w:val="20"/>
            <w:szCs w:val="20"/>
            <w:lang w:val="en-GB"/>
          </w:rPr>
          <w:t xml:space="preserve">Figure A10: Activity-group composition of the climate footprint in each reference year, which is where the divergence between 2019 and 2022 is located.</w:t>
        </w:r>
      </w:ins>
    </w:p>
    <w:p>
      <w:pPr>
        <w:spacing w:line="240" w:lineRule="auto"/>
        <w:rPr>
          <w:ins w:id="7573" w:author="Albert Kwame Osei-Owusu" w:date="2026-09-12T09:00:00Z"/>
        </w:rPr>
      </w:pPr>
      <w:ins w:id="7574" w:author="Albert Kwame Osei-Owusu" w:date="2026-09-12T09:00:00Z">
        <w:r>
          <w:rPr>
            <w:noProof/>
          </w:rPr>
          <w:drawing>
            <wp:inline distT="0" distB="0" distL="0" distR="0">
              <wp:extent cx="6116955" cy="3630413"/>
              <wp:effectExtent l="0" t="0" r="0" b="0"/>
              <wp:docPr id="950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pic:cNvPicPr>
                        <a:picLocks noChangeAspect="1" noChangeArrowheads="1"/>
                      </pic:cNvPicPr>
                    </pic:nvPicPr>
                    <pic:blipFill>
                      <a:blip r:embed="rId30" cstate="print"/>
                      <a:srcRect/>
                      <a:stretch>
                        <a:fillRect/>
                      </a:stretch>
                    </pic:blipFill>
                    <pic:spPr bwMode="auto">
                      <a:xfrm>
                        <a:off x="0" y="0"/>
                        <a:ext cx="6116955" cy="3630413"/>
                      </a:xfrm>
                      <a:prstGeom prst="rect">
                        <a:avLst/>
                      </a:prstGeom>
                      <a:noFill/>
                      <a:ln>
                        <a:noFill/>
                      </a:ln>
                    </pic:spPr>
                  </pic:pic>
                </a:graphicData>
              </a:graphic>
            </wp:inline>
          </w:drawing>
        </w:r>
      </w:ins>
    </w:p>
    <w:p>
      <w:pPr>
        <w:spacing w:line="240" w:lineRule="auto"/>
        <w:rPr>
          <w:ins w:id="7575" w:author="Albert Kwame Osei-Owusu" w:date="2026-09-12T09:00:00Z"/>
          <w:rFonts w:ascii="Times New Roman" w:hAnsi="Times New Roman" w:cs="Times New Roman"/>
          <w:sz w:val="20"/>
          <w:szCs w:val="20"/>
          <w:lang w:val="en-GB"/>
        </w:rPr>
      </w:pPr>
      <w:ins w:id="7576" w:author="Albert Kwame Osei-Owusu" w:date="2026-09-12T09:00:00Z">
        <w:r>
          <w:rPr>
            <w:rFonts w:ascii="Times New Roman" w:hAnsi="Times New Roman" w:cs="Times New Roman"/>
            <w:sz w:val="20"/>
            <w:szCs w:val="20"/>
            <w:lang w:val="en-GB"/>
          </w:rPr>
          <w:t xml:space="preserve">Figure A11: The climate footprint from the uncorrected 2016 estimate to the corrected 2022 estimate, in three steps: the sea-transport correction, the change from 2016 to 2019 demand, and the change from 2019 to 2022 demand and background. Labels are given for steps of 20 kt CO₂e or more.</w:t>
        </w:r>
      </w:ins>
    </w:p>
    <w:p>
      <w:pPr>
        <w:spacing w:line="240" w:lineRule="auto"/>
        <w:rPr>
          <w:ins w:id="7577" w:author="Albert Kwame Osei-Owusu" w:date="2026-09-12T09:00:00Z"/>
          <w:rFonts w:ascii="Times New Roman" w:hAnsi="Times New Roman" w:cs="Times New Roman"/>
          <w:i/>
          <w:iCs/>
          <w:sz w:val="20"/>
          <w:szCs w:val="20"/>
          <w:lang w:val="en-GB"/>
        </w:rPr>
      </w:pPr>
      <w:ins w:id="7578" w:author="Albert Kwame Osei-Owusu" w:date="2026-09-12T09:00:00Z">
        <w:r>
          <w:rPr>
            <w:rFonts w:ascii="Times New Roman" w:hAnsi="Times New Roman" w:cs="Times New Roman"/>
            <w:i/>
            <w:iCs/>
            <w:sz w:val="20"/>
            <w:szCs w:val="20"/>
            <w:lang w:val="en-GB"/>
          </w:rPr>
          <w:t xml:space="preserve">Gross fixed capital formation</w:t>
        </w:r>
      </w:ins>
    </w:p>
    <w:p>
      <w:pPr>
        <w:spacing w:line="240" w:lineRule="auto"/>
        <w:rPr>
          <w:ins w:id="7579" w:author="Albert Kwame Osei-Owusu" w:date="2026-09-12T09:00:00Z"/>
          <w:rFonts w:ascii="Times New Roman" w:hAnsi="Times New Roman" w:cs="Times New Roman"/>
          <w:sz w:val="20"/>
          <w:szCs w:val="20"/>
          <w:lang w:val="en-GB"/>
        </w:rPr>
      </w:pPr>
      <w:ins w:id="7580" w:author="Albert Kwame Osei-Owusu" w:date="2026-09-12T09:00:00Z">
        <w:r>
          <w:rPr>
            <w:rFonts w:ascii="Times New Roman" w:hAnsi="Times New Roman" w:cs="Times New Roman"/>
            <w:sz w:val="20"/>
            <w:szCs w:val="20"/>
            <w:lang w:val="en-GB"/>
          </w:rPr>
          <w:t xml:space="preserve">Capital is excluded from the headline, which is the treatment used by Steenmeijer, Eckelman, Lenzen and Pichler and is therefore the boundary on which this study is comparable with them. Excluding it is nonetheless a choice with a size. Three treatments were computed. Adding the consumption of fixed capital of the Danish health and residential care industries as an exogenous service flow raises the climate footprint of the input-output component from 4,025 to 4,560 kt CO₂e, a rise of 13.3%. Endogenising capital into the Leontief inverse on the published matrices of Södersten, Wood and Hertwich raises it to 4,809 kt, 19.5%, and raises material extraction by 33.1%, blue water consumption by 10.2% and land use by 18.8%. The conclusion to draw is that the exclusion bounds the estimate downward by roughly a fifth for climate and by a third for materials, and that it does not alter the ranking of contributors.</w:t>
        </w:r>
      </w:ins>
    </w:p>
    <w:p>
      <w:pPr>
        <w:spacing w:line="240" w:lineRule="auto"/>
        <w:rPr>
          <w:ins w:id="7581" w:author="Albert Kwame Osei-Owusu" w:date="2026-09-12T09:00:00Z"/>
          <w:rFonts w:ascii="Times New Roman" w:hAnsi="Times New Roman" w:cs="Times New Roman"/>
          <w:i/>
          <w:iCs/>
          <w:sz w:val="20"/>
          <w:szCs w:val="20"/>
          <w:lang w:val="en-GB"/>
        </w:rPr>
      </w:pPr>
      <w:ins w:id="7582" w:author="Albert Kwame Osei-Owusu" w:date="2026-09-12T09:00:00Z">
        <w:r>
          <w:rPr>
            <w:rFonts w:ascii="Times New Roman" w:hAnsi="Times New Roman" w:cs="Times New Roman"/>
            <w:i/>
            <w:iCs/>
            <w:sz w:val="20"/>
            <w:szCs w:val="20"/>
            <w:lang w:val="en-GB"/>
          </w:rPr>
          <w:t xml:space="preserve">The global-warming-potential revision</w:t>
        </w:r>
      </w:ins>
    </w:p>
    <w:p>
      <w:pPr>
        <w:spacing w:line="240" w:lineRule="auto"/>
        <w:rPr>
          <w:ins w:id="7583" w:author="Albert Kwame Osei-Owusu" w:date="2026-09-12T09:00:00Z"/>
          <w:rFonts w:ascii="Times New Roman" w:hAnsi="Times New Roman" w:cs="Times New Roman"/>
          <w:sz w:val="20"/>
          <w:szCs w:val="20"/>
          <w:lang w:val="en-GB"/>
        </w:rPr>
      </w:pPr>
      <w:ins w:id="7584" w:author="Albert Kwame Osei-Owusu" w:date="2026-09-12T09:00:00Z">
        <w:r>
          <w:rPr>
            <w:rFonts w:ascii="Times New Roman" w:hAnsi="Times New Roman" w:cs="Times New Roman"/>
            <w:sz w:val="20"/>
            <w:szCs w:val="20"/>
            <w:lang w:val="en-GB"/>
          </w:rPr>
          <w:t xml:space="preserve">The study characterises greenhouse gases on IPCC AR6 GWP100 values. The choice matters by about 5%: the same physical emissions give 3,704 kt CO₂e on SAR, 3,754 kt on TAR, 3,818 kt on AR4, 3,918 kt on AR5 and 3,906 kt on AR6 for the input-output component. AR5 and AR6 are within 0.3% of one another. Studies characterised on AR4, which includes several of the comparators used here, sit about 2% below an AR6 accounting of the same emissions. A residue of 155 kt of pre-aggregated hydrofluorocarbons and perfluorocarbons in the EXIOBASE satellite cannot be restated on a different revision, and is reported unchanged in every case.</w:t>
        </w:r>
      </w:ins>
    </w:p>
    <w:p>
      <w:pPr>
        <w:spacing w:line="240" w:lineRule="auto"/>
        <w:rPr>
          <w:ins w:id="7585" w:author="Albert Kwame Osei-Owusu" w:date="2026-09-12T09:00:00Z"/>
          <w:rFonts w:ascii="Times New Roman" w:hAnsi="Times New Roman" w:cs="Times New Roman"/>
          <w:i/>
          <w:iCs/>
          <w:sz w:val="20"/>
          <w:szCs w:val="20"/>
          <w:lang w:val="en-GB"/>
        </w:rPr>
      </w:pPr>
      <w:ins w:id="7586" w:author="Albert Kwame Osei-Owusu" w:date="2026-09-12T09:00:00Z">
        <w:r>
          <w:rPr>
            <w:rFonts w:ascii="Times New Roman" w:hAnsi="Times New Roman" w:cs="Times New Roman"/>
            <w:i/>
            <w:iCs/>
            <w:sz w:val="20"/>
            <w:szCs w:val="20"/>
            <w:lang w:val="en-GB"/>
          </w:rPr>
          <w:t xml:space="preserve">Producing region by industry</w:t>
        </w:r>
      </w:ins>
    </w:p>
    <w:p>
      <w:pPr>
        <w:spacing w:line="240" w:lineRule="auto"/>
        <w:rPr>
          <w:ins w:id="7587" w:author="Albert Kwame Osei-Owusu" w:date="2026-09-12T09:00:00Z"/>
          <w:rFonts w:ascii="Times New Roman" w:hAnsi="Times New Roman" w:cs="Times New Roman"/>
          <w:sz w:val="20"/>
          <w:szCs w:val="20"/>
          <w:lang w:val="en-GB"/>
        </w:rPr>
      </w:pPr>
      <w:ins w:id="7588" w:author="Albert Kwame Osei-Owusu" w:date="2026-09-12T09:00:00Z">
        <w:r>
          <w:rPr>
            <w:rFonts w:ascii="Times New Roman" w:hAnsi="Times New Roman" w:cs="Times New Roman"/>
            <w:sz w:val="20"/>
            <w:szCs w:val="20"/>
            <w:lang w:val="en-GB"/>
          </w:rPr>
          <w:t xml:space="preserve">Resolving the producing sector and the producing region jointly, rather than one at a time, identifies the specific nodes that carry each impact category. The twenty largest pairs are reported in the main text; the pattern is that four of the five categories have identifiable addresses and climate change does not. Quarrying of sand and clay carries 64% of the material footprint across the twenty largest pairs, the Danish node alone 42%; cattle farming and raw milk together carry 31% of land use; irrigated wheat, rice and sugar cultivation carry 36% of blue water consumption; and Danish chemicals production and Danish waste incineration carry 29% of waste generation. For climate change the largest single pair is 2.6% and 69% of the footprint lies outside the twenty largest pairs.</w:t>
        </w:r>
      </w:ins>
    </w:p>
    <w:p>
      <w:pPr>
        <w:spacing w:line="240" w:lineRule="auto"/>
        <w:rPr>
          <w:ins w:id="7589" w:author="Albert Kwame Osei-Owusu" w:date="2026-09-12T09:00:00Z"/>
          <w:rFonts w:ascii="Times New Roman" w:hAnsi="Times New Roman" w:cs="Times New Roman"/>
          <w:i/>
          <w:iCs/>
          <w:sz w:val="20"/>
          <w:szCs w:val="20"/>
          <w:lang w:val="en-GB"/>
        </w:rPr>
      </w:pPr>
      <w:ins w:id="7590" w:author="Albert Kwame Osei-Owusu" w:date="2026-09-12T09:00:00Z">
        <w:r>
          <w:rPr>
            <w:rFonts w:ascii="Times New Roman" w:hAnsi="Times New Roman" w:cs="Times New Roman"/>
            <w:i/>
            <w:iCs/>
            <w:sz w:val="20"/>
            <w:szCs w:val="20"/>
            <w:lang w:val="en-GB"/>
          </w:rPr>
          <w:t xml:space="preserve">Validation against published Danish footprints</w:t>
        </w:r>
      </w:ins>
    </w:p>
    <w:p>
      <w:pPr>
        <w:spacing w:line="240" w:lineRule="auto"/>
        <w:rPr>
          <w:ins w:id="7591" w:author="Albert Kwame Osei-Owusu" w:date="2026-09-12T09:00:00Z"/>
          <w:rFonts w:ascii="Times New Roman" w:hAnsi="Times New Roman" w:cs="Times New Roman"/>
          <w:sz w:val="20"/>
          <w:szCs w:val="20"/>
          <w:lang w:val="en-GB"/>
        </w:rPr>
      </w:pPr>
      <w:ins w:id="7592" w:author="Albert Kwame Osei-Owusu" w:date="2026-09-12T09:00:00Z">
        <w:r>
          <w:rPr>
            <w:rFonts w:ascii="Times New Roman" w:hAnsi="Times New Roman" w:cs="Times New Roman"/>
            <w:sz w:val="20"/>
            <w:szCs w:val="20"/>
            <w:lang w:val="en-GB"/>
          </w:rPr>
          <w:t xml:space="preserve">The Danish national consumption-based climate footprint this study computes, 77.2 Mt CO₂e for 2022, is higher than Eurostat FIGARO's 57.4 Mt and Statistics Denmark's AFTRYK at 62.9 Mt, and lower than Schmidt and Merciai's EXIOBASE-based 73.9 Mt for 2016. The separation is by model family rather than by year: national-accounts-based estimates sit below EXIOBASE-based estimates for Denmark, which is a known and documented difference in how international transport is handled. Matched to the same sector boundary and the same capital treatment, this study and Schmidt and Merciai agree to 1.8%: 6.40 against 6.10 Mt CO₂e for the health-care footprint, 1.089 against 1.070 t per person. The ladder from the headline to the matched figure is the honest way to read the comparison, and it is reproduced below.</w:t>
        </w:r>
      </w:ins>
    </w:p>
    <w:p>
      <w:pPr>
        <w:spacing w:line="240" w:lineRule="auto"/>
        <w:rPr>
          <w:ins w:id="7593" w:author="Albert Kwame Osei-Owusu" w:date="2026-09-12T09:00:00Z"/>
        </w:rPr>
      </w:pPr>
      <w:ins w:id="7594" w:author="Albert Kwame Osei-Owusu" w:date="2026-09-12T09:00:00Z">
        <w:r>
          <w:rPr>
            <w:noProof/>
          </w:rPr>
          <w:drawing>
            <wp:inline distT="0" distB="0" distL="0" distR="0">
              <wp:extent cx="6116955" cy="3997430"/>
              <wp:effectExtent l="0" t="0" r="0" b="0"/>
              <wp:docPr id="950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pic:cNvPicPr>
                        <a:picLocks noChangeAspect="1" noChangeArrowheads="1"/>
                      </pic:cNvPicPr>
                    </pic:nvPicPr>
                    <pic:blipFill>
                      <a:blip r:embed="rId31" cstate="print"/>
                      <a:srcRect/>
                      <a:stretch>
                        <a:fillRect/>
                      </a:stretch>
                    </pic:blipFill>
                    <pic:spPr bwMode="auto">
                      <a:xfrm>
                        <a:off x="0" y="0"/>
                        <a:ext cx="6116955" cy="3997430"/>
                      </a:xfrm>
                      <a:prstGeom prst="rect">
                        <a:avLst/>
                      </a:prstGeom>
                      <a:noFill/>
                      <a:ln>
                        <a:noFill/>
                      </a:ln>
                    </pic:spPr>
                  </pic:pic>
                </a:graphicData>
              </a:graphic>
            </wp:inline>
          </w:drawing>
        </w:r>
      </w:ins>
    </w:p>
    <w:p>
      <w:pPr>
        <w:spacing w:line="240" w:lineRule="auto"/>
        <w:rPr>
          <w:ins w:id="7595" w:author="Albert Kwame Osei-Owusu" w:date="2026-09-12T09:00:00Z"/>
          <w:rFonts w:ascii="Times New Roman" w:hAnsi="Times New Roman" w:cs="Times New Roman"/>
          <w:sz w:val="20"/>
          <w:szCs w:val="20"/>
          <w:lang w:val="en-GB"/>
        </w:rPr>
      </w:pPr>
      <w:ins w:id="7596" w:author="Albert Kwame Osei-Owusu" w:date="2026-09-12T09:00:00Z">
        <w:r>
          <w:rPr>
            <w:rFonts w:ascii="Times New Roman" w:hAnsi="Times New Roman" w:cs="Times New Roman"/>
            <w:sz w:val="20"/>
            <w:szCs w:val="20"/>
            <w:lang w:val="en-GB"/>
          </w:rPr>
          <w:t xml:space="preserve">Figure A12: From this study's headline to a figure comparable with Schmidt and Merciai, in two steps: matching the sector boundary, then matching the capital treatment.</w:t>
        </w:r>
      </w:ins>
    </w:p>
    <w:p>
      <w:pPr>
        <w:spacing w:line="240" w:lineRule="auto"/>
        <w:rPr>
          <w:ins w:id="7597" w:author="Albert Kwame Osei-Owusu" w:date="2026-09-12T09:00:00Z"/>
          <w:rFonts w:ascii="Times New Roman" w:hAnsi="Times New Roman" w:cs="Times New Roman"/>
          <w:i/>
          <w:iCs/>
          <w:sz w:val="20"/>
          <w:szCs w:val="20"/>
          <w:lang w:val="en-GB"/>
        </w:rPr>
      </w:pPr>
      <w:ins w:id="7598" w:author="Albert Kwame Osei-Owusu" w:date="2026-09-12T09:00:00Z">
        <w:r>
          <w:rPr>
            <w:rFonts w:ascii="Times New Roman" w:hAnsi="Times New Roman" w:cs="Times New Roman"/>
            <w:i/>
            <w:iCs/>
            <w:sz w:val="20"/>
            <w:szCs w:val="20"/>
            <w:lang w:val="en-GB"/>
          </w:rPr>
          <w:t xml:space="preserve">Parameter uncertainty, in figures</w:t>
        </w:r>
      </w:ins>
    </w:p>
    <w:p>
      <w:pPr>
        <w:spacing w:line="240" w:lineRule="auto"/>
        <w:rPr>
          <w:ins w:id="7599" w:author="Albert Kwame Osei-Owusu" w:date="2026-09-12T09:00:00Z"/>
          <w:rFonts w:ascii="Times New Roman" w:hAnsi="Times New Roman" w:cs="Times New Roman"/>
          <w:sz w:val="20"/>
          <w:szCs w:val="20"/>
          <w:lang w:val="en-GB"/>
        </w:rPr>
      </w:pPr>
      <w:ins w:id="7600" w:author="Albert Kwame Osei-Owusu" w:date="2026-09-12T09:00:00Z">
        <w:r>
          <w:rPr>
            <w:rFonts w:ascii="Times New Roman" w:hAnsi="Times New Roman" w:cs="Times New Roman"/>
            <w:sz w:val="20"/>
            <w:szCs w:val="20"/>
            <w:lang w:val="en-GB"/>
          </w:rPr>
          <w:t xml:space="preserve">The five figures below present the Monte Carlo results described above. They are the evidence for three statements made in the main text: that the intervals are set by the input-output data rather than by the Danish primary data, that the ranking of contributors is far more precisely determined than their levels, and that the bottom-up proxies which attracted most attention in review are not what the estimate rests on.</w:t>
        </w:r>
      </w:ins>
    </w:p>
    <w:p>
      <w:pPr>
        <w:spacing w:line="240" w:lineRule="auto"/>
        <w:rPr>
          <w:ins w:id="7601" w:author="Albert Kwame Osei-Owusu" w:date="2026-09-12T09:00:00Z"/>
        </w:rPr>
      </w:pPr>
      <w:ins w:id="7602" w:author="Albert Kwame Osei-Owusu" w:date="2026-09-12T09:00:00Z">
        <w:r>
          <w:rPr>
            <w:noProof/>
          </w:rPr>
          <w:drawing>
            <wp:inline distT="0" distB="0" distL="0" distR="0">
              <wp:extent cx="6116955" cy="3706875"/>
              <wp:effectExtent l="0" t="0" r="0" b="0"/>
              <wp:docPr id="950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pic:cNvPicPr>
                        <a:picLocks noChangeAspect="1" noChangeArrowheads="1"/>
                      </pic:cNvPicPr>
                    </pic:nvPicPr>
                    <pic:blipFill>
                      <a:blip r:embed="rId32" cstate="print"/>
                      <a:srcRect/>
                      <a:stretch>
                        <a:fillRect/>
                      </a:stretch>
                    </pic:blipFill>
                    <pic:spPr bwMode="auto">
                      <a:xfrm>
                        <a:off x="0" y="0"/>
                        <a:ext cx="6116955" cy="3706875"/>
                      </a:xfrm>
                      <a:prstGeom prst="rect">
                        <a:avLst/>
                      </a:prstGeom>
                      <a:noFill/>
                      <a:ln>
                        <a:noFill/>
                      </a:ln>
                    </pic:spPr>
                  </pic:pic>
                </a:graphicData>
              </a:graphic>
            </wp:inline>
          </w:drawing>
        </w:r>
      </w:ins>
    </w:p>
    <w:p>
      <w:pPr>
        <w:spacing w:line="240" w:lineRule="auto"/>
        <w:rPr>
          <w:ins w:id="7603" w:author="Albert Kwame Osei-Owusu" w:date="2026-09-12T09:00:00Z"/>
          <w:rFonts w:ascii="Times New Roman" w:hAnsi="Times New Roman" w:cs="Times New Roman"/>
          <w:sz w:val="20"/>
          <w:szCs w:val="20"/>
          <w:lang w:val="en-GB"/>
        </w:rPr>
      </w:pPr>
      <w:ins w:id="7604" w:author="Albert Kwame Osei-Owusu" w:date="2026-09-12T09:00:00Z">
        <w:r>
          <w:rPr>
            <w:rFonts w:ascii="Times New Roman" w:hAnsi="Times New Roman" w:cs="Times New Roman"/>
            <w:sz w:val="20"/>
            <w:szCs w:val="20"/>
            <w:lang w:val="en-GB"/>
          </w:rPr>
          <w:t xml:space="preserve">Figure A13: The simulated distribution of each impact category, 100,000 draws, with the deterministic estimate and the 95% interval marked. The distributions are shown on their own scales because the categories differ by orders of magnitude.</w:t>
        </w:r>
      </w:ins>
    </w:p>
    <w:p>
      <w:pPr>
        <w:spacing w:line="240" w:lineRule="auto"/>
        <w:rPr>
          <w:ins w:id="7605" w:author="Albert Kwame Osei-Owusu" w:date="2026-09-12T09:00:00Z"/>
        </w:rPr>
      </w:pPr>
      <w:ins w:id="7606" w:author="Albert Kwame Osei-Owusu" w:date="2026-09-12T09:00:00Z">
        <w:r>
          <w:rPr>
            <w:noProof/>
          </w:rPr>
          <w:drawing>
            <wp:inline distT="0" distB="0" distL="0" distR="0">
              <wp:extent cx="6116955" cy="2884144"/>
              <wp:effectExtent l="0" t="0" r="0" b="0"/>
              <wp:docPr id="950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pic:cNvPicPr>
                        <a:picLocks noChangeAspect="1" noChangeArrowheads="1"/>
                      </pic:cNvPicPr>
                    </pic:nvPicPr>
                    <pic:blipFill>
                      <a:blip r:embed="rId33" cstate="print"/>
                      <a:srcRect/>
                      <a:stretch>
                        <a:fillRect/>
                      </a:stretch>
                    </pic:blipFill>
                    <pic:spPr bwMode="auto">
                      <a:xfrm>
                        <a:off x="0" y="0"/>
                        <a:ext cx="6116955" cy="2884144"/>
                      </a:xfrm>
                      <a:prstGeom prst="rect">
                        <a:avLst/>
                      </a:prstGeom>
                      <a:noFill/>
                      <a:ln>
                        <a:noFill/>
                      </a:ln>
                    </pic:spPr>
                  </pic:pic>
                </a:graphicData>
              </a:graphic>
            </wp:inline>
          </w:drawing>
        </w:r>
      </w:ins>
    </w:p>
    <w:p>
      <w:pPr>
        <w:spacing w:line="240" w:lineRule="auto"/>
        <w:rPr>
          <w:ins w:id="7607" w:author="Albert Kwame Osei-Owusu" w:date="2026-09-12T09:00:00Z"/>
          <w:rFonts w:ascii="Times New Roman" w:hAnsi="Times New Roman" w:cs="Times New Roman"/>
          <w:sz w:val="20"/>
          <w:szCs w:val="20"/>
          <w:lang w:val="en-GB"/>
        </w:rPr>
      </w:pPr>
      <w:ins w:id="7608" w:author="Albert Kwame Osei-Owusu" w:date="2026-09-12T09:00:00Z">
        <w:r>
          <w:rPr>
            <w:rFonts w:ascii="Times New Roman" w:hAnsi="Times New Roman" w:cs="Times New Roman"/>
            <w:sz w:val="20"/>
            <w:szCs w:val="20"/>
            <w:lang w:val="en-GB"/>
          </w:rPr>
          <w:t xml:space="preserve">Figure A14: First-order variance shares by parameter for each impact category, with the covariance of employee commuting and patient and visitor travel carried as its own term so that the decomposition sums to 100%.</w:t>
        </w:r>
      </w:ins>
    </w:p>
    <w:p>
      <w:pPr>
        <w:spacing w:line="240" w:lineRule="auto"/>
        <w:rPr>
          <w:ins w:id="7609" w:author="Albert Kwame Osei-Owusu" w:date="2026-09-12T09:00:00Z"/>
        </w:rPr>
      </w:pPr>
      <w:ins w:id="7610" w:author="Albert Kwame Osei-Owusu" w:date="2026-09-12T09:00:00Z">
        <w:r>
          <w:rPr>
            <w:noProof/>
          </w:rPr>
          <w:drawing>
            <wp:inline distT="0" distB="0" distL="0" distR="0">
              <wp:extent cx="6116955" cy="2746513"/>
              <wp:effectExtent l="0" t="0" r="0" b="0"/>
              <wp:docPr id="950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pic:cNvPicPr>
                        <a:picLocks noChangeAspect="1" noChangeArrowheads="1"/>
                      </pic:cNvPicPr>
                    </pic:nvPicPr>
                    <pic:blipFill>
                      <a:blip r:embed="rId34" cstate="print"/>
                      <a:srcRect/>
                      <a:stretch>
                        <a:fillRect/>
                      </a:stretch>
                    </pic:blipFill>
                    <pic:spPr bwMode="auto">
                      <a:xfrm>
                        <a:off x="0" y="0"/>
                        <a:ext cx="6116955" cy="2746513"/>
                      </a:xfrm>
                      <a:prstGeom prst="rect">
                        <a:avLst/>
                      </a:prstGeom>
                      <a:noFill/>
                      <a:ln>
                        <a:noFill/>
                      </a:ln>
                    </pic:spPr>
                  </pic:pic>
                </a:graphicData>
              </a:graphic>
            </wp:inline>
          </w:drawing>
        </w:r>
      </w:ins>
    </w:p>
    <w:p>
      <w:pPr>
        <w:spacing w:line="240" w:lineRule="auto"/>
        <w:rPr>
          <w:ins w:id="7611" w:author="Albert Kwame Osei-Owusu" w:date="2026-09-12T09:00:00Z"/>
          <w:rFonts w:ascii="Times New Roman" w:hAnsi="Times New Roman" w:cs="Times New Roman"/>
          <w:sz w:val="20"/>
          <w:szCs w:val="20"/>
          <w:lang w:val="en-GB"/>
        </w:rPr>
      </w:pPr>
      <w:ins w:id="7612" w:author="Albert Kwame Osei-Owusu" w:date="2026-09-12T09:00:00Z">
        <w:r>
          <w:rPr>
            <w:rFonts w:ascii="Times New Roman" w:hAnsi="Times New Roman" w:cs="Times New Roman"/>
            <w:sz w:val="20"/>
            <w:szCs w:val="20"/>
            <w:lang w:val="en-GB"/>
          </w:rPr>
          <w:t xml:space="preserve">Figure A15: The climate contribution of each activity group with its 95% interval, ordered by share. Individual travel is the only group whose coefficient of variation, 26.5%, is materially above the 8.3% to 9.1% the input-output data imposes on the rest.</w:t>
        </w:r>
      </w:ins>
    </w:p>
    <w:p>
      <w:pPr>
        <w:spacing w:line="240" w:lineRule="auto"/>
        <w:rPr>
          <w:ins w:id="7613" w:author="Albert Kwame Osei-Owusu" w:date="2026-09-12T09:00:00Z"/>
        </w:rPr>
      </w:pPr>
      <w:ins w:id="7614" w:author="Albert Kwame Osei-Owusu" w:date="2026-09-12T09:00:00Z">
        <w:r>
          <w:rPr>
            <w:noProof/>
          </w:rPr>
          <w:drawing>
            <wp:inline distT="0" distB="0" distL="0" distR="0">
              <wp:extent cx="6116955" cy="4067775"/>
              <wp:effectExtent l="0" t="0" r="0" b="0"/>
              <wp:docPr id="950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pic:cNvPicPr>
                        <a:picLocks noChangeAspect="1" noChangeArrowheads="1"/>
                      </pic:cNvPicPr>
                    </pic:nvPicPr>
                    <pic:blipFill>
                      <a:blip r:embed="rId35" cstate="print"/>
                      <a:srcRect/>
                      <a:stretch>
                        <a:fillRect/>
                      </a:stretch>
                    </pic:blipFill>
                    <pic:spPr bwMode="auto">
                      <a:xfrm>
                        <a:off x="0" y="0"/>
                        <a:ext cx="6116955" cy="4067775"/>
                      </a:xfrm>
                      <a:prstGeom prst="rect">
                        <a:avLst/>
                      </a:prstGeom>
                      <a:noFill/>
                      <a:ln>
                        <a:noFill/>
                      </a:ln>
                    </pic:spPr>
                  </pic:pic>
                </a:graphicData>
              </a:graphic>
            </wp:inline>
          </w:drawing>
        </w:r>
      </w:ins>
    </w:p>
    <w:p>
      <w:pPr>
        <w:spacing w:line="240" w:lineRule="auto"/>
        <w:rPr>
          <w:ins w:id="7615" w:author="Albert Kwame Osei-Owusu" w:date="2026-09-12T09:00:00Z"/>
          <w:rFonts w:ascii="Times New Roman" w:hAnsi="Times New Roman" w:cs="Times New Roman"/>
          <w:sz w:val="20"/>
          <w:szCs w:val="20"/>
          <w:lang w:val="en-GB"/>
        </w:rPr>
      </w:pPr>
      <w:ins w:id="7616" w:author="Albert Kwame Osei-Owusu" w:date="2026-09-12T09:00:00Z">
        <w:r>
          <w:rPr>
            <w:rFonts w:ascii="Times New Roman" w:hAnsi="Times New Roman" w:cs="Times New Roman"/>
            <w:sz w:val="20"/>
            <w:szCs w:val="20"/>
            <w:lang w:val="en-GB"/>
          </w:rPr>
          <w:t xml:space="preserve">Figure A16: The effect on the climate footprint of moving one parameter at a time to the ends of its own interval, all others held at their median.</w:t>
        </w:r>
      </w:ins>
    </w:p>
    <w:p>
      <w:pPr>
        <w:spacing w:line="240" w:lineRule="auto"/>
        <w:rPr>
          <w:ins w:id="7617" w:author="Albert Kwame Osei-Owusu" w:date="2026-09-12T09:00:00Z"/>
        </w:rPr>
      </w:pPr>
      <w:ins w:id="7618" w:author="Albert Kwame Osei-Owusu" w:date="2026-09-12T09:00:00Z">
        <w:r>
          <w:rPr>
            <w:noProof/>
          </w:rPr>
          <w:drawing>
            <wp:inline distT="0" distB="0" distL="0" distR="0">
              <wp:extent cx="6116955" cy="3468313"/>
              <wp:effectExtent l="0" t="0" r="0" b="0"/>
              <wp:docPr id="950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pic:cNvPicPr>
                        <a:picLocks noChangeAspect="1" noChangeArrowheads="1"/>
                      </pic:cNvPicPr>
                    </pic:nvPicPr>
                    <pic:blipFill>
                      <a:blip r:embed="rId36" cstate="print"/>
                      <a:srcRect/>
                      <a:stretch>
                        <a:fillRect/>
                      </a:stretch>
                    </pic:blipFill>
                    <pic:spPr bwMode="auto">
                      <a:xfrm>
                        <a:off x="0" y="0"/>
                        <a:ext cx="6116955" cy="3468313"/>
                      </a:xfrm>
                      <a:prstGeom prst="rect">
                        <a:avLst/>
                      </a:prstGeom>
                      <a:noFill/>
                      <a:ln>
                        <a:noFill/>
                      </a:ln>
                    </pic:spPr>
                  </pic:pic>
                </a:graphicData>
              </a:graphic>
            </wp:inline>
          </w:drawing>
        </w:r>
      </w:ins>
    </w:p>
    <w:p>
      <w:pPr>
        <w:spacing w:line="240" w:lineRule="auto"/>
        <w:rPr>
          <w:ins w:id="7619" w:author="Albert Kwame Osei-Owusu" w:date="2026-09-12T09:00:00Z"/>
          <w:rFonts w:ascii="Times New Roman" w:hAnsi="Times New Roman" w:cs="Times New Roman"/>
          <w:sz w:val="20"/>
          <w:szCs w:val="20"/>
          <w:lang w:val="en-GB"/>
        </w:rPr>
      </w:pPr>
      <w:ins w:id="7620" w:author="Albert Kwame Osei-Owusu" w:date="2026-09-12T09:00:00Z">
        <w:r>
          <w:rPr>
            <w:rFonts w:ascii="Times New Roman" w:hAnsi="Times New Roman" w:cs="Times New Roman"/>
            <w:sz w:val="20"/>
            <w:szCs w:val="20"/>
            <w:lang w:val="en-GB"/>
          </w:rPr>
          <w:t xml:space="preserve">Figure A17: The probability that each activity group holds rank one, two or three in the climate footprint across the 100,000 draws. Pharmaceuticals and chemical products hold rank one in 99.99% of draws under the chemicals mapping.</w:t>
        </w:r>
      </w:ins>
    </w:p>
    <w:p>
      <w:pPr>
        <w:spacing w:line="240" w:lineRule="auto"/>
        <w:rPr>
          <w:ins w:id="7621" w:author="Albert Kwame Osei-Owusu" w:date="2026-09-12T09:00:00Z"/>
          <w:rFonts w:ascii="Times New Roman" w:hAnsi="Times New Roman" w:cs="Times New Roman"/>
          <w:i/>
          <w:iCs/>
          <w:sz w:val="20"/>
          <w:szCs w:val="20"/>
          <w:lang w:val="en-GB"/>
        </w:rPr>
      </w:pPr>
      <w:ins w:id="7622" w:author="Albert Kwame Osei-Owusu" w:date="2026-09-12T09:00:00Z">
        <w:r>
          <w:rPr>
            <w:rFonts w:ascii="Times New Roman" w:hAnsi="Times New Roman" w:cs="Times New Roman"/>
            <w:i/>
            <w:iCs/>
            <w:sz w:val="20"/>
            <w:szCs w:val="20"/>
            <w:lang w:val="en-GB"/>
          </w:rPr>
          <w:t xml:space="preserve">Mitigation scenarios and burden shifting</w:t>
        </w:r>
      </w:ins>
    </w:p>
    <w:p>
      <w:pPr>
        <w:spacing w:line="240" w:lineRule="auto"/>
        <w:rPr>
          <w:ins w:id="7623" w:author="Albert Kwame Osei-Owusu" w:date="2026-09-12T09:00:00Z"/>
          <w:rFonts w:ascii="Times New Roman" w:hAnsi="Times New Roman" w:cs="Times New Roman"/>
          <w:sz w:val="20"/>
          <w:szCs w:val="20"/>
          <w:lang w:val="en-GB"/>
        </w:rPr>
      </w:pPr>
      <w:ins w:id="7624" w:author="Albert Kwame Osei-Owusu" w:date="2026-09-12T09:00:00Z">
        <w:r>
          <w:rPr>
            <w:rFonts w:ascii="Times New Roman" w:hAnsi="Times New Roman" w:cs="Times New Roman"/>
            <w:sz w:val="20"/>
            <w:szCs w:val="20"/>
            <w:lang w:val="en-GB"/>
          </w:rPr>
          <w:t xml:space="preserve">The study is diagnostic rather than an evaluation of mitigation, but the size of the gap between what the quantified levers reach and what a regional target requires is worth stating. Halving the 2022 climate footprint would require a reduction of 2,326 kt CO₂e. Every intervention the study can quantify, solved simultaneously rather than summed, reaches 354 kt, which is 15.2% of that target; adding the published Danish grid decarbonisation pathway reaches 453 kt, or 19.5%. Business-as-usual demand growth over the same period adds 837 kt, so the net position with the grid pathway included is 384 kt above today's footprint rather than below it. Two of the modelled scenarios improve the climate footprint while worsening at least one other category, which is the burden-shifting risk that a single-indicator target carries.</w:t>
        </w:r>
      </w:ins>
    </w:p>
    <w:p>
      <w:pPr>
        <w:spacing w:line="240" w:lineRule="auto"/>
        <w:rPr>
          <w:ins w:id="7625" w:author="Albert Kwame Osei-Owusu" w:date="2026-09-12T09:00:00Z"/>
        </w:rPr>
      </w:pPr>
      <w:ins w:id="7626" w:author="Albert Kwame Osei-Owusu" w:date="2026-09-12T09:00:00Z">
        <w:r>
          <w:rPr>
            <w:noProof/>
          </w:rPr>
          <w:drawing>
            <wp:inline distT="0" distB="0" distL="0" distR="0">
              <wp:extent cx="6116955" cy="3823097"/>
              <wp:effectExtent l="0" t="0" r="0" b="0"/>
              <wp:docPr id="950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
                      <pic:cNvPicPr>
                        <a:picLocks noChangeAspect="1" noChangeArrowheads="1"/>
                      </pic:cNvPicPr>
                    </pic:nvPicPr>
                    <pic:blipFill>
                      <a:blip r:embed="rId37" cstate="print"/>
                      <a:srcRect/>
                      <a:stretch>
                        <a:fillRect/>
                      </a:stretch>
                    </pic:blipFill>
                    <pic:spPr bwMode="auto">
                      <a:xfrm>
                        <a:off x="0" y="0"/>
                        <a:ext cx="6116955" cy="3823097"/>
                      </a:xfrm>
                      <a:prstGeom prst="rect">
                        <a:avLst/>
                      </a:prstGeom>
                      <a:noFill/>
                      <a:ln>
                        <a:noFill/>
                      </a:ln>
                    </pic:spPr>
                  </pic:pic>
                </a:graphicData>
              </a:graphic>
            </wp:inline>
          </w:drawing>
        </w:r>
      </w:ins>
    </w:p>
    <w:p>
      <w:pPr>
        <w:spacing w:line="240" w:lineRule="auto"/>
        <w:rPr>
          <w:ins w:id="7627" w:author="Albert Kwame Osei-Owusu" w:date="2026-09-12T09:00:00Z"/>
          <w:rFonts w:ascii="Times New Roman" w:hAnsi="Times New Roman" w:cs="Times New Roman"/>
          <w:sz w:val="20"/>
          <w:szCs w:val="20"/>
          <w:lang w:val="en-GB"/>
        </w:rPr>
      </w:pPr>
      <w:ins w:id="7628" w:author="Albert Kwame Osei-Owusu" w:date="2026-09-12T09:00:00Z">
        <w:r>
          <w:rPr>
            <w:rFonts w:ascii="Times New Roman" w:hAnsi="Times New Roman" w:cs="Times New Roman"/>
            <w:sz w:val="20"/>
            <w:szCs w:val="20"/>
            <w:lang w:val="en-GB"/>
          </w:rPr>
          <w:t xml:space="preserve">Figure A18: The distance between the quantified mitigation levers and a halving of the 2022 climate footprint by 2035, with demand growth and the grid pathway shown separately.</w:t>
        </w:r>
      </w:ins>
    </w:p>
    <w:p>
      <w:pPr>
        <w:spacing w:line="240" w:lineRule="auto"/>
        <w:rPr>
          <w:ins w:id="7629" w:author="Albert Kwame Osei-Owusu" w:date="2026-09-12T09:00:00Z"/>
        </w:rPr>
      </w:pPr>
      <w:ins w:id="7630" w:author="Albert Kwame Osei-Owusu" w:date="2026-09-12T09:00:00Z">
        <w:r>
          <w:rPr>
            <w:noProof/>
          </w:rPr>
          <w:drawing>
            <wp:inline distT="0" distB="0" distL="0" distR="0">
              <wp:extent cx="6116955" cy="4076951"/>
              <wp:effectExtent l="0" t="0" r="0" b="0"/>
              <wp:docPr id="950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
                      <pic:cNvPicPr>
                        <a:picLocks noChangeAspect="1" noChangeArrowheads="1"/>
                      </pic:cNvPicPr>
                    </pic:nvPicPr>
                    <pic:blipFill>
                      <a:blip r:embed="rId38" cstate="print"/>
                      <a:srcRect/>
                      <a:stretch>
                        <a:fillRect/>
                      </a:stretch>
                    </pic:blipFill>
                    <pic:spPr bwMode="auto">
                      <a:xfrm>
                        <a:off x="0" y="0"/>
                        <a:ext cx="6116955" cy="4076951"/>
                      </a:xfrm>
                      <a:prstGeom prst="rect">
                        <a:avLst/>
                      </a:prstGeom>
                      <a:noFill/>
                      <a:ln>
                        <a:noFill/>
                      </a:ln>
                    </pic:spPr>
                  </pic:pic>
                </a:graphicData>
              </a:graphic>
            </wp:inline>
          </w:drawing>
        </w:r>
      </w:ins>
    </w:p>
    <w:p>
      <w:pPr>
        <w:spacing w:line="240" w:lineRule="auto"/>
        <w:rPr>
          <w:ins w:id="7631" w:author="Albert Kwame Osei-Owusu" w:date="2026-09-12T09:00:00Z"/>
          <w:rFonts w:ascii="Times New Roman" w:hAnsi="Times New Roman" w:cs="Times New Roman"/>
          <w:sz w:val="20"/>
          <w:szCs w:val="20"/>
          <w:lang w:val="en-GB"/>
        </w:rPr>
      </w:pPr>
      <w:ins w:id="7632" w:author="Albert Kwame Osei-Owusu" w:date="2026-09-12T09:00:00Z">
        <w:r>
          <w:rPr>
            <w:rFonts w:ascii="Times New Roman" w:hAnsi="Times New Roman" w:cs="Times New Roman"/>
            <w:sz w:val="20"/>
            <w:szCs w:val="20"/>
            <w:lang w:val="en-GB"/>
          </w:rPr>
          <w:t xml:space="preserve">Figure A19: Each modelled scenario's effect on all five impact categories, so that scenarios which improve climate while worsening another pressure can be identified.</w:t>
        </w:r>
      </w:ins>
    </w:p>
    <w:p w14:paraId="347CFF9C" w14:textId="77777777" w:rsidR="00B57CEF" w:rsidRPr="000F0CBE" w:rsidRDefault="00B57CEF" w:rsidP="000F0CBE">
      <w:pPr>
        <w:spacing w:line="240" w:lineRule="auto"/>
        <w:rPr>
          <w:rFonts w:ascii="Times New Roman" w:hAnsi="Times New Roman" w:cs="Times New Roman"/>
          <w:sz w:val="20"/>
          <w:szCs w:val="20"/>
          <w:lang w:val="en-GB"/>
        </w:rPr>
      </w:pPr>
    </w:p>
    <w:p w14:paraId="3A66D80B" w14:textId="77777777" w:rsidR="00045CCE" w:rsidRPr="00845AB3" w:rsidRDefault="00045CCE" w:rsidP="000F0CBE">
      <w:pPr>
        <w:spacing w:line="24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References</w:t>
      </w:r>
    </w:p>
    <w:p w14:paraId="11264977" w14:textId="77777777" w:rsidR="00700BFD" w:rsidRPr="00700BFD" w:rsidRDefault="007B498E" w:rsidP="006850FA">
      <w:pPr>
        <w:pStyle w:val="EndNoteBibliography"/>
        <w:spacing w:after="0"/>
        <w:ind w:hanging="709"/>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EN.REFLIST </w:instrText>
      </w:r>
      <w:r>
        <w:rPr>
          <w:rFonts w:ascii="Times New Roman" w:hAnsi="Times New Roman" w:cs="Times New Roman"/>
          <w:sz w:val="20"/>
          <w:szCs w:val="20"/>
        </w:rPr>
        <w:fldChar w:fldCharType="separate"/>
      </w:r>
      <w:r w:rsidR="00700BFD" w:rsidRPr="00700BFD">
        <w:t>1.</w:t>
      </w:r>
      <w:r w:rsidR="00700BFD" w:rsidRPr="00700BFD">
        <w:tab/>
        <w:t>Organisation for Economic Co-operation and Development, Eurostat, World Health Organization. A System of Health Accounts 2011 (Revised): OECD, 2017.</w:t>
      </w:r>
    </w:p>
    <w:p w14:paraId="7240FA4C" w14:textId="77777777" w:rsidR="00700BFD" w:rsidRPr="00700BFD" w:rsidRDefault="00700BFD" w:rsidP="006850FA">
      <w:pPr>
        <w:pStyle w:val="EndNoteBibliography"/>
        <w:spacing w:after="0"/>
        <w:ind w:hanging="709"/>
      </w:pPr>
      <w:r w:rsidRPr="00700BFD">
        <w:t>2.</w:t>
      </w:r>
      <w:r w:rsidRPr="00700BFD">
        <w:tab/>
        <w:t>Hagenaars RH. An investigation into the carbon and material footprint of the Dutch consumption of pharmaceuticals. Leiden, The Netherlands: Delft University of Technology; Leiden University; 2022.</w:t>
      </w:r>
    </w:p>
    <w:p w14:paraId="154D6EB2" w14:textId="77777777" w:rsidR="00700BFD" w:rsidRPr="00700BFD" w:rsidRDefault="00700BFD" w:rsidP="006850FA">
      <w:pPr>
        <w:pStyle w:val="EndNoteBibliography"/>
        <w:spacing w:after="0"/>
        <w:ind w:hanging="709"/>
      </w:pPr>
      <w:r w:rsidRPr="00700BFD">
        <w:t>3.</w:t>
      </w:r>
      <w:r w:rsidRPr="00700BFD">
        <w:tab/>
        <w:t xml:space="preserve">Olsen RWF, Johansen KB, Ayivee F, Gislason S, Pedersen SA, Cimpan C. The greener prescription: Life cycle environmental impact of oral and IV penicillin treatments. </w:t>
      </w:r>
      <w:r w:rsidRPr="00700BFD">
        <w:rPr>
          <w:i/>
        </w:rPr>
        <w:t>Sustainable Chemistry and Pharmacy</w:t>
      </w:r>
      <w:r w:rsidRPr="00700BFD">
        <w:t xml:space="preserve"> 2026; </w:t>
      </w:r>
      <w:r w:rsidRPr="00700BFD">
        <w:rPr>
          <w:b/>
        </w:rPr>
        <w:t>50</w:t>
      </w:r>
      <w:r w:rsidRPr="00700BFD">
        <w:t>.</w:t>
      </w:r>
    </w:p>
    <w:p w14:paraId="4A110D2D" w14:textId="77777777" w:rsidR="00700BFD" w:rsidRPr="00700BFD" w:rsidRDefault="00700BFD" w:rsidP="006850FA">
      <w:pPr>
        <w:pStyle w:val="EndNoteBibliography"/>
        <w:spacing w:after="0"/>
        <w:ind w:hanging="709"/>
      </w:pPr>
      <w:r w:rsidRPr="00700BFD">
        <w:t>4.</w:t>
      </w:r>
      <w:r w:rsidRPr="00700BFD">
        <w:tab/>
        <w:t>Intergovernmental Panel on Climate Change. Climate Change 2023: Synthesis Report: IPCC, 2023.</w:t>
      </w:r>
    </w:p>
    <w:p w14:paraId="5F608D00" w14:textId="77777777" w:rsidR="00700BFD" w:rsidRPr="00700BFD" w:rsidRDefault="00700BFD" w:rsidP="006850FA">
      <w:pPr>
        <w:pStyle w:val="EndNoteBibliography"/>
        <w:spacing w:after="0"/>
        <w:ind w:hanging="709"/>
      </w:pPr>
      <w:r w:rsidRPr="00700BFD">
        <w:t>5.</w:t>
      </w:r>
      <w:r w:rsidRPr="00700BFD">
        <w:tab/>
        <w:t xml:space="preserve">Steenmeijer M, Rodrigues J, Zijp M, Waaijers-van der Loop S. The environmental impact of the Dutch health-care sector beyond climate change: an input–output analysis. </w:t>
      </w:r>
      <w:r w:rsidRPr="00700BFD">
        <w:rPr>
          <w:i/>
        </w:rPr>
        <w:t>Lancet Planetary Health</w:t>
      </w:r>
      <w:r w:rsidRPr="00700BFD">
        <w:t xml:space="preserve"> 2022; </w:t>
      </w:r>
      <w:r w:rsidRPr="00700BFD">
        <w:rPr>
          <w:b/>
        </w:rPr>
        <w:t>6</w:t>
      </w:r>
      <w:r w:rsidRPr="00700BFD">
        <w:t>(12): e949-e57.</w:t>
      </w:r>
    </w:p>
    <w:p w14:paraId="42150CD4" w14:textId="77777777" w:rsidR="00700BFD" w:rsidRPr="00700BFD" w:rsidRDefault="00700BFD" w:rsidP="006850FA">
      <w:pPr>
        <w:pStyle w:val="EndNoteBibliography"/>
        <w:spacing w:after="0"/>
        <w:ind w:hanging="709"/>
      </w:pPr>
      <w:r w:rsidRPr="00700BFD">
        <w:t>6.</w:t>
      </w:r>
      <w:r w:rsidRPr="00700BFD">
        <w:tab/>
        <w:t xml:space="preserve">Vestbo J, Press-Kristensen K. Translated impact on carbon footprint from choice of inhaled therapy: a Danish scenario. </w:t>
      </w:r>
      <w:r w:rsidRPr="00700BFD">
        <w:rPr>
          <w:i/>
        </w:rPr>
        <w:t>Eur Respir J</w:t>
      </w:r>
      <w:r w:rsidRPr="00700BFD">
        <w:t xml:space="preserve"> 2023; </w:t>
      </w:r>
      <w:r w:rsidRPr="00700BFD">
        <w:rPr>
          <w:b/>
        </w:rPr>
        <w:t>62</w:t>
      </w:r>
      <w:r w:rsidRPr="00700BFD">
        <w:t>(3).</w:t>
      </w:r>
    </w:p>
    <w:p w14:paraId="7AE02DBA" w14:textId="77777777" w:rsidR="00700BFD" w:rsidRPr="00700BFD" w:rsidRDefault="00700BFD" w:rsidP="006850FA">
      <w:pPr>
        <w:pStyle w:val="EndNoteBibliography"/>
        <w:spacing w:after="0"/>
        <w:ind w:hanging="709"/>
      </w:pPr>
      <w:r w:rsidRPr="00700BFD">
        <w:t>7.</w:t>
      </w:r>
      <w:r w:rsidRPr="00700BFD">
        <w:tab/>
        <w:t>Christiansen H, Baescu O. The Danish National Travel Survey: Annual Statistical Report 2019. Copenhagen: Technical University of Denmark, 2020.</w:t>
      </w:r>
    </w:p>
    <w:p w14:paraId="16F565B7" w14:textId="77777777" w:rsidR="00700BFD" w:rsidRPr="00700BFD" w:rsidRDefault="00700BFD" w:rsidP="006850FA">
      <w:pPr>
        <w:pStyle w:val="EndNoteBibliography"/>
        <w:ind w:hanging="709"/>
      </w:pPr>
      <w:r w:rsidRPr="00700BFD">
        <w:t>8.</w:t>
      </w:r>
      <w:r w:rsidRPr="00700BFD">
        <w:tab/>
        <w:t>Statistics Netherlands. Mobility by mode and purpose. The Hague: CBS, 2016.</w:t>
      </w:r>
    </w:p>
    <w:p w14:paraId="723B1D1E" w14:textId="05472F7C" w:rsidR="00045CCE" w:rsidRPr="000F0CBE" w:rsidRDefault="007B498E" w:rsidP="006850FA">
      <w:pPr>
        <w:spacing w:line="240" w:lineRule="auto"/>
        <w:ind w:left="709" w:hanging="709"/>
        <w:rPr>
          <w:rFonts w:ascii="Times New Roman" w:hAnsi="Times New Roman" w:cs="Times New Roman"/>
          <w:sz w:val="20"/>
          <w:szCs w:val="20"/>
          <w:lang w:val="en-GB"/>
        </w:rPr>
      </w:pPr>
      <w:r>
        <w:rPr>
          <w:rFonts w:ascii="Times New Roman" w:hAnsi="Times New Roman" w:cs="Times New Roman"/>
          <w:sz w:val="20"/>
          <w:szCs w:val="20"/>
          <w:lang w:val="en-GB"/>
        </w:rPr>
        <w:fldChar w:fldCharType="end"/>
      </w:r>
    </w:p>
    <w:sectPr w:rsidR="00045CCE" w:rsidRPr="000F0CBE">
      <w:headerReference w:type="even" r:id="rId14"/>
      <w:headerReference w:type="default" r:id="rId15"/>
      <w:footerReference w:type="even" r:id="rId16"/>
      <w:footerReference w:type="default" r:id="rId17"/>
      <w:headerReference w:type="first" r:id="rId18"/>
      <w:footerReference w:type="firs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9B2C" w14:textId="77777777" w:rsidR="00E665AF" w:rsidRDefault="00E665AF" w:rsidP="009228CB">
      <w:pPr>
        <w:spacing w:after="0" w:line="240" w:lineRule="auto"/>
      </w:pPr>
      <w:r>
        <w:separator/>
      </w:r>
    </w:p>
  </w:endnote>
  <w:endnote w:type="continuationSeparator" w:id="0">
    <w:p w14:paraId="00EF8D8E" w14:textId="77777777" w:rsidR="00E665AF" w:rsidRDefault="00E665AF" w:rsidP="0092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4070" w14:textId="77777777" w:rsidR="005C1450" w:rsidRDefault="005C1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86309"/>
      <w:docPartObj>
        <w:docPartGallery w:val="Page Numbers (Bottom of Page)"/>
        <w:docPartUnique/>
      </w:docPartObj>
    </w:sdtPr>
    <w:sdtContent>
      <w:p w14:paraId="2B0B27C0" w14:textId="77777777" w:rsidR="00107F6B" w:rsidRDefault="00107F6B" w:rsidP="00A6544F">
        <w:pPr>
          <w:pStyle w:val="Footer"/>
          <w:jc w:val="right"/>
        </w:pPr>
        <w:r>
          <w:fldChar w:fldCharType="begin"/>
        </w:r>
        <w:r>
          <w:instrText>PAGE   \* MERGEFORMAT</w:instrText>
        </w:r>
        <w:r>
          <w:fldChar w:fldCharType="separate"/>
        </w:r>
        <w:r>
          <w:t>2</w:t>
        </w:r>
        <w:r>
          <w:fldChar w:fldCharType="end"/>
        </w:r>
        <w:r>
          <w:t xml:space="preserve"> of </w:t>
        </w:r>
        <w:r w:rsidR="00A6544F">
          <w:t>10</w:t>
        </w:r>
      </w:p>
    </w:sdtContent>
  </w:sdt>
  <w:p w14:paraId="6600C4BE" w14:textId="77777777" w:rsidR="00107F6B" w:rsidRDefault="00107F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D631" w14:textId="77777777" w:rsidR="005C1450" w:rsidRDefault="005C1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2828" w14:textId="77777777" w:rsidR="00E665AF" w:rsidRDefault="00E665AF" w:rsidP="009228CB">
      <w:pPr>
        <w:spacing w:after="0" w:line="240" w:lineRule="auto"/>
      </w:pPr>
      <w:r>
        <w:separator/>
      </w:r>
    </w:p>
  </w:footnote>
  <w:footnote w:type="continuationSeparator" w:id="0">
    <w:p w14:paraId="404A9621" w14:textId="77777777" w:rsidR="00E665AF" w:rsidRDefault="00E665AF" w:rsidP="0092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3615" w14:textId="77777777" w:rsidR="005C1450" w:rsidRDefault="005C1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4C7E" w14:textId="77777777" w:rsidR="005C1450" w:rsidRDefault="005C1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D4F7" w14:textId="77777777" w:rsidR="005C1450" w:rsidRDefault="005C1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03FF"/>
    <w:multiLevelType w:val="multilevel"/>
    <w:tmpl w:val="FE2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04E50"/>
    <w:multiLevelType w:val="hybridMultilevel"/>
    <w:tmpl w:val="19BEEF7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A4469DE"/>
    <w:multiLevelType w:val="hybridMultilevel"/>
    <w:tmpl w:val="E6B2D348"/>
    <w:lvl w:ilvl="0" w:tplc="692059B4">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A1A5322"/>
    <w:multiLevelType w:val="multilevel"/>
    <w:tmpl w:val="F62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A692E"/>
    <w:multiLevelType w:val="hybridMultilevel"/>
    <w:tmpl w:val="51C0B642"/>
    <w:lvl w:ilvl="0" w:tplc="70D8AEC6">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3AA2C22"/>
    <w:multiLevelType w:val="hybridMultilevel"/>
    <w:tmpl w:val="74F8D64A"/>
    <w:lvl w:ilvl="0" w:tplc="ED16F62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02F7CE3"/>
    <w:multiLevelType w:val="multilevel"/>
    <w:tmpl w:val="DF7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05F27"/>
    <w:multiLevelType w:val="hybridMultilevel"/>
    <w:tmpl w:val="F4424D94"/>
    <w:lvl w:ilvl="0" w:tplc="B6E0321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472E0632"/>
    <w:multiLevelType w:val="hybridMultilevel"/>
    <w:tmpl w:val="1B000F28"/>
    <w:lvl w:ilvl="0" w:tplc="40349DB8">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15:restartNumberingAfterBreak="0">
    <w:nsid w:val="62C157AB"/>
    <w:multiLevelType w:val="multilevel"/>
    <w:tmpl w:val="F22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54D0F"/>
    <w:multiLevelType w:val="hybridMultilevel"/>
    <w:tmpl w:val="E0302028"/>
    <w:lvl w:ilvl="0" w:tplc="FAD21618">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707F7C86"/>
    <w:multiLevelType w:val="hybridMultilevel"/>
    <w:tmpl w:val="0C7C563C"/>
    <w:lvl w:ilvl="0" w:tplc="3DA2FE78">
      <w:start w:val="1"/>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740C4950"/>
    <w:multiLevelType w:val="multilevel"/>
    <w:tmpl w:val="7B02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36D66"/>
    <w:multiLevelType w:val="multilevel"/>
    <w:tmpl w:val="7C8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96A0A"/>
    <w:multiLevelType w:val="hybridMultilevel"/>
    <w:tmpl w:val="B0D08E8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792B2ABC"/>
    <w:multiLevelType w:val="hybridMultilevel"/>
    <w:tmpl w:val="8CE019CA"/>
    <w:lvl w:ilvl="0" w:tplc="AF74AB3C">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7A1A7935"/>
    <w:multiLevelType w:val="hybridMultilevel"/>
    <w:tmpl w:val="7170551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01001744">
    <w:abstractNumId w:val="7"/>
  </w:num>
  <w:num w:numId="2" w16cid:durableId="73432260">
    <w:abstractNumId w:val="16"/>
  </w:num>
  <w:num w:numId="3" w16cid:durableId="2110849529">
    <w:abstractNumId w:val="15"/>
  </w:num>
  <w:num w:numId="4" w16cid:durableId="2048599813">
    <w:abstractNumId w:val="11"/>
  </w:num>
  <w:num w:numId="5" w16cid:durableId="893928673">
    <w:abstractNumId w:val="8"/>
  </w:num>
  <w:num w:numId="6" w16cid:durableId="1257709649">
    <w:abstractNumId w:val="1"/>
  </w:num>
  <w:num w:numId="7" w16cid:durableId="48575337">
    <w:abstractNumId w:val="9"/>
  </w:num>
  <w:num w:numId="8" w16cid:durableId="1469862448">
    <w:abstractNumId w:val="4"/>
  </w:num>
  <w:num w:numId="9" w16cid:durableId="1059476221">
    <w:abstractNumId w:val="14"/>
  </w:num>
  <w:num w:numId="10" w16cid:durableId="1237593218">
    <w:abstractNumId w:val="2"/>
  </w:num>
  <w:num w:numId="11" w16cid:durableId="2133355392">
    <w:abstractNumId w:val="0"/>
  </w:num>
  <w:num w:numId="12" w16cid:durableId="995495389">
    <w:abstractNumId w:val="6"/>
  </w:num>
  <w:num w:numId="13" w16cid:durableId="898782377">
    <w:abstractNumId w:val="3"/>
  </w:num>
  <w:num w:numId="14" w16cid:durableId="182256123">
    <w:abstractNumId w:val="12"/>
  </w:num>
  <w:num w:numId="15" w16cid:durableId="372003688">
    <w:abstractNumId w:val="13"/>
  </w:num>
  <w:num w:numId="16" w16cid:durableId="1090471293">
    <w:abstractNumId w:val="10"/>
  </w:num>
  <w:num w:numId="17" w16cid:durableId="1395279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r2svst3pad9gevvdhvwaf70xpdftwrs0ef&quot;&gt;My EndNote Library&lt;record-ids&gt;&lt;item&gt;13&lt;/item&gt;&lt;item&gt;32&lt;/item&gt;&lt;item&gt;35&lt;/item&gt;&lt;item&gt;48&lt;/item&gt;&lt;item&gt;52&lt;/item&gt;&lt;item&gt;53&lt;/item&gt;&lt;item&gt;58&lt;/item&gt;&lt;item&gt;60&lt;/item&gt;&lt;/record-ids&gt;&lt;/item&gt;&lt;/Libraries&gt;"/>
  </w:docVars>
  <w:rsids>
    <w:rsidRoot w:val="00D35B85"/>
    <w:rsid w:val="0000220D"/>
    <w:rsid w:val="00004B82"/>
    <w:rsid w:val="00004F2E"/>
    <w:rsid w:val="00005FD4"/>
    <w:rsid w:val="00007707"/>
    <w:rsid w:val="00010CC0"/>
    <w:rsid w:val="00013907"/>
    <w:rsid w:val="0001420B"/>
    <w:rsid w:val="00015794"/>
    <w:rsid w:val="00015BBB"/>
    <w:rsid w:val="0001750E"/>
    <w:rsid w:val="00023DED"/>
    <w:rsid w:val="00030280"/>
    <w:rsid w:val="00030C3F"/>
    <w:rsid w:val="000314DF"/>
    <w:rsid w:val="00034E77"/>
    <w:rsid w:val="00040127"/>
    <w:rsid w:val="00041372"/>
    <w:rsid w:val="000416D0"/>
    <w:rsid w:val="00045CCE"/>
    <w:rsid w:val="00057D40"/>
    <w:rsid w:val="00060555"/>
    <w:rsid w:val="00064474"/>
    <w:rsid w:val="000666E5"/>
    <w:rsid w:val="00066759"/>
    <w:rsid w:val="00072595"/>
    <w:rsid w:val="000737F6"/>
    <w:rsid w:val="000808A0"/>
    <w:rsid w:val="00083FAB"/>
    <w:rsid w:val="00083FF6"/>
    <w:rsid w:val="00085A77"/>
    <w:rsid w:val="000870F3"/>
    <w:rsid w:val="000879AF"/>
    <w:rsid w:val="00090CEA"/>
    <w:rsid w:val="0009338A"/>
    <w:rsid w:val="00093F88"/>
    <w:rsid w:val="000954AD"/>
    <w:rsid w:val="000956F2"/>
    <w:rsid w:val="000A0D64"/>
    <w:rsid w:val="000A4F8B"/>
    <w:rsid w:val="000A5517"/>
    <w:rsid w:val="000A5FCD"/>
    <w:rsid w:val="000B41CD"/>
    <w:rsid w:val="000B65DF"/>
    <w:rsid w:val="000B71E1"/>
    <w:rsid w:val="000C2AE6"/>
    <w:rsid w:val="000C3DE7"/>
    <w:rsid w:val="000C6E00"/>
    <w:rsid w:val="000D0C43"/>
    <w:rsid w:val="000D6FF7"/>
    <w:rsid w:val="000D7EE6"/>
    <w:rsid w:val="000E0F4F"/>
    <w:rsid w:val="000E2E13"/>
    <w:rsid w:val="000E34F8"/>
    <w:rsid w:val="000E4FFC"/>
    <w:rsid w:val="000E5C88"/>
    <w:rsid w:val="000F053C"/>
    <w:rsid w:val="000F0A69"/>
    <w:rsid w:val="000F0CBE"/>
    <w:rsid w:val="000F270E"/>
    <w:rsid w:val="000F6D1A"/>
    <w:rsid w:val="00105D60"/>
    <w:rsid w:val="0010622F"/>
    <w:rsid w:val="00107F6B"/>
    <w:rsid w:val="00115236"/>
    <w:rsid w:val="00122498"/>
    <w:rsid w:val="00126035"/>
    <w:rsid w:val="0012771C"/>
    <w:rsid w:val="00130C55"/>
    <w:rsid w:val="00135A35"/>
    <w:rsid w:val="0013600B"/>
    <w:rsid w:val="00141632"/>
    <w:rsid w:val="00141BA8"/>
    <w:rsid w:val="00141C4B"/>
    <w:rsid w:val="00141E69"/>
    <w:rsid w:val="001422F8"/>
    <w:rsid w:val="00147CE0"/>
    <w:rsid w:val="00147EB5"/>
    <w:rsid w:val="0015254D"/>
    <w:rsid w:val="00152DF8"/>
    <w:rsid w:val="00153F30"/>
    <w:rsid w:val="00156225"/>
    <w:rsid w:val="001567AD"/>
    <w:rsid w:val="00157124"/>
    <w:rsid w:val="0016004C"/>
    <w:rsid w:val="00161887"/>
    <w:rsid w:val="001632E2"/>
    <w:rsid w:val="001662E9"/>
    <w:rsid w:val="0016726B"/>
    <w:rsid w:val="001705DA"/>
    <w:rsid w:val="001726B8"/>
    <w:rsid w:val="00176208"/>
    <w:rsid w:val="0018346F"/>
    <w:rsid w:val="0018673E"/>
    <w:rsid w:val="001875C5"/>
    <w:rsid w:val="00190DE3"/>
    <w:rsid w:val="00193D9F"/>
    <w:rsid w:val="00196B7F"/>
    <w:rsid w:val="001A169C"/>
    <w:rsid w:val="001A21E1"/>
    <w:rsid w:val="001A435D"/>
    <w:rsid w:val="001A4380"/>
    <w:rsid w:val="001A57BA"/>
    <w:rsid w:val="001B0BE2"/>
    <w:rsid w:val="001B3499"/>
    <w:rsid w:val="001B6C2A"/>
    <w:rsid w:val="001B722A"/>
    <w:rsid w:val="001B7768"/>
    <w:rsid w:val="001C1600"/>
    <w:rsid w:val="001C2E28"/>
    <w:rsid w:val="001C53C8"/>
    <w:rsid w:val="001D0754"/>
    <w:rsid w:val="001D3FAD"/>
    <w:rsid w:val="001D50C8"/>
    <w:rsid w:val="001D7235"/>
    <w:rsid w:val="001E123C"/>
    <w:rsid w:val="001E2CDD"/>
    <w:rsid w:val="001E3F3F"/>
    <w:rsid w:val="001E771D"/>
    <w:rsid w:val="001F031A"/>
    <w:rsid w:val="001F07C0"/>
    <w:rsid w:val="001F162A"/>
    <w:rsid w:val="00203DC7"/>
    <w:rsid w:val="00205469"/>
    <w:rsid w:val="00205632"/>
    <w:rsid w:val="002057EF"/>
    <w:rsid w:val="002142C2"/>
    <w:rsid w:val="00215510"/>
    <w:rsid w:val="00221B92"/>
    <w:rsid w:val="002245DB"/>
    <w:rsid w:val="00224937"/>
    <w:rsid w:val="002261E0"/>
    <w:rsid w:val="00227E0B"/>
    <w:rsid w:val="0023273C"/>
    <w:rsid w:val="0023324B"/>
    <w:rsid w:val="00234259"/>
    <w:rsid w:val="0024331D"/>
    <w:rsid w:val="002472CE"/>
    <w:rsid w:val="002508E7"/>
    <w:rsid w:val="002531A1"/>
    <w:rsid w:val="00255699"/>
    <w:rsid w:val="00255BAE"/>
    <w:rsid w:val="00260D32"/>
    <w:rsid w:val="0026259F"/>
    <w:rsid w:val="002652ED"/>
    <w:rsid w:val="00266639"/>
    <w:rsid w:val="0026797F"/>
    <w:rsid w:val="0027185F"/>
    <w:rsid w:val="002737B4"/>
    <w:rsid w:val="00281261"/>
    <w:rsid w:val="00282398"/>
    <w:rsid w:val="0028298B"/>
    <w:rsid w:val="0028303F"/>
    <w:rsid w:val="0028372B"/>
    <w:rsid w:val="00290B1A"/>
    <w:rsid w:val="00292A62"/>
    <w:rsid w:val="0029610E"/>
    <w:rsid w:val="002A5A47"/>
    <w:rsid w:val="002B21D5"/>
    <w:rsid w:val="002B32B7"/>
    <w:rsid w:val="002B47D8"/>
    <w:rsid w:val="002B58D0"/>
    <w:rsid w:val="002C2900"/>
    <w:rsid w:val="002C2DDD"/>
    <w:rsid w:val="002C4B91"/>
    <w:rsid w:val="002C4CB5"/>
    <w:rsid w:val="002C4D3E"/>
    <w:rsid w:val="002D6EEB"/>
    <w:rsid w:val="002E0D86"/>
    <w:rsid w:val="002E5E04"/>
    <w:rsid w:val="002E6B7F"/>
    <w:rsid w:val="002F4DD6"/>
    <w:rsid w:val="002F72CB"/>
    <w:rsid w:val="002F7350"/>
    <w:rsid w:val="00301661"/>
    <w:rsid w:val="003019E1"/>
    <w:rsid w:val="00305F52"/>
    <w:rsid w:val="003119A7"/>
    <w:rsid w:val="00312CF4"/>
    <w:rsid w:val="003173D0"/>
    <w:rsid w:val="00317CC3"/>
    <w:rsid w:val="00321C41"/>
    <w:rsid w:val="003225EC"/>
    <w:rsid w:val="00323CD7"/>
    <w:rsid w:val="00326581"/>
    <w:rsid w:val="00326C1B"/>
    <w:rsid w:val="00330DCC"/>
    <w:rsid w:val="00336C63"/>
    <w:rsid w:val="00342908"/>
    <w:rsid w:val="00343E5F"/>
    <w:rsid w:val="00346876"/>
    <w:rsid w:val="00352CFF"/>
    <w:rsid w:val="00354C01"/>
    <w:rsid w:val="00355378"/>
    <w:rsid w:val="0035594B"/>
    <w:rsid w:val="00357809"/>
    <w:rsid w:val="0036008F"/>
    <w:rsid w:val="00366054"/>
    <w:rsid w:val="00366D24"/>
    <w:rsid w:val="00366F38"/>
    <w:rsid w:val="00370782"/>
    <w:rsid w:val="003719B0"/>
    <w:rsid w:val="003732D6"/>
    <w:rsid w:val="003766DF"/>
    <w:rsid w:val="003767F1"/>
    <w:rsid w:val="00376A2A"/>
    <w:rsid w:val="003844D9"/>
    <w:rsid w:val="003937DA"/>
    <w:rsid w:val="003A2E40"/>
    <w:rsid w:val="003A403A"/>
    <w:rsid w:val="003A7C52"/>
    <w:rsid w:val="003B0720"/>
    <w:rsid w:val="003B09F3"/>
    <w:rsid w:val="003B117B"/>
    <w:rsid w:val="003B6F06"/>
    <w:rsid w:val="003C0426"/>
    <w:rsid w:val="003C0BF0"/>
    <w:rsid w:val="003C2BF6"/>
    <w:rsid w:val="003C3811"/>
    <w:rsid w:val="003C3E9D"/>
    <w:rsid w:val="003C491A"/>
    <w:rsid w:val="003C7AAE"/>
    <w:rsid w:val="003D2258"/>
    <w:rsid w:val="003D27C1"/>
    <w:rsid w:val="003D547D"/>
    <w:rsid w:val="003E14F8"/>
    <w:rsid w:val="003E38CE"/>
    <w:rsid w:val="003E4BBB"/>
    <w:rsid w:val="003E7368"/>
    <w:rsid w:val="003F048E"/>
    <w:rsid w:val="003F06BA"/>
    <w:rsid w:val="00400F81"/>
    <w:rsid w:val="0040693E"/>
    <w:rsid w:val="00406F9A"/>
    <w:rsid w:val="0041052D"/>
    <w:rsid w:val="00410CA0"/>
    <w:rsid w:val="0041638B"/>
    <w:rsid w:val="0041749E"/>
    <w:rsid w:val="004254D7"/>
    <w:rsid w:val="00427B23"/>
    <w:rsid w:val="00427B6D"/>
    <w:rsid w:val="004319DB"/>
    <w:rsid w:val="00432385"/>
    <w:rsid w:val="00441367"/>
    <w:rsid w:val="0044700D"/>
    <w:rsid w:val="00447310"/>
    <w:rsid w:val="0045503D"/>
    <w:rsid w:val="00456164"/>
    <w:rsid w:val="00460621"/>
    <w:rsid w:val="00465B09"/>
    <w:rsid w:val="00466C45"/>
    <w:rsid w:val="004745A9"/>
    <w:rsid w:val="0047494A"/>
    <w:rsid w:val="00476290"/>
    <w:rsid w:val="00485662"/>
    <w:rsid w:val="00487DC7"/>
    <w:rsid w:val="00490B03"/>
    <w:rsid w:val="004A04CA"/>
    <w:rsid w:val="004A1FA5"/>
    <w:rsid w:val="004A50BC"/>
    <w:rsid w:val="004B1258"/>
    <w:rsid w:val="004B379B"/>
    <w:rsid w:val="004B392E"/>
    <w:rsid w:val="004B5D42"/>
    <w:rsid w:val="004B6746"/>
    <w:rsid w:val="004C0944"/>
    <w:rsid w:val="004C3130"/>
    <w:rsid w:val="004C3780"/>
    <w:rsid w:val="004C44BF"/>
    <w:rsid w:val="004C508C"/>
    <w:rsid w:val="004C50AD"/>
    <w:rsid w:val="004D0D72"/>
    <w:rsid w:val="004D10CF"/>
    <w:rsid w:val="004D4B12"/>
    <w:rsid w:val="004D5180"/>
    <w:rsid w:val="004D5C7B"/>
    <w:rsid w:val="004D70ED"/>
    <w:rsid w:val="004E1591"/>
    <w:rsid w:val="004E6475"/>
    <w:rsid w:val="00500799"/>
    <w:rsid w:val="005062EE"/>
    <w:rsid w:val="00506EB8"/>
    <w:rsid w:val="005120CC"/>
    <w:rsid w:val="00514104"/>
    <w:rsid w:val="00517B55"/>
    <w:rsid w:val="00520E8F"/>
    <w:rsid w:val="00521DA3"/>
    <w:rsid w:val="0052772D"/>
    <w:rsid w:val="00530ADD"/>
    <w:rsid w:val="00542D69"/>
    <w:rsid w:val="005457DD"/>
    <w:rsid w:val="00545988"/>
    <w:rsid w:val="005521DA"/>
    <w:rsid w:val="00552BF9"/>
    <w:rsid w:val="005536CF"/>
    <w:rsid w:val="005538DA"/>
    <w:rsid w:val="00556D98"/>
    <w:rsid w:val="0056021D"/>
    <w:rsid w:val="005654FD"/>
    <w:rsid w:val="00575879"/>
    <w:rsid w:val="00576779"/>
    <w:rsid w:val="005848D5"/>
    <w:rsid w:val="005869A9"/>
    <w:rsid w:val="00591A45"/>
    <w:rsid w:val="005A0DD7"/>
    <w:rsid w:val="005A2044"/>
    <w:rsid w:val="005A2857"/>
    <w:rsid w:val="005A3935"/>
    <w:rsid w:val="005B0848"/>
    <w:rsid w:val="005B09EF"/>
    <w:rsid w:val="005B119A"/>
    <w:rsid w:val="005B164E"/>
    <w:rsid w:val="005B2E0B"/>
    <w:rsid w:val="005B6C43"/>
    <w:rsid w:val="005C1450"/>
    <w:rsid w:val="005C23C5"/>
    <w:rsid w:val="005C5AE2"/>
    <w:rsid w:val="005C61D4"/>
    <w:rsid w:val="005D02B2"/>
    <w:rsid w:val="005D28BC"/>
    <w:rsid w:val="005D4A62"/>
    <w:rsid w:val="005D4E41"/>
    <w:rsid w:val="005D5A69"/>
    <w:rsid w:val="005E234F"/>
    <w:rsid w:val="005E31B4"/>
    <w:rsid w:val="005E3680"/>
    <w:rsid w:val="005F128F"/>
    <w:rsid w:val="005F2E8F"/>
    <w:rsid w:val="005F369F"/>
    <w:rsid w:val="005F3D28"/>
    <w:rsid w:val="005F5BFB"/>
    <w:rsid w:val="0060154E"/>
    <w:rsid w:val="006035B0"/>
    <w:rsid w:val="0060453D"/>
    <w:rsid w:val="00607811"/>
    <w:rsid w:val="0061143C"/>
    <w:rsid w:val="0061277B"/>
    <w:rsid w:val="00614A3E"/>
    <w:rsid w:val="006224FC"/>
    <w:rsid w:val="00622A11"/>
    <w:rsid w:val="00627B42"/>
    <w:rsid w:val="006315FC"/>
    <w:rsid w:val="00632781"/>
    <w:rsid w:val="006345DE"/>
    <w:rsid w:val="0064403B"/>
    <w:rsid w:val="00653BB3"/>
    <w:rsid w:val="0065560B"/>
    <w:rsid w:val="00655694"/>
    <w:rsid w:val="00657A96"/>
    <w:rsid w:val="00661EAB"/>
    <w:rsid w:val="00665073"/>
    <w:rsid w:val="0067443A"/>
    <w:rsid w:val="006744E5"/>
    <w:rsid w:val="00674723"/>
    <w:rsid w:val="00674C5C"/>
    <w:rsid w:val="0067506A"/>
    <w:rsid w:val="00675CAB"/>
    <w:rsid w:val="00677A5D"/>
    <w:rsid w:val="00677B9C"/>
    <w:rsid w:val="0068006C"/>
    <w:rsid w:val="00682D69"/>
    <w:rsid w:val="00683CD3"/>
    <w:rsid w:val="006850FA"/>
    <w:rsid w:val="0068648E"/>
    <w:rsid w:val="006914A2"/>
    <w:rsid w:val="00692E89"/>
    <w:rsid w:val="006931FF"/>
    <w:rsid w:val="00695145"/>
    <w:rsid w:val="006A38F2"/>
    <w:rsid w:val="006A673E"/>
    <w:rsid w:val="006B1BF6"/>
    <w:rsid w:val="006B4F7A"/>
    <w:rsid w:val="006C3C2D"/>
    <w:rsid w:val="006C5434"/>
    <w:rsid w:val="006C7032"/>
    <w:rsid w:val="006C74AE"/>
    <w:rsid w:val="006D11BE"/>
    <w:rsid w:val="006E27A3"/>
    <w:rsid w:val="006E4119"/>
    <w:rsid w:val="006F0E29"/>
    <w:rsid w:val="006F365D"/>
    <w:rsid w:val="006F398B"/>
    <w:rsid w:val="006F5F2C"/>
    <w:rsid w:val="006F6A8A"/>
    <w:rsid w:val="00700BFD"/>
    <w:rsid w:val="00701950"/>
    <w:rsid w:val="00701DC0"/>
    <w:rsid w:val="00704A71"/>
    <w:rsid w:val="00705DFB"/>
    <w:rsid w:val="0070797A"/>
    <w:rsid w:val="00713508"/>
    <w:rsid w:val="00714F06"/>
    <w:rsid w:val="00715F68"/>
    <w:rsid w:val="007304E5"/>
    <w:rsid w:val="00732424"/>
    <w:rsid w:val="00743B3F"/>
    <w:rsid w:val="00746AA0"/>
    <w:rsid w:val="0074762C"/>
    <w:rsid w:val="007500AE"/>
    <w:rsid w:val="007526D1"/>
    <w:rsid w:val="00753260"/>
    <w:rsid w:val="00753ABA"/>
    <w:rsid w:val="00762819"/>
    <w:rsid w:val="0076764B"/>
    <w:rsid w:val="00773AD5"/>
    <w:rsid w:val="00774074"/>
    <w:rsid w:val="00776EA2"/>
    <w:rsid w:val="0078028F"/>
    <w:rsid w:val="00781C67"/>
    <w:rsid w:val="00782A96"/>
    <w:rsid w:val="00783FA1"/>
    <w:rsid w:val="0078536D"/>
    <w:rsid w:val="00785745"/>
    <w:rsid w:val="00786E66"/>
    <w:rsid w:val="00787DDF"/>
    <w:rsid w:val="00792139"/>
    <w:rsid w:val="007947D1"/>
    <w:rsid w:val="007A0AA5"/>
    <w:rsid w:val="007A39E3"/>
    <w:rsid w:val="007A699B"/>
    <w:rsid w:val="007B498E"/>
    <w:rsid w:val="007B56A4"/>
    <w:rsid w:val="007B67A5"/>
    <w:rsid w:val="007C516B"/>
    <w:rsid w:val="007C5627"/>
    <w:rsid w:val="007C7A2A"/>
    <w:rsid w:val="007D2093"/>
    <w:rsid w:val="007D20DB"/>
    <w:rsid w:val="007E3522"/>
    <w:rsid w:val="007F0775"/>
    <w:rsid w:val="007F4A5C"/>
    <w:rsid w:val="007F4ADA"/>
    <w:rsid w:val="007F573C"/>
    <w:rsid w:val="00805962"/>
    <w:rsid w:val="008065FB"/>
    <w:rsid w:val="008146C8"/>
    <w:rsid w:val="00814837"/>
    <w:rsid w:val="008168D8"/>
    <w:rsid w:val="00816A1D"/>
    <w:rsid w:val="00817BE2"/>
    <w:rsid w:val="008262E8"/>
    <w:rsid w:val="00826F59"/>
    <w:rsid w:val="0083219E"/>
    <w:rsid w:val="00840A3C"/>
    <w:rsid w:val="00841106"/>
    <w:rsid w:val="00843420"/>
    <w:rsid w:val="00845555"/>
    <w:rsid w:val="00845AB3"/>
    <w:rsid w:val="0085668A"/>
    <w:rsid w:val="00856950"/>
    <w:rsid w:val="00857469"/>
    <w:rsid w:val="008646EF"/>
    <w:rsid w:val="00866A0C"/>
    <w:rsid w:val="00872A66"/>
    <w:rsid w:val="008835E2"/>
    <w:rsid w:val="00883852"/>
    <w:rsid w:val="00896845"/>
    <w:rsid w:val="00897C79"/>
    <w:rsid w:val="008A454E"/>
    <w:rsid w:val="008B01D8"/>
    <w:rsid w:val="008C0342"/>
    <w:rsid w:val="008C04C9"/>
    <w:rsid w:val="008C1348"/>
    <w:rsid w:val="008C3A0B"/>
    <w:rsid w:val="008D2E29"/>
    <w:rsid w:val="008D4715"/>
    <w:rsid w:val="008D6536"/>
    <w:rsid w:val="008D73A0"/>
    <w:rsid w:val="008D752E"/>
    <w:rsid w:val="008E0287"/>
    <w:rsid w:val="008E041B"/>
    <w:rsid w:val="008E775D"/>
    <w:rsid w:val="008F1772"/>
    <w:rsid w:val="008F7C19"/>
    <w:rsid w:val="009110D8"/>
    <w:rsid w:val="00911234"/>
    <w:rsid w:val="00916BBA"/>
    <w:rsid w:val="009212CD"/>
    <w:rsid w:val="009221B6"/>
    <w:rsid w:val="00922449"/>
    <w:rsid w:val="00922477"/>
    <w:rsid w:val="009228CB"/>
    <w:rsid w:val="00924552"/>
    <w:rsid w:val="00925FA7"/>
    <w:rsid w:val="00937AC4"/>
    <w:rsid w:val="00946369"/>
    <w:rsid w:val="00946986"/>
    <w:rsid w:val="00962036"/>
    <w:rsid w:val="0096690B"/>
    <w:rsid w:val="00967A8B"/>
    <w:rsid w:val="00967B82"/>
    <w:rsid w:val="00980913"/>
    <w:rsid w:val="00981A64"/>
    <w:rsid w:val="00994794"/>
    <w:rsid w:val="00996DC1"/>
    <w:rsid w:val="00997203"/>
    <w:rsid w:val="009A3B66"/>
    <w:rsid w:val="009A6C2C"/>
    <w:rsid w:val="009A6CF4"/>
    <w:rsid w:val="009A77E2"/>
    <w:rsid w:val="009B2DF6"/>
    <w:rsid w:val="009B319B"/>
    <w:rsid w:val="009B5C56"/>
    <w:rsid w:val="009C4E40"/>
    <w:rsid w:val="009C5F75"/>
    <w:rsid w:val="009D25EA"/>
    <w:rsid w:val="009D5856"/>
    <w:rsid w:val="009D76CC"/>
    <w:rsid w:val="009E49E4"/>
    <w:rsid w:val="009E6028"/>
    <w:rsid w:val="009E6671"/>
    <w:rsid w:val="009F2618"/>
    <w:rsid w:val="009F33F7"/>
    <w:rsid w:val="009F4723"/>
    <w:rsid w:val="009F5807"/>
    <w:rsid w:val="00A00B1D"/>
    <w:rsid w:val="00A048B3"/>
    <w:rsid w:val="00A13244"/>
    <w:rsid w:val="00A24298"/>
    <w:rsid w:val="00A27B24"/>
    <w:rsid w:val="00A3164C"/>
    <w:rsid w:val="00A36A4E"/>
    <w:rsid w:val="00A36F5C"/>
    <w:rsid w:val="00A370B2"/>
    <w:rsid w:val="00A3737C"/>
    <w:rsid w:val="00A42155"/>
    <w:rsid w:val="00A42CD3"/>
    <w:rsid w:val="00A46176"/>
    <w:rsid w:val="00A477E8"/>
    <w:rsid w:val="00A47F35"/>
    <w:rsid w:val="00A55224"/>
    <w:rsid w:val="00A56064"/>
    <w:rsid w:val="00A56A2B"/>
    <w:rsid w:val="00A6047B"/>
    <w:rsid w:val="00A61B41"/>
    <w:rsid w:val="00A6544F"/>
    <w:rsid w:val="00A67B1C"/>
    <w:rsid w:val="00A707BC"/>
    <w:rsid w:val="00A71731"/>
    <w:rsid w:val="00A732DC"/>
    <w:rsid w:val="00A73FCA"/>
    <w:rsid w:val="00A75987"/>
    <w:rsid w:val="00A76FD1"/>
    <w:rsid w:val="00A81877"/>
    <w:rsid w:val="00A81FE2"/>
    <w:rsid w:val="00A82ACA"/>
    <w:rsid w:val="00A85ACF"/>
    <w:rsid w:val="00A91535"/>
    <w:rsid w:val="00A92998"/>
    <w:rsid w:val="00A929D5"/>
    <w:rsid w:val="00A94CFE"/>
    <w:rsid w:val="00AA2D00"/>
    <w:rsid w:val="00AA306E"/>
    <w:rsid w:val="00AA34EC"/>
    <w:rsid w:val="00AA3F0C"/>
    <w:rsid w:val="00AB44F6"/>
    <w:rsid w:val="00AB48C6"/>
    <w:rsid w:val="00AB517F"/>
    <w:rsid w:val="00AC278B"/>
    <w:rsid w:val="00AC758A"/>
    <w:rsid w:val="00AD1723"/>
    <w:rsid w:val="00AE04BC"/>
    <w:rsid w:val="00AE4AF4"/>
    <w:rsid w:val="00AE6D8A"/>
    <w:rsid w:val="00AF2DBA"/>
    <w:rsid w:val="00B000F2"/>
    <w:rsid w:val="00B00592"/>
    <w:rsid w:val="00B04490"/>
    <w:rsid w:val="00B1251A"/>
    <w:rsid w:val="00B14535"/>
    <w:rsid w:val="00B20652"/>
    <w:rsid w:val="00B24B31"/>
    <w:rsid w:val="00B30FA9"/>
    <w:rsid w:val="00B33C64"/>
    <w:rsid w:val="00B36DC9"/>
    <w:rsid w:val="00B5007C"/>
    <w:rsid w:val="00B51C5E"/>
    <w:rsid w:val="00B52B5E"/>
    <w:rsid w:val="00B54CA1"/>
    <w:rsid w:val="00B5775B"/>
    <w:rsid w:val="00B57CEF"/>
    <w:rsid w:val="00B703A5"/>
    <w:rsid w:val="00B75D45"/>
    <w:rsid w:val="00B80754"/>
    <w:rsid w:val="00B827CB"/>
    <w:rsid w:val="00B83DFD"/>
    <w:rsid w:val="00B8516F"/>
    <w:rsid w:val="00B871B0"/>
    <w:rsid w:val="00B87538"/>
    <w:rsid w:val="00B92B65"/>
    <w:rsid w:val="00B96BE6"/>
    <w:rsid w:val="00BA1EF4"/>
    <w:rsid w:val="00BA2A08"/>
    <w:rsid w:val="00BA7F1E"/>
    <w:rsid w:val="00BB022B"/>
    <w:rsid w:val="00BB1A5A"/>
    <w:rsid w:val="00BB2FDC"/>
    <w:rsid w:val="00BC3DDB"/>
    <w:rsid w:val="00BC446F"/>
    <w:rsid w:val="00BC4BF9"/>
    <w:rsid w:val="00BC5BE9"/>
    <w:rsid w:val="00BC7205"/>
    <w:rsid w:val="00BD30A6"/>
    <w:rsid w:val="00BD59AD"/>
    <w:rsid w:val="00BD5D6E"/>
    <w:rsid w:val="00BE335A"/>
    <w:rsid w:val="00BE4F68"/>
    <w:rsid w:val="00BE74BC"/>
    <w:rsid w:val="00BF15DA"/>
    <w:rsid w:val="00BF288B"/>
    <w:rsid w:val="00BF3292"/>
    <w:rsid w:val="00BF6132"/>
    <w:rsid w:val="00C01889"/>
    <w:rsid w:val="00C019A4"/>
    <w:rsid w:val="00C04E7C"/>
    <w:rsid w:val="00C07499"/>
    <w:rsid w:val="00C21D78"/>
    <w:rsid w:val="00C266E7"/>
    <w:rsid w:val="00C33008"/>
    <w:rsid w:val="00C3442B"/>
    <w:rsid w:val="00C35B81"/>
    <w:rsid w:val="00C4043D"/>
    <w:rsid w:val="00C40AF2"/>
    <w:rsid w:val="00C57321"/>
    <w:rsid w:val="00C60769"/>
    <w:rsid w:val="00C63694"/>
    <w:rsid w:val="00C65D0A"/>
    <w:rsid w:val="00C65F34"/>
    <w:rsid w:val="00C72ABC"/>
    <w:rsid w:val="00C72FA4"/>
    <w:rsid w:val="00C7636D"/>
    <w:rsid w:val="00C7766D"/>
    <w:rsid w:val="00C81AED"/>
    <w:rsid w:val="00C8419F"/>
    <w:rsid w:val="00C85072"/>
    <w:rsid w:val="00C86D64"/>
    <w:rsid w:val="00C87740"/>
    <w:rsid w:val="00C9500B"/>
    <w:rsid w:val="00CA1125"/>
    <w:rsid w:val="00CA356D"/>
    <w:rsid w:val="00CA6195"/>
    <w:rsid w:val="00CA6FFE"/>
    <w:rsid w:val="00CA7CCB"/>
    <w:rsid w:val="00CC26C9"/>
    <w:rsid w:val="00CC3188"/>
    <w:rsid w:val="00CD3766"/>
    <w:rsid w:val="00CD6656"/>
    <w:rsid w:val="00CD68DA"/>
    <w:rsid w:val="00CD7FE7"/>
    <w:rsid w:val="00CE6CD7"/>
    <w:rsid w:val="00CF2C05"/>
    <w:rsid w:val="00CF428E"/>
    <w:rsid w:val="00CF4858"/>
    <w:rsid w:val="00CF6376"/>
    <w:rsid w:val="00CF7489"/>
    <w:rsid w:val="00D0193E"/>
    <w:rsid w:val="00D01DA7"/>
    <w:rsid w:val="00D032A9"/>
    <w:rsid w:val="00D07EB1"/>
    <w:rsid w:val="00D16B5C"/>
    <w:rsid w:val="00D2041A"/>
    <w:rsid w:val="00D20881"/>
    <w:rsid w:val="00D22A46"/>
    <w:rsid w:val="00D268E9"/>
    <w:rsid w:val="00D26CB0"/>
    <w:rsid w:val="00D27FE9"/>
    <w:rsid w:val="00D34990"/>
    <w:rsid w:val="00D35B85"/>
    <w:rsid w:val="00D35D6F"/>
    <w:rsid w:val="00D3713F"/>
    <w:rsid w:val="00D402D6"/>
    <w:rsid w:val="00D416F9"/>
    <w:rsid w:val="00D475E7"/>
    <w:rsid w:val="00D47F5D"/>
    <w:rsid w:val="00D5636F"/>
    <w:rsid w:val="00D62630"/>
    <w:rsid w:val="00D66309"/>
    <w:rsid w:val="00D710FD"/>
    <w:rsid w:val="00D80662"/>
    <w:rsid w:val="00D81147"/>
    <w:rsid w:val="00D82722"/>
    <w:rsid w:val="00D86F08"/>
    <w:rsid w:val="00D90BEC"/>
    <w:rsid w:val="00D917DB"/>
    <w:rsid w:val="00D92A66"/>
    <w:rsid w:val="00D9536D"/>
    <w:rsid w:val="00D95707"/>
    <w:rsid w:val="00DA1FA7"/>
    <w:rsid w:val="00DA32DB"/>
    <w:rsid w:val="00DA3A1A"/>
    <w:rsid w:val="00DB3938"/>
    <w:rsid w:val="00DB63A9"/>
    <w:rsid w:val="00DB6E74"/>
    <w:rsid w:val="00DB7A70"/>
    <w:rsid w:val="00DC0D4F"/>
    <w:rsid w:val="00DC5EC3"/>
    <w:rsid w:val="00DD0FF5"/>
    <w:rsid w:val="00DD19B0"/>
    <w:rsid w:val="00DD755D"/>
    <w:rsid w:val="00DE1F3F"/>
    <w:rsid w:val="00DF0A0C"/>
    <w:rsid w:val="00DF3BFC"/>
    <w:rsid w:val="00DF4191"/>
    <w:rsid w:val="00DF6E05"/>
    <w:rsid w:val="00DF7BE7"/>
    <w:rsid w:val="00E00695"/>
    <w:rsid w:val="00E016B8"/>
    <w:rsid w:val="00E0305B"/>
    <w:rsid w:val="00E07ED4"/>
    <w:rsid w:val="00E11073"/>
    <w:rsid w:val="00E110F8"/>
    <w:rsid w:val="00E11EA6"/>
    <w:rsid w:val="00E12D2C"/>
    <w:rsid w:val="00E135CA"/>
    <w:rsid w:val="00E1483C"/>
    <w:rsid w:val="00E148D1"/>
    <w:rsid w:val="00E16CDF"/>
    <w:rsid w:val="00E20869"/>
    <w:rsid w:val="00E224BC"/>
    <w:rsid w:val="00E233A6"/>
    <w:rsid w:val="00E23EBB"/>
    <w:rsid w:val="00E3071D"/>
    <w:rsid w:val="00E317A8"/>
    <w:rsid w:val="00E31BA8"/>
    <w:rsid w:val="00E33278"/>
    <w:rsid w:val="00E33329"/>
    <w:rsid w:val="00E43E49"/>
    <w:rsid w:val="00E44792"/>
    <w:rsid w:val="00E4585B"/>
    <w:rsid w:val="00E45AFE"/>
    <w:rsid w:val="00E50B60"/>
    <w:rsid w:val="00E54927"/>
    <w:rsid w:val="00E60BFF"/>
    <w:rsid w:val="00E62AD9"/>
    <w:rsid w:val="00E63F47"/>
    <w:rsid w:val="00E665AF"/>
    <w:rsid w:val="00E71BE6"/>
    <w:rsid w:val="00E73744"/>
    <w:rsid w:val="00E75F39"/>
    <w:rsid w:val="00E81848"/>
    <w:rsid w:val="00E8376F"/>
    <w:rsid w:val="00E87711"/>
    <w:rsid w:val="00E87B6E"/>
    <w:rsid w:val="00E87D23"/>
    <w:rsid w:val="00E90A86"/>
    <w:rsid w:val="00E90B29"/>
    <w:rsid w:val="00E96CB7"/>
    <w:rsid w:val="00EB25B5"/>
    <w:rsid w:val="00EB402E"/>
    <w:rsid w:val="00EC2E1A"/>
    <w:rsid w:val="00EC4114"/>
    <w:rsid w:val="00ED06F2"/>
    <w:rsid w:val="00ED6EAD"/>
    <w:rsid w:val="00ED7FB5"/>
    <w:rsid w:val="00EE1BD3"/>
    <w:rsid w:val="00EE1F71"/>
    <w:rsid w:val="00EE486D"/>
    <w:rsid w:val="00EE78A2"/>
    <w:rsid w:val="00EF3AF5"/>
    <w:rsid w:val="00EF60E3"/>
    <w:rsid w:val="00EF781E"/>
    <w:rsid w:val="00F001BE"/>
    <w:rsid w:val="00F01AFC"/>
    <w:rsid w:val="00F05670"/>
    <w:rsid w:val="00F07F83"/>
    <w:rsid w:val="00F1484F"/>
    <w:rsid w:val="00F31B30"/>
    <w:rsid w:val="00F320E7"/>
    <w:rsid w:val="00F43DF4"/>
    <w:rsid w:val="00F50374"/>
    <w:rsid w:val="00F55D2C"/>
    <w:rsid w:val="00F60E3B"/>
    <w:rsid w:val="00F7165C"/>
    <w:rsid w:val="00F754DB"/>
    <w:rsid w:val="00F76B1A"/>
    <w:rsid w:val="00F77E32"/>
    <w:rsid w:val="00F82CB9"/>
    <w:rsid w:val="00F871CF"/>
    <w:rsid w:val="00F90C68"/>
    <w:rsid w:val="00FA0134"/>
    <w:rsid w:val="00FA1EC1"/>
    <w:rsid w:val="00FA2148"/>
    <w:rsid w:val="00FA3B3F"/>
    <w:rsid w:val="00FB0F99"/>
    <w:rsid w:val="00FB1A4F"/>
    <w:rsid w:val="00FB7766"/>
    <w:rsid w:val="00FC13F0"/>
    <w:rsid w:val="00FC16C8"/>
    <w:rsid w:val="00FC181A"/>
    <w:rsid w:val="00FC522F"/>
    <w:rsid w:val="00FC624C"/>
    <w:rsid w:val="00FD10E8"/>
    <w:rsid w:val="00FD13C6"/>
    <w:rsid w:val="00FD1C61"/>
    <w:rsid w:val="00FD51B4"/>
    <w:rsid w:val="00FD5B7F"/>
    <w:rsid w:val="00FE082A"/>
    <w:rsid w:val="00FE2E08"/>
    <w:rsid w:val="00FE6FAD"/>
    <w:rsid w:val="00FE7BB8"/>
    <w:rsid w:val="00FF282D"/>
    <w:rsid w:val="00FF689D"/>
    <w:rsid w:val="01A5E70C"/>
    <w:rsid w:val="04EF72C7"/>
    <w:rsid w:val="12D9C3B8"/>
    <w:rsid w:val="3273CC35"/>
    <w:rsid w:val="5426F84D"/>
    <w:rsid w:val="5C798F79"/>
    <w:rsid w:val="63112A4A"/>
    <w:rsid w:val="65D719C3"/>
    <w:rsid w:val="687067D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5294C"/>
  <w15:chartTrackingRefBased/>
  <w15:docId w15:val="{B270BFCD-E986-4FAF-A39E-71FC80AB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5C7B"/>
    <w:pPr>
      <w:ind w:left="720"/>
      <w:contextualSpacing/>
    </w:pPr>
  </w:style>
  <w:style w:type="character" w:styleId="Hyperlink">
    <w:name w:val="Hyperlink"/>
    <w:basedOn w:val="DefaultParagraphFont"/>
    <w:uiPriority w:val="99"/>
    <w:unhideWhenUsed/>
    <w:rsid w:val="00692E89"/>
    <w:rPr>
      <w:color w:val="0563C1" w:themeColor="hyperlink"/>
      <w:u w:val="single"/>
    </w:rPr>
  </w:style>
  <w:style w:type="character" w:styleId="UnresolvedMention">
    <w:name w:val="Unresolved Mention"/>
    <w:basedOn w:val="DefaultParagraphFont"/>
    <w:uiPriority w:val="99"/>
    <w:semiHidden/>
    <w:unhideWhenUsed/>
    <w:rsid w:val="006224FC"/>
    <w:rPr>
      <w:color w:val="605E5C"/>
      <w:shd w:val="clear" w:color="auto" w:fill="E1DFDD"/>
    </w:rPr>
  </w:style>
  <w:style w:type="character" w:styleId="PlaceholderText">
    <w:name w:val="Placeholder Text"/>
    <w:basedOn w:val="DefaultParagraphFont"/>
    <w:uiPriority w:val="99"/>
    <w:semiHidden/>
    <w:rsid w:val="006931FF"/>
    <w:rPr>
      <w:color w:val="666666"/>
    </w:rPr>
  </w:style>
  <w:style w:type="paragraph" w:styleId="Header">
    <w:name w:val="header"/>
    <w:basedOn w:val="Normal"/>
    <w:link w:val="HeaderChar"/>
    <w:uiPriority w:val="99"/>
    <w:unhideWhenUsed/>
    <w:rsid w:val="009228CB"/>
    <w:pPr>
      <w:tabs>
        <w:tab w:val="center" w:pos="4819"/>
        <w:tab w:val="right" w:pos="9638"/>
      </w:tabs>
      <w:spacing w:after="0" w:line="240" w:lineRule="auto"/>
    </w:pPr>
  </w:style>
  <w:style w:type="character" w:customStyle="1" w:styleId="HeaderChar">
    <w:name w:val="Header Char"/>
    <w:basedOn w:val="DefaultParagraphFont"/>
    <w:link w:val="Header"/>
    <w:uiPriority w:val="99"/>
    <w:rsid w:val="009228CB"/>
  </w:style>
  <w:style w:type="paragraph" w:styleId="Footer">
    <w:name w:val="footer"/>
    <w:basedOn w:val="Normal"/>
    <w:link w:val="FooterChar"/>
    <w:uiPriority w:val="99"/>
    <w:unhideWhenUsed/>
    <w:rsid w:val="009228CB"/>
    <w:pPr>
      <w:tabs>
        <w:tab w:val="center" w:pos="4819"/>
        <w:tab w:val="right" w:pos="9638"/>
      </w:tabs>
      <w:spacing w:after="0" w:line="240" w:lineRule="auto"/>
    </w:pPr>
  </w:style>
  <w:style w:type="character" w:customStyle="1" w:styleId="FooterChar">
    <w:name w:val="Footer Char"/>
    <w:basedOn w:val="DefaultParagraphFont"/>
    <w:link w:val="Footer"/>
    <w:uiPriority w:val="99"/>
    <w:rsid w:val="009228CB"/>
  </w:style>
  <w:style w:type="character" w:styleId="CommentReference">
    <w:name w:val="annotation reference"/>
    <w:basedOn w:val="DefaultParagraphFont"/>
    <w:uiPriority w:val="99"/>
    <w:semiHidden/>
    <w:unhideWhenUsed/>
    <w:rsid w:val="00490B03"/>
    <w:rPr>
      <w:sz w:val="16"/>
      <w:szCs w:val="16"/>
    </w:rPr>
  </w:style>
  <w:style w:type="paragraph" w:styleId="CommentText">
    <w:name w:val="annotation text"/>
    <w:basedOn w:val="Normal"/>
    <w:link w:val="CommentTextChar"/>
    <w:uiPriority w:val="99"/>
    <w:unhideWhenUsed/>
    <w:rsid w:val="00490B03"/>
    <w:pPr>
      <w:spacing w:after="0" w:line="240" w:lineRule="auto"/>
    </w:pPr>
    <w:rPr>
      <w:rFonts w:ascii="Times New Roman" w:hAnsi="Times New Roman"/>
      <w:color w:val="000000" w:themeColor="text1"/>
      <w:sz w:val="20"/>
      <w:szCs w:val="20"/>
      <w:lang w:val="en-GB"/>
    </w:rPr>
  </w:style>
  <w:style w:type="character" w:customStyle="1" w:styleId="CommentTextChar">
    <w:name w:val="Comment Text Char"/>
    <w:basedOn w:val="DefaultParagraphFont"/>
    <w:link w:val="CommentText"/>
    <w:uiPriority w:val="99"/>
    <w:rsid w:val="00490B03"/>
    <w:rPr>
      <w:rFonts w:ascii="Times New Roman" w:hAnsi="Times New Roman"/>
      <w:color w:val="000000" w:themeColor="text1"/>
      <w:sz w:val="20"/>
      <w:szCs w:val="20"/>
      <w:lang w:val="en-GB"/>
    </w:rPr>
  </w:style>
  <w:style w:type="paragraph" w:customStyle="1" w:styleId="EndNoteBibliographyTitle">
    <w:name w:val="EndNote Bibliography Title"/>
    <w:basedOn w:val="Normal"/>
    <w:link w:val="EndNoteBibliographyTitleChar"/>
    <w:rsid w:val="007B498E"/>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B498E"/>
    <w:rPr>
      <w:rFonts w:ascii="Calibri" w:hAnsi="Calibri" w:cs="Calibri"/>
      <w:noProof/>
      <w:lang w:val="en-US"/>
    </w:rPr>
  </w:style>
  <w:style w:type="paragraph" w:customStyle="1" w:styleId="EndNoteBibliography">
    <w:name w:val="EndNote Bibliography"/>
    <w:basedOn w:val="Normal"/>
    <w:link w:val="EndNoteBibliographyChar"/>
    <w:rsid w:val="007B498E"/>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B498E"/>
    <w:rPr>
      <w:rFonts w:ascii="Calibri" w:hAnsi="Calibri" w:cs="Calibri"/>
      <w:noProof/>
      <w:lang w:val="en-US"/>
    </w:rPr>
  </w:style>
  <w:style w:type="table" w:styleId="TableGrid">
    <w:name w:val="Table Grid"/>
    <w:basedOn w:val="TableNormal"/>
    <w:uiPriority w:val="39"/>
    <w:rsid w:val="00A92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05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005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org/10.5281/zenodo.21493995"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ED4C52-1EB7-4324-ADEE-C6A930FFD76A}">
  <ds:schemaRefs>
    <ds:schemaRef ds:uri="http://schemas.microsoft.com/sharepoint/v3/contenttype/forms"/>
  </ds:schemaRefs>
</ds:datastoreItem>
</file>

<file path=customXml/itemProps2.xml><?xml version="1.0" encoding="utf-8"?>
<ds:datastoreItem xmlns:ds="http://schemas.openxmlformats.org/officeDocument/2006/customXml" ds:itemID="{C945D5B1-C8CF-4485-819F-FA757BD0F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cbdd8-5dc2-42bc-880f-f8ab9f4152c3"/>
    <ds:schemaRef ds:uri="82c9e6dd-94a6-418d-b42f-1c863545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642F5B-CE81-45F6-B8D4-2CA73B1F27FB}">
  <ds:schemaRefs>
    <ds:schemaRef ds:uri="http://schemas.microsoft.com/office/2006/metadata/properties"/>
    <ds:schemaRef ds:uri="http://schemas.microsoft.com/office/infopath/2007/PartnerControls"/>
    <ds:schemaRef ds:uri="17bcbdd8-5dc2-42bc-880f-f8ab9f4152c3"/>
    <ds:schemaRef ds:uri="82c9e6dd-94a6-418d-b42f-1c863545706c"/>
  </ds:schemaRefs>
</ds:datastoreItem>
</file>

<file path=customXml/itemProps4.xml><?xml version="1.0" encoding="utf-8"?>
<ds:datastoreItem xmlns:ds="http://schemas.openxmlformats.org/officeDocument/2006/customXml" ds:itemID="{3183CA31-28E6-4B9A-A745-89C6C06E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4815</Words>
  <Characters>29372</Characters>
  <Application>Microsoft Office Word</Application>
  <DocSecurity>0</DocSecurity>
  <Lines>244</Lines>
  <Paragraphs>68</Paragraphs>
  <ScaleCrop>false</ScaleCrop>
  <Company>SDU</Company>
  <LinksUpToDate>false</LinksUpToDate>
  <CharactersWithSpaces>34119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Ofir Eriksen</cp:lastModifiedBy>
  <cp:revision>23</cp:revision>
  <dcterms:created xsi:type="dcterms:W3CDTF">2026-06-19T07:54:00Z</dcterms:created>
  <dcterms:modified xsi:type="dcterms:W3CDTF">2026-08-11T10:09:00Z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0x01010042BAABD6925F494496B934A5144B3566</vt:lpwstr>
  </property>
  <property fmtid="{D5CDD505-2E9C-101B-9397-08002B2CF9AE}" pid="3" name="MediaServiceImageTags">
    <vt:lpwstr/>
  </property>
</Properties>
</file>