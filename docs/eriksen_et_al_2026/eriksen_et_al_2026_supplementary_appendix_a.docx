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1049" w14:textId="11AE9817" w:rsidR="009F2618" w:rsidRPr="000F0CBE" w:rsidRDefault="003173D0" w:rsidP="000F0CBE">
      <w:pPr>
        <w:spacing w:before="0" w:after="120" w:line="240" w:lineRule="auto"/>
        <w:jc w:val="center"/>
        <w:rPr>
          <w:rFonts w:ascii="Times New Roman" w:hAnsi="Times New Roman" w:cs="Times New Roman"/>
          <w:b/>
          <w:bCs/>
          <w:sz w:val="28"/>
          <w:szCs w:val="28"/>
          <w:lang w:val="en-GB"/>
        </w:rPr>
      </w:pPr>
      <w:proofErr w:type="spellStart"/>
      <w:del w:id="15071" w:author="Albert Kwame Osei-Owusu" w:date="2026-09-13T09:00:00Z">
        <w:r>
          <w:rPr>
            <w:rFonts w:ascii="Times New Roman" w:hAnsi="Times New Roman" w:cs="Times New Roman"/>
            <w:b/>
            <w:bCs/>
            <w:sz w:val="28"/>
            <w:szCs w:val="28"/>
            <w:lang w:val="en-GB"/>
          </w:rPr>
          <w:delText xml:space="preserve">f</w:delText>
        </w:r>
      </w:del>
      <w:del w:id="17116" w:author="Albert Kwame Osei-Owusu" w:date="2026-09-14T09:00:00Z">
        <w:r w:rsidR="009F2618">
          <w:rPr>
            <w:rFonts w:ascii="Times New Roman" w:hAnsi="Times New Roman" w:cs="Times New Roman"/>
            <w:b/>
            <w:bCs/>
            <w:sz w:val="28"/>
            <w:szCs w:val="28"/>
            <w:lang w:val="en-GB"/>
          </w:rPr>
          <w:delText xml:space="preserve">Supplementary</w:delText>
        </w:r>
      </w:del>
      <w:ins w:id="17117" w:author="Albert Kwame Osei-Owusu" w:date="2026-09-14T09:00:00Z">
        <w:r w:rsidR="009F2618">
          <w:rPr>
            <w:rFonts w:ascii="Times New Roman" w:hAnsi="Times New Roman" w:cs="Times New Roman"/>
            <w:b/>
            <w:bCs/>
            <w:sz w:val="28"/>
            <w:szCs w:val="28"/>
            <w:lang w:val="en-GB"/>
          </w:rPr>
          <w:t xml:space="preserve">Appendix A. </w:t>
        </w:r>
      </w:ins>
      <w:proofErr w:type="spellEnd"/>
      <w:del w:id="120925" w:author="Albert Kwame Osei-Owusu" w:date="2026-09-14T16:00:00Z">
        <w:r w:rsidR="009F2618">
          <w:rPr>
            <w:rFonts w:ascii="Times New Roman" w:hAnsi="Times New Roman" w:cs="Times New Roman"/>
            <w:b/>
            <w:bCs/>
            <w:sz w:val="28"/>
            <w:szCs w:val="28"/>
            <w:lang w:val="en-GB"/>
          </w:rPr>
          <w:delText xml:space="preserve"> </w:delText>
        </w:r>
      </w:del>
      <w:del w:id="18118" w:author="Albert Kwame Osei-Owusu" w:date="2026-09-14T09:00:00Z">
        <w:r w:rsidR="009F2618">
          <w:rPr>
            <w:rFonts w:ascii="Times New Roman" w:hAnsi="Times New Roman" w:cs="Times New Roman"/>
            <w:b/>
            <w:bCs/>
            <w:sz w:val="28"/>
            <w:szCs w:val="28"/>
            <w:lang w:val="en-GB"/>
          </w:rPr>
          <w:delText xml:space="preserve">appendix</w:delText>
        </w:r>
      </w:del>
      <w:ins w:id="18119" w:author="Albert Kwame Osei-Owusu" w:date="2026-09-14T09:00:00Z">
        <w:r w:rsidR="009F2618">
          <w:rPr>
            <w:rFonts w:ascii="Times New Roman" w:hAnsi="Times New Roman" w:cs="Times New Roman"/>
            <w:b/>
            <w:bCs/>
            <w:sz w:val="28"/>
            <w:szCs w:val="28"/>
            <w:lang w:val="en-GB"/>
          </w:rPr>
          <w:t xml:space="preserve"/>
        </w:r>
      </w:ins>
      <w:del w:id="68605" w:author="Albert Kwame Osei-Owusu" w:date="2026-09-14T09:00:00Z">
        <w:r w:rsidR="009F2618">
          <w:rPr>
            <w:rFonts w:ascii="Times New Roman" w:hAnsi="Times New Roman" w:cs="Times New Roman"/>
            <w:b/>
            <w:bCs/>
            <w:sz w:val="28"/>
            <w:szCs w:val="28"/>
            <w:lang w:val="en-GB"/>
          </w:rPr>
          <w:delText xml:space="preserve"> </w:delText>
        </w:r>
      </w:del>
      <w:ins w:id="68606" w:author="Albert Kwame Osei-Owusu" w:date="2026-09-14T09:00:00Z">
        <w:r w:rsidR="009F2618">
          <w:rPr>
            <w:rFonts w:ascii="Times New Roman" w:hAnsi="Times New Roman" w:cs="Times New Roman"/>
            <w:b/>
            <w:bCs/>
            <w:sz w:val="28"/>
            <w:szCs w:val="28"/>
            <w:lang w:val="en-GB"/>
          </w:rPr>
          <w:t xml:space="preserve">Supplementary methods, data and results</w:t>
        </w:r>
      </w:ins>
    </w:p>
    <w:p w14:paraId="7B97636F" w14:textId="77777777" w:rsidR="004C3780" w:rsidRDefault="00FD10E8">
      <w:pPr>
        <w:spacing w:before="0" w:after="120" w:line="240" w:lineRule="auto"/>
        <w:jc w:val="center"/>
        <w:rPr>
          <w:rFonts w:ascii="Times New Roman" w:hAnsi="Times New Roman" w:cs="Times New Roman"/>
          <w:sz w:val="24"/>
          <w:szCs w:val="24"/>
          <w:lang w:val="en-GB"/>
        </w:rPr>
      </w:pPr>
      <w:del w:id="3433" w:author="Albert Kwame Osei-Owusu" w:date="2026-09-12T09:00:00Z">
        <w:r>
          <w:rPr>
            <w:rFonts w:ascii="Times New Roman" w:hAnsi="Times New Roman" w:cs="Times New Roman"/>
            <w:sz w:val="24"/>
            <w:szCs w:val="24"/>
            <w:lang w:val="en-GB"/>
          </w:rPr>
          <w:delText xml:space="preserve">The Geographical Displacement of Healthcare’s Environmental impacts: A Danish Input-Output Study</w:delText>
        </w:r>
      </w:del>
      <w:ins w:id="3434" w:author="Albert Kwame Osei-Owusu" w:date="2026-09-12T09:00:00Z">
        <w:r>
          <w:rPr>
            <w:rFonts w:ascii="Times New Roman" w:hAnsi="Times New Roman" w:cs="Times New Roman"/>
            <w:sz w:val="24"/>
            <w:szCs w:val="24"/>
            <w:lang w:val="en-GB"/>
          </w:rPr>
          <w:t xml:space="preserve">The environmental footprint of the Danish health care system: supply-chain origins and geographical displacement</w:t>
        </w:r>
      </w:ins>
    </w:p>
    <w:p>
      <w:pPr>
        <w:spacing w:before="0" w:after="240" w:line="240" w:lineRule="auto"/>
        <w:jc w:val="center"/>
        <w:rPr>
          <w:ins w:id="35240" w:author="Albert Kwame Osei-Owusu" w:date="2026-09-14T09:00:00Z"/>
          <w:rFonts w:ascii="Times New Roman" w:hAnsi="Times New Roman" w:cs="Times New Roman"/>
          <w:sz w:val="20"/>
          <w:szCs w:val="20"/>
          <w:lang w:val="en-GB"/>
        </w:rPr>
      </w:pPr>
      <w:ins w:id="35241" w:author="Albert Kwame Osei-Owusu" w:date="2026-09-14T09:00:00Z">
        <w:r>
          <w:rPr>
            <w:rFonts w:ascii="Times New Roman" w:hAnsi="Times New Roman" w:cs="Times New Roman"/>
            <w:sz w:val="20"/>
            <w:szCs w:val="20"/>
            <w:lang w:val="en-GB"/>
          </w:rPr>
          <w:t xml:space="preserve">Ofir Eriksen, Albert Kwame Osei-Owusu, Styrmir Gislason, Morten Birkved and Ciprian Cimpan</w:t>
        </w:r>
      </w:ins>
    </w:p>
    <w:p w14:paraId="0546D314" w14:textId="58C45F40" w:rsidR="00622A11" w:rsidRPr="000F0CBE" w:rsidRDefault="00622A11" w:rsidP="000F0CBE">
      <w:pPr>
        <w:spacing w:line="240" w:lineRule="auto"/>
        <w:rPr>
          <w:rFonts w:ascii="Times New Roman" w:hAnsi="Times New Roman" w:cs="Times New Roman"/>
          <w:sz w:val="20"/>
          <w:szCs w:val="20"/>
          <w:lang w:val="en-GB"/>
        </w:rPr>
      </w:pPr>
      <w:del w:id="35152" w:author="Albert Kwame Osei-Owusu" w:date="2026-09-12T09:00:00Z">
        <w:r>
          <w:rPr>
            <w:rFonts w:ascii="Times New Roman" w:hAnsi="Times New Roman" w:cs="Times New Roman"/>
            <w:sz w:val="20"/>
            <w:szCs w:val="20"/>
            <w:lang w:val="en-GB"/>
          </w:rPr>
          <w:delText xml:space="preserve">This document provides technical descriptions of the analytical framework, data sources, system boundaries, and calculations used to quantify the environmental footprint of the Danish </w:delText>
        </w:r>
      </w:del>
      <w:del w:id="4435" w:author="Albert Kwame Osei-Owusu" w:date="2026-09-12T09:00:00Z">
        <w:r>
          <w:rPr>
            <w:rFonts w:ascii="Times New Roman" w:hAnsi="Times New Roman" w:cs="Times New Roman"/>
            <w:sz w:val="20"/>
            <w:szCs w:val="20"/>
            <w:lang w:val="en-GB"/>
          </w:rPr>
          <w:delText xml:space="preserve">healthcare</w:delText>
        </w:r>
      </w:del>
      <w:ins w:id="4436" w:author="Albert Kwame Osei-Owusu" w:date="2026-09-12T09:00:00Z">
        <w:del w:id="35153" w:author="Albert Kwame Osei-Owusu" w:date="2026-09-12T09:00:00Z">
          <w:r>
            <w:rPr>
              <w:rFonts w:ascii="Times New Roman" w:hAnsi="Times New Roman" w:cs="Times New Roman"/>
              <w:sz w:val="20"/>
              <w:szCs w:val="20"/>
              <w:lang w:val="en-GB"/>
            </w:rPr>
            <w:delText xml:space="preserve">health care</w:delText>
          </w:r>
        </w:del>
      </w:ins>
      <w:del w:id="35154" w:author="Albert Kwame Osei-Owusu" w:date="2026-09-12T09:00:00Z">
        <w:r>
          <w:rPr>
            <w:rFonts w:ascii="Times New Roman" w:hAnsi="Times New Roman" w:cs="Times New Roman"/>
            <w:sz w:val="20"/>
            <w:szCs w:val="20"/>
            <w:lang w:val="en-GB"/>
          </w:rPr>
          <w:delText xml:space="preserve"> system </w:delText>
        </w:r>
      </w:del>
      <w:del w:id="35155" w:author="Albert Kwame Osei-Owusu" w:date="2026-09-12T09:00:00Z">
        <w:r w:rsidR="007304E5">
          <w:rPr>
            <w:rFonts w:ascii="Times New Roman" w:hAnsi="Times New Roman" w:cs="Times New Roman"/>
            <w:sz w:val="20"/>
            <w:szCs w:val="20"/>
            <w:lang w:val="en-GB"/>
          </w:rPr>
          <w:delText>(Main article)</w:delText>
        </w:r>
      </w:del>
      <w:del w:id="35156" w:author="Albert Kwame Osei-Owusu" w:date="2026-09-12T09:00:00Z">
        <w:r>
          <w:rPr>
            <w:rFonts w:ascii="Times New Roman" w:hAnsi="Times New Roman" w:cs="Times New Roman"/>
            <w:sz w:val="20"/>
            <w:szCs w:val="20"/>
            <w:lang w:val="en-GB"/>
          </w:rPr>
          <w:delText xml:space="preserve">. Its purpose is to facilitate transparency, traceability, and reproducibility of the results reported in the accompanying journal manuscript. Each section provides further details for reviewers and other readers to be able to dive into a more detailed version of methodology and results for a more thorough interpretation. </w:delText>
        </w:r>
      </w:del>
      <w:ins w:id="35158" w:author="Albert Kwame Osei-Owusu" w:date="2026-09-14T09:00:00Z">
        <w:r>
          <w:rPr>
            <w:rFonts w:ascii="Times New Roman" w:hAnsi="Times New Roman" w:cs="Times New Roman"/>
            <w:sz w:val="20"/>
            <w:szCs w:val="20"/>
            <w:lang w:val="en-GB"/>
          </w:rPr>
          <w:t xml:space="preserve">This appendix documents the analytical framework, data sources, system boundaries and calculations behind the environmental footprint of the Danish health care system reported in the main article, so that each result can be traced to its inputs and reproduced. The travel calculations are also provided as a spreadsheet in Appendix B.</w:t>
        </w:r>
      </w:ins>
    </w:p>
    <w:p w14:paraId="091C606A" w14:textId="77777777" w:rsidR="00D0193E" w:rsidRPr="000F0CBE" w:rsidRDefault="00D0193E" w:rsidP="000F0CBE">
      <w:pPr>
        <w:pStyle w:val="Heading1"/>
        <w:rPr>
          <w:lang w:val="en-GB"/>
        </w:rPr>
      </w:pPr>
      <w:del w:id="69607" w:author="Albert Kwame Osei-Owusu" w:date="2026-09-14T09:00:00Z">
        <w:r>
          <w:rPr>
            <w:lang w:val="en-GB"/>
          </w:rPr>
          <w:delText xml:space="preserve">Methods </w:delText>
        </w:r>
      </w:del>
      <w:ins w:id="69608" w:author="Albert Kwame Osei-Owusu" w:date="2026-09-14T09:00:00Z">
        <w:r>
          <w:rPr>
            <w:lang w:val="en-GB"/>
          </w:rPr>
          <w:t xml:space="preserve">Methods</w:t>
        </w:r>
      </w:ins>
    </w:p>
    <w:p w14:paraId="20AB7430" w14:textId="77777777" w:rsidR="009E6028" w:rsidRPr="000F0CBE" w:rsidRDefault="009E6028" w:rsidP="000F0CBE">
      <w:pPr>
        <w:spacing w:line="240" w:lineRule="auto"/>
        <w:rPr>
          <w:rFonts w:ascii="Times New Roman" w:hAnsi="Times New Roman" w:cs="Times New Roman"/>
          <w:sz w:val="20"/>
          <w:szCs w:val="20"/>
        </w:rPr>
      </w:pPr>
      <w:r>
        <w:rPr>
          <w:rFonts w:ascii="Times New Roman" w:hAnsi="Times New Roman" w:cs="Times New Roman"/>
          <w:sz w:val="20"/>
          <w:szCs w:val="20"/>
        </w:rPr>
        <w:t xml:space="preserve">The </w:t>
      </w:r>
      <w:proofErr w:type="spellStart"/>
      <w:r>
        <w:rPr>
          <w:rFonts w:ascii="Times New Roman" w:hAnsi="Times New Roman" w:cs="Times New Roman"/>
          <w:sz w:val="20"/>
          <w:szCs w:val="20"/>
        </w:rPr>
        <w:t>analysis</w:t>
      </w:r>
      <w:proofErr w:type="spellEnd"/>
      <w:r>
        <w:rPr>
          <w:rFonts w:ascii="Times New Roman" w:hAnsi="Times New Roman" w:cs="Times New Roman"/>
          <w:sz w:val="20"/>
          <w:szCs w:val="20"/>
        </w:rPr>
        <w:t xml:space="preserve"> covers </w:t>
      </w:r>
      <w:proofErr w:type="spellStart"/>
      <w:r>
        <w:rPr>
          <w:rFonts w:ascii="Times New Roman" w:hAnsi="Times New Roman" w:cs="Times New Roman"/>
          <w:sz w:val="20"/>
          <w:szCs w:val="20"/>
        </w:rPr>
        <w:t>five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impact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categories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climate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change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material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extraction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blue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water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consumption</w:t>
      </w:r>
      <w:proofErr w:type="spellEnd"/>
      <w:r>
        <w:rPr>
          <w:rFonts w:ascii="Times New Roman" w:hAnsi="Times New Roman" w:cs="Times New Roman"/>
          <w:sz w:val="20"/>
          <w:szCs w:val="20"/>
        </w:rPr>
        <w:t xml:space="preserve">, </w:t>
      </w:r>
      <w:del w:id="70614" w:author="Albert Kwame Osei-Owusu" w:date="2026-09-14T09:00:00Z">
        <w:r>
          <w:rPr>
            <w:rFonts w:ascii="Times New Roman" w:hAnsi="Times New Roman" w:cs="Times New Roman"/>
            <w:sz w:val="20"/>
            <w:szCs w:val="20"/>
          </w:rPr>
          <w:delText xml:space="preserve">land </w:delText>
        </w:r>
      </w:del>
      <w:proofErr w:type="spellStart"/>
      <w:del w:id="70613" w:author="Albert Kwame Osei-Owusu" w:date="2026-09-14T09:00:00Z">
        <w:r>
          <w:rPr>
            <w:rFonts w:ascii="Times New Roman" w:hAnsi="Times New Roman" w:cs="Times New Roman"/>
            <w:sz w:val="20"/>
            <w:szCs w:val="20"/>
          </w:rPr>
          <w:delText xml:space="preserve">use</w:delText>
        </w:r>
      </w:del>
      <w:proofErr w:type="spellEnd"/>
      <w:del w:id="70612" w:author="Albert Kwame Osei-Owusu" w:date="2026-09-14T09:00:00Z">
        <w:r>
          <w:rPr>
            <w:rFonts w:ascii="Times New Roman" w:hAnsi="Times New Roman" w:cs="Times New Roman"/>
            <w:sz w:val="20"/>
            <w:szCs w:val="20"/>
          </w:rPr>
          <w:delText xml:space="preserve">, and </w:delText>
        </w:r>
      </w:del>
      <w:proofErr w:type="spellStart"/>
      <w:del w:id="70611" w:author="Albert Kwame Osei-Owusu" w:date="2026-09-14T09:00:00Z">
        <w:r>
          <w:rPr>
            <w:rFonts w:ascii="Times New Roman" w:hAnsi="Times New Roman" w:cs="Times New Roman"/>
            <w:sz w:val="20"/>
            <w:szCs w:val="20"/>
          </w:rPr>
          <w:delText xml:space="preserve">waste</w:delText>
        </w:r>
      </w:del>
      <w:proofErr w:type="spellEnd"/>
      <w:del w:id="70609" w:author="Albert Kwame Osei-Owusu" w:date="2026-09-14T09:00:00Z">
        <w:r>
          <w:rPr>
            <w:rFonts w:ascii="Times New Roman" w:hAnsi="Times New Roman" w:cs="Times New Roman"/>
            <w:sz w:val="20"/>
            <w:szCs w:val="20"/>
          </w:rPr>
          <w:delText xml:space="preserve"> generation</w:delText>
        </w:r>
      </w:del>
      <w:ins w:id="70610" w:author="Albert Kwame Osei-Owusu" w:date="2026-09-14T09:00:00Z">
        <w:r>
          <w:rPr>
            <w:rFonts w:ascii="Times New Roman" w:hAnsi="Times New Roman" w:cs="Times New Roman"/>
            <w:sz w:val="20"/>
            <w:szCs w:val="20"/>
          </w:rPr>
          <w:t xml:space="preserve">land use and waste generation</w:t>
        </w:r>
      </w:ins>
      <w:r>
        <w:rPr>
          <w:rFonts w:ascii="Times New Roman" w:hAnsi="Times New Roman" w:cs="Times New Roman"/>
          <w:sz w:val="20"/>
          <w:szCs w:val="20"/>
        </w:rPr>
        <w:t xml:space="preserve">. </w:t>
      </w:r>
      <w:del w:id="123368" w:author="Albert Kwame Osei-Owusu" w:date="2026-10-21T20:00:00Z">
        <w:r>
          <w:rPr>
            <w:rFonts w:ascii="Times New Roman" w:hAnsi="Times New Roman" w:cs="Times New Roman"/>
            <w:sz w:val="20"/>
            <w:szCs w:val="20"/>
          </w:rPr>
          <w:delText xml:space="preserve">By </w:delText>
        </w:r>
      </w:del>
      <w:proofErr w:type="spellStart"/>
      <w:del w:id="123369" w:author="Albert Kwame Osei-Owusu" w:date="2026-10-21T20:00:00Z">
        <w:r>
          <w:rPr>
            <w:rFonts w:ascii="Times New Roman" w:hAnsi="Times New Roman" w:cs="Times New Roman"/>
            <w:sz w:val="20"/>
            <w:szCs w:val="20"/>
          </w:rPr>
          <w:delText>applying</w:delText>
        </w:r>
      </w:del>
      <w:proofErr w:type="spellEnd"/>
      <w:del w:id="123370" w:author="Albert Kwame Osei-Owusu" w:date="2026-10-21T20:00:00Z">
        <w:r>
          <w:rPr>
            <w:rFonts w:ascii="Times New Roman" w:hAnsi="Times New Roman" w:cs="Times New Roman"/>
            <w:sz w:val="20"/>
            <w:szCs w:val="20"/>
          </w:rPr>
          <w:delText xml:space="preserve"> a </w:delText>
        </w:r>
      </w:del>
      <w:proofErr w:type="spellStart"/>
      <w:del w:id="123371" w:author="Albert Kwame Osei-Owusu" w:date="2026-10-21T20:00:00Z">
        <w:r>
          <w:rPr>
            <w:rFonts w:ascii="Times New Roman" w:hAnsi="Times New Roman" w:cs="Times New Roman"/>
            <w:sz w:val="20"/>
            <w:szCs w:val="20"/>
          </w:rPr>
          <w:delText>methodology</w:delText>
        </w:r>
      </w:del>
      <w:proofErr w:type="spellEnd"/>
      <w:del w:id="123372" w:author="Albert Kwame Osei-Owusu" w:date="2026-10-21T20:00:00Z">
        <w:r>
          <w:rPr>
            <w:rFonts w:ascii="Times New Roman" w:hAnsi="Times New Roman" w:cs="Times New Roman"/>
            <w:sz w:val="20"/>
            <w:szCs w:val="20"/>
          </w:rPr>
          <w:delText xml:space="preserve"> </w:delText>
        </w:r>
      </w:del>
      <w:proofErr w:type="spellStart"/>
      <w:del w:id="123373" w:author="Albert Kwame Osei-Owusu" w:date="2026-10-21T20:00:00Z">
        <w:r>
          <w:rPr>
            <w:rFonts w:ascii="Times New Roman" w:hAnsi="Times New Roman" w:cs="Times New Roman"/>
            <w:sz w:val="20"/>
            <w:szCs w:val="20"/>
          </w:rPr>
          <w:delText>consistent</w:delText>
        </w:r>
      </w:del>
      <w:proofErr w:type="spellEnd"/>
      <w:del w:id="123374" w:author="Albert Kwame Osei-Owusu" w:date="2026-10-21T20:00:00Z">
        <w:r>
          <w:rPr>
            <w:rFonts w:ascii="Times New Roman" w:hAnsi="Times New Roman" w:cs="Times New Roman"/>
            <w:sz w:val="20"/>
            <w:szCs w:val="20"/>
          </w:rPr>
          <w:delText xml:space="preserve"> with </w:delText>
        </w:r>
      </w:del>
      <w:proofErr w:type="spellStart"/>
      <w:del w:id="123375" w:author="Albert Kwame Osei-Owusu" w:date="2026-10-21T20:00:00Z">
        <w:r>
          <w:rPr>
            <w:rFonts w:ascii="Times New Roman" w:hAnsi="Times New Roman" w:cs="Times New Roman"/>
            <w:sz w:val="20"/>
            <w:szCs w:val="20"/>
          </w:rPr>
          <w:delText>previous</w:delText>
        </w:r>
      </w:del>
      <w:proofErr w:type="spellEnd"/>
      <w:del w:id="123376" w:author="Albert Kwame Osei-Owusu" w:date="2026-10-21T20:00:00Z">
        <w:r>
          <w:rPr>
            <w:rFonts w:ascii="Times New Roman" w:hAnsi="Times New Roman" w:cs="Times New Roman"/>
            <w:sz w:val="20"/>
            <w:szCs w:val="20"/>
          </w:rPr>
          <w:delText xml:space="preserve"> international studies </w:delText>
        </w:r>
      </w:del>
      <w:proofErr w:type="spellStart"/>
      <w:del w:id="123377" w:author="Albert Kwame Osei-Owusu" w:date="2026-10-21T20:00:00Z">
        <w:r>
          <w:rPr>
            <w:rFonts w:ascii="Times New Roman" w:hAnsi="Times New Roman" w:cs="Times New Roman"/>
            <w:sz w:val="20"/>
            <w:szCs w:val="20"/>
          </w:rPr>
          <w:delText>while</w:delText>
        </w:r>
      </w:del>
      <w:proofErr w:type="spellEnd"/>
      <w:del w:id="123378" w:author="Albert Kwame Osei-Owusu" w:date="2026-10-21T20:00:00Z">
        <w:r>
          <w:rPr>
            <w:rFonts w:ascii="Times New Roman" w:hAnsi="Times New Roman" w:cs="Times New Roman"/>
            <w:sz w:val="20"/>
            <w:szCs w:val="20"/>
          </w:rPr>
          <w:delText xml:space="preserve"> </w:delText>
        </w:r>
      </w:del>
      <w:proofErr w:type="spellStart"/>
      <w:del w:id="123379" w:author="Albert Kwame Osei-Owusu" w:date="2026-10-21T20:00:00Z">
        <w:r>
          <w:rPr>
            <w:rFonts w:ascii="Times New Roman" w:hAnsi="Times New Roman" w:cs="Times New Roman"/>
            <w:sz w:val="20"/>
            <w:szCs w:val="20"/>
          </w:rPr>
          <w:delText>using</w:delText>
        </w:r>
      </w:del>
      <w:proofErr w:type="spellEnd"/>
      <w:del w:id="123380" w:author="Albert Kwame Osei-Owusu" w:date="2026-10-21T20:00:00Z">
        <w:r>
          <w:rPr>
            <w:rFonts w:ascii="Times New Roman" w:hAnsi="Times New Roman" w:cs="Times New Roman"/>
            <w:sz w:val="20"/>
            <w:szCs w:val="20"/>
          </w:rPr>
          <w:delText xml:space="preserve"> Danish data and system </w:delText>
        </w:r>
      </w:del>
      <w:proofErr w:type="spellStart"/>
      <w:del w:id="123381" w:author="Albert Kwame Osei-Owusu" w:date="2026-10-21T20:00:00Z">
        <w:r>
          <w:rPr>
            <w:rFonts w:ascii="Times New Roman" w:hAnsi="Times New Roman" w:cs="Times New Roman"/>
            <w:sz w:val="20"/>
            <w:szCs w:val="20"/>
          </w:rPr>
          <w:delText>boundaries</w:delText>
        </w:r>
      </w:del>
      <w:proofErr w:type="spellEnd"/>
      <w:del w:id="123382" w:author="Albert Kwame Osei-Owusu" w:date="2026-10-21T20:00:00Z">
        <w:r>
          <w:rPr>
            <w:rFonts w:ascii="Times New Roman" w:hAnsi="Times New Roman" w:cs="Times New Roman"/>
            <w:sz w:val="20"/>
            <w:szCs w:val="20"/>
          </w:rPr>
          <w:delText xml:space="preserve">, </w:delText>
        </w:r>
      </w:del>
      <w:proofErr w:type="spellStart"/>
      <w:del w:id="123383" w:author="Albert Kwame Osei-Owusu" w:date="2026-10-21T20:00:00Z">
        <w:r>
          <w:rPr>
            <w:rFonts w:ascii="Times New Roman" w:hAnsi="Times New Roman" w:cs="Times New Roman"/>
            <w:sz w:val="20"/>
            <w:szCs w:val="20"/>
          </w:rPr>
          <w:delText>this</w:delText>
        </w:r>
      </w:del>
      <w:proofErr w:type="spellEnd"/>
      <w:del w:id="123384" w:author="Albert Kwame Osei-Owusu" w:date="2026-10-21T20:00:00Z">
        <w:r>
          <w:rPr>
            <w:rFonts w:ascii="Times New Roman" w:hAnsi="Times New Roman" w:cs="Times New Roman"/>
            <w:sz w:val="20"/>
            <w:szCs w:val="20"/>
          </w:rPr>
          <w:delText xml:space="preserve"> </w:delText>
        </w:r>
      </w:del>
      <w:proofErr w:type="spellStart"/>
      <w:del w:id="123385" w:author="Albert Kwame Osei-Owusu" w:date="2026-10-21T20:00:00Z">
        <w:r>
          <w:rPr>
            <w:rFonts w:ascii="Times New Roman" w:hAnsi="Times New Roman" w:cs="Times New Roman"/>
            <w:sz w:val="20"/>
            <w:szCs w:val="20"/>
          </w:rPr>
          <w:delText>study</w:delText>
        </w:r>
      </w:del>
      <w:proofErr w:type="spellEnd"/>
      <w:del w:id="123386" w:author="Albert Kwame Osei-Owusu" w:date="2026-10-21T20:00:00Z">
        <w:r>
          <w:rPr>
            <w:rFonts w:ascii="Times New Roman" w:hAnsi="Times New Roman" w:cs="Times New Roman"/>
            <w:sz w:val="20"/>
            <w:szCs w:val="20"/>
          </w:rPr>
          <w:delText xml:space="preserve"> provides a </w:delText>
        </w:r>
      </w:del>
      <w:proofErr w:type="spellStart"/>
      <w:del w:id="123387" w:author="Albert Kwame Osei-Owusu" w:date="2026-10-21T20:00:00Z">
        <w:r>
          <w:rPr>
            <w:rFonts w:ascii="Times New Roman" w:hAnsi="Times New Roman" w:cs="Times New Roman"/>
            <w:sz w:val="20"/>
            <w:szCs w:val="20"/>
          </w:rPr>
          <w:delText>systemic</w:delText>
        </w:r>
      </w:del>
      <w:proofErr w:type="spellEnd"/>
      <w:del w:id="123388" w:author="Albert Kwame Osei-Owusu" w:date="2026-10-21T20:00:00Z">
        <w:r>
          <w:rPr>
            <w:rFonts w:ascii="Times New Roman" w:hAnsi="Times New Roman" w:cs="Times New Roman"/>
            <w:sz w:val="20"/>
            <w:szCs w:val="20"/>
          </w:rPr>
          <w:delText xml:space="preserve"> </w:delText>
        </w:r>
      </w:del>
      <w:proofErr w:type="spellStart"/>
      <w:del w:id="123389" w:author="Albert Kwame Osei-Owusu" w:date="2026-10-21T20:00:00Z">
        <w:r>
          <w:rPr>
            <w:rFonts w:ascii="Times New Roman" w:hAnsi="Times New Roman" w:cs="Times New Roman"/>
            <w:sz w:val="20"/>
            <w:szCs w:val="20"/>
          </w:rPr>
          <w:delText>perspective</w:delText>
        </w:r>
      </w:del>
      <w:proofErr w:type="spellEnd"/>
      <w:del w:id="123390" w:author="Albert Kwame Osei-Owusu" w:date="2026-10-21T20:00:00Z">
        <w:r>
          <w:rPr>
            <w:rFonts w:ascii="Times New Roman" w:hAnsi="Times New Roman" w:cs="Times New Roman"/>
            <w:sz w:val="20"/>
            <w:szCs w:val="20"/>
          </w:rPr>
          <w:delText xml:space="preserve"> on the </w:delText>
        </w:r>
      </w:del>
      <w:proofErr w:type="spellStart"/>
      <w:del w:id="123391" w:author="Albert Kwame Osei-Owusu" w:date="2026-10-21T20:00:00Z">
        <w:r>
          <w:rPr>
            <w:rFonts w:ascii="Times New Roman" w:hAnsi="Times New Roman" w:cs="Times New Roman"/>
            <w:sz w:val="20"/>
            <w:szCs w:val="20"/>
          </w:rPr>
          <w:delText>environmental</w:delText>
        </w:r>
      </w:del>
      <w:proofErr w:type="spellEnd"/>
      <w:del w:id="123392" w:author="Albert Kwame Osei-Owusu" w:date="2026-10-21T20:00:00Z">
        <w:r>
          <w:rPr>
            <w:rFonts w:ascii="Times New Roman" w:hAnsi="Times New Roman" w:cs="Times New Roman"/>
            <w:sz w:val="20"/>
            <w:szCs w:val="20"/>
          </w:rPr>
          <w:delText xml:space="preserve"> </w:delText>
        </w:r>
      </w:del>
      <w:proofErr w:type="spellStart"/>
      <w:del w:id="123393" w:author="Albert Kwame Osei-Owusu" w:date="2026-10-21T20:00:00Z">
        <w:r>
          <w:rPr>
            <w:rFonts w:ascii="Times New Roman" w:hAnsi="Times New Roman" w:cs="Times New Roman"/>
            <w:sz w:val="20"/>
            <w:szCs w:val="20"/>
          </w:rPr>
          <w:delText>impacts</w:delText>
        </w:r>
      </w:del>
      <w:proofErr w:type="spellEnd"/>
      <w:del w:id="123394" w:author="Albert Kwame Osei-Owusu" w:date="2026-10-21T20:00:00Z">
        <w:r>
          <w:rPr>
            <w:rFonts w:ascii="Times New Roman" w:hAnsi="Times New Roman" w:cs="Times New Roman"/>
            <w:sz w:val="20"/>
            <w:szCs w:val="20"/>
          </w:rPr>
          <w:delText xml:space="preserve"> </w:delText>
        </w:r>
      </w:del>
      <w:proofErr w:type="spellStart"/>
      <w:del w:id="123395" w:author="Albert Kwame Osei-Owusu" w:date="2026-10-21T20:00:00Z">
        <w:r>
          <w:rPr>
            <w:rFonts w:ascii="Times New Roman" w:hAnsi="Times New Roman" w:cs="Times New Roman"/>
            <w:sz w:val="20"/>
            <w:szCs w:val="20"/>
          </w:rPr>
          <w:delText>associated</w:delText>
        </w:r>
      </w:del>
      <w:proofErr w:type="spellEnd"/>
      <w:del w:id="123396" w:author="Albert Kwame Osei-Owusu" w:date="2026-10-21T20:00:00Z">
        <w:r>
          <w:rPr>
            <w:rFonts w:ascii="Times New Roman" w:hAnsi="Times New Roman" w:cs="Times New Roman"/>
            <w:sz w:val="20"/>
            <w:szCs w:val="20"/>
          </w:rPr>
          <w:delText xml:space="preserve"> with Danish </w:delText>
        </w:r>
      </w:del>
      <w:proofErr w:type="spellStart"/>
      <w:del w:id="4437" w:author="Albert Kwame Osei-Owusu" w:date="2026-09-12T09:00:00Z">
        <w:r>
          <w:rPr>
            <w:rFonts w:ascii="Times New Roman" w:hAnsi="Times New Roman" w:cs="Times New Roman"/>
            <w:sz w:val="20"/>
            <w:szCs w:val="20"/>
          </w:rPr>
          <w:delText xml:space="preserve">healthcare</w:delText>
        </w:r>
      </w:del>
      <w:proofErr w:type="spellEnd"/>
      <w:del w:id="123397" w:author="Albert Kwame Osei-Owusu" w:date="2026-10-21T20:00:00Z">
        <w:r>
          <w:rPr>
            <w:rFonts w:ascii="Times New Roman" w:hAnsi="Times New Roman" w:cs="Times New Roman"/>
            <w:sz w:val="20"/>
            <w:szCs w:val="20"/>
          </w:rPr>
          <w:delText xml:space="preserve"> and the </w:delText>
        </w:r>
      </w:del>
      <w:proofErr w:type="spellStart"/>
      <w:del w:id="123398" w:author="Albert Kwame Osei-Owusu" w:date="2026-10-21T20:00:00Z">
        <w:r>
          <w:rPr>
            <w:rFonts w:ascii="Times New Roman" w:hAnsi="Times New Roman" w:cs="Times New Roman"/>
            <w:sz w:val="20"/>
            <w:szCs w:val="20"/>
          </w:rPr>
          <w:delText>activities</w:delText>
        </w:r>
      </w:del>
      <w:proofErr w:type="spellEnd"/>
      <w:del w:id="123399" w:author="Albert Kwame Osei-Owusu" w:date="2026-10-21T20:00:00Z">
        <w:r>
          <w:rPr>
            <w:rFonts w:ascii="Times New Roman" w:hAnsi="Times New Roman" w:cs="Times New Roman"/>
            <w:sz w:val="20"/>
            <w:szCs w:val="20"/>
          </w:rPr>
          <w:delText xml:space="preserve"> </w:delText>
        </w:r>
      </w:del>
      <w:proofErr w:type="spellStart"/>
      <w:del w:id="123400" w:author="Albert Kwame Osei-Owusu" w:date="2026-10-21T20:00:00Z">
        <w:r>
          <w:rPr>
            <w:rFonts w:ascii="Times New Roman" w:hAnsi="Times New Roman" w:cs="Times New Roman"/>
            <w:sz w:val="20"/>
            <w:szCs w:val="20"/>
          </w:rPr>
          <w:delText>that</w:delText>
        </w:r>
      </w:del>
      <w:proofErr w:type="spellEnd"/>
      <w:del w:id="123401" w:author="Albert Kwame Osei-Owusu" w:date="2026-10-21T20:00:00Z">
        <w:r>
          <w:rPr>
            <w:rFonts w:ascii="Times New Roman" w:hAnsi="Times New Roman" w:cs="Times New Roman"/>
            <w:sz w:val="20"/>
            <w:szCs w:val="20"/>
          </w:rPr>
          <w:delText xml:space="preserve"> drive </w:delText>
        </w:r>
      </w:del>
      <w:proofErr w:type="spellStart"/>
      <w:del w:id="123402" w:author="Albert Kwame Osei-Owusu" w:date="2026-10-21T20:00:00Z">
        <w:r>
          <w:rPr>
            <w:rFonts w:ascii="Times New Roman" w:hAnsi="Times New Roman" w:cs="Times New Roman"/>
            <w:sz w:val="20"/>
            <w:szCs w:val="20"/>
          </w:rPr>
          <w:delText>them</w:delText>
        </w:r>
      </w:del>
      <w:proofErr w:type="spellEnd"/>
      <w:del w:id="123403" w:author="Albert Kwame Osei-Owusu" w:date="2026-10-21T20:00:00Z">
        <w:r>
          <w:rPr>
            <w:rFonts w:ascii="Times New Roman" w:hAnsi="Times New Roman" w:cs="Times New Roman"/>
            <w:sz w:val="20"/>
            <w:szCs w:val="20"/>
          </w:rPr>
          <w:delText xml:space="preserve">. </w:delText>
        </w:r>
      </w:del>
      <w:ins w:id="123404" w:author="Albert Kwame Osei-Owusu" w:date="2026-10-21T20:00:00Z">
        <w:r>
          <w:rPr>
            <w:rFonts w:ascii="Times New Roman" w:hAnsi="Times New Roman" w:cs="Times New Roman"/>
            <w:sz w:val="20"/>
            <w:szCs w:val="20"/>
          </w:rPr>
          <w:t xml:space="preserve">Health care is defined here as health and social care services (including residential care and elder care), pharmaceutical and other medical products, and therapeutic appliances and equipment.</w:t>
        </w:r>
      </w:ins>
      <w:del w:id="4483" w:author="Albert Kwame Osei-Owusu" w:date="2026-09-12T09:00:00Z">
        <w:r>
          <w:rPr>
            <w:rFonts w:ascii="Times New Roman" w:hAnsi="Times New Roman" w:cs="Times New Roman"/>
            <w:sz w:val="20"/>
            <w:szCs w:val="20"/>
          </w:rPr>
          <w:delText xml:space="preserve">Healthcare</w:delText>
        </w:r>
      </w:del>
      <w:del w:id="71622" w:author="Albert Kwame Osei-Owusu" w:date="2026-09-14T09:00:00Z">
        <w:r>
          <w:rPr>
            <w:rFonts w:ascii="Times New Roman" w:hAnsi="Times New Roman" w:cs="Times New Roman"/>
            <w:sz w:val="20"/>
            <w:szCs w:val="20"/>
          </w:rPr>
          <w:delText xml:space="preserve"> in </w:delText>
        </w:r>
      </w:del>
      <w:proofErr w:type="spellStart"/>
      <w:del w:id="71621" w:author="Albert Kwame Osei-Owusu" w:date="2026-09-14T09:00:00Z">
        <w:r>
          <w:rPr>
            <w:rFonts w:ascii="Times New Roman" w:hAnsi="Times New Roman" w:cs="Times New Roman"/>
            <w:sz w:val="20"/>
            <w:szCs w:val="20"/>
          </w:rPr>
          <w:delText xml:space="preserve">this</w:delText>
        </w:r>
      </w:del>
      <w:proofErr w:type="spellEnd"/>
      <w:del w:id="71620" w:author="Albert Kwame Osei-Owusu" w:date="2026-09-14T09:00:00Z">
        <w:r>
          <w:rPr>
            <w:rFonts w:ascii="Times New Roman" w:hAnsi="Times New Roman" w:cs="Times New Roman"/>
            <w:sz w:val="20"/>
            <w:szCs w:val="20"/>
          </w:rPr>
          <w:delText xml:space="preserve"> </w:delText>
        </w:r>
      </w:del>
      <w:proofErr w:type="spellStart"/>
      <w:del w:id="71619" w:author="Albert Kwame Osei-Owusu" w:date="2026-09-14T09:00:00Z">
        <w:r>
          <w:rPr>
            <w:rFonts w:ascii="Times New Roman" w:hAnsi="Times New Roman" w:cs="Times New Roman"/>
            <w:sz w:val="20"/>
            <w:szCs w:val="20"/>
          </w:rPr>
          <w:delText xml:space="preserve">scope</w:delText>
        </w:r>
      </w:del>
      <w:proofErr w:type="spellEnd"/>
      <w:del w:id="71618" w:author="Albert Kwame Osei-Owusu" w:date="2026-09-14T09:00:00Z">
        <w:r>
          <w:rPr>
            <w:rFonts w:ascii="Times New Roman" w:hAnsi="Times New Roman" w:cs="Times New Roman"/>
            <w:sz w:val="20"/>
            <w:szCs w:val="20"/>
          </w:rPr>
          <w:delText xml:space="preserve"> is </w:delText>
        </w:r>
      </w:del>
      <w:proofErr w:type="spellStart"/>
      <w:del w:id="71617" w:author="Albert Kwame Osei-Owusu" w:date="2026-09-14T09:00:00Z">
        <w:r>
          <w:rPr>
            <w:rFonts w:ascii="Times New Roman" w:hAnsi="Times New Roman" w:cs="Times New Roman"/>
            <w:sz w:val="20"/>
            <w:szCs w:val="20"/>
          </w:rPr>
          <w:delText xml:space="preserve">defined</w:delText>
        </w:r>
      </w:del>
      <w:proofErr w:type="spellEnd"/>
      <w:del w:id="71615" w:author="Albert Kwame Osei-Owusu" w:date="2026-09-14T09:00:00Z">
        <w:r>
          <w:rPr>
            <w:rFonts w:ascii="Times New Roman" w:hAnsi="Times New Roman" w:cs="Times New Roman"/>
            <w:sz w:val="20"/>
            <w:szCs w:val="20"/>
          </w:rPr>
          <w:delText xml:space="preserve"> as: </w:delText>
        </w:r>
      </w:del>
    </w:p>
    <w:p w14:paraId="6C951952" w14:textId="77777777" w:rsidR="009E6028" w:rsidRPr="000F0CBE" w:rsidRDefault="009E6028" w:rsidP="000F0CBE">
      <w:pPr>
        <w:spacing w:after="360" w:line="240" w:lineRule="auto"/>
        <w:jc w:val="center"/>
        <w:rPr>
          <w:del w:id="123358" w:author="Albert Kwame Osei-Owusu" w:date="2026-10-21T20:00:00Z"/>
          <w:rFonts w:ascii="Times New Roman" w:hAnsi="Times New Roman" w:cs="Times New Roman"/>
          <w:i/>
          <w:iCs/>
          <w:sz w:val="20"/>
          <w:szCs w:val="20"/>
        </w:rPr>
      </w:pPr>
      <w:del w:id="120943" w:author="Albert Kwame Osei-Owusu" w:date="2026-09-14T16:00:00Z">
        <w:r>
          <w:rPr>
            <w:rFonts w:ascii="Times New Roman" w:hAnsi="Times New Roman" w:cs="Times New Roman"/>
            <w:i/>
            <w:iCs/>
            <w:sz w:val="20"/>
            <w:szCs w:val="20"/>
          </w:rPr>
          <w:delText xml:space="preserve">“</w:delText>
        </w:r>
      </w:del>
      <w:del w:id="123355" w:author="Albert Kwame Osei-Owusu" w:date="2026-10-21T20:00:00Z">
        <w:r>
          <w:rPr>
            <w:rFonts w:ascii="Times New Roman" w:hAnsi="Times New Roman" w:cs="Times New Roman"/>
            <w:i/>
            <w:iCs/>
            <w:sz w:val="20"/>
            <w:szCs w:val="20"/>
          </w:rPr>
          <w:delText xml:space="preserve">Health and social </w:delText>
        </w:r>
      </w:del>
      <w:proofErr w:type="spellStart"/>
      <w:del w:id="123356" w:author="Albert Kwame Osei-Owusu" w:date="2026-10-21T20:00:00Z">
        <w:r>
          <w:rPr>
            <w:rFonts w:ascii="Times New Roman" w:hAnsi="Times New Roman" w:cs="Times New Roman"/>
            <w:i/>
            <w:iCs/>
            <w:sz w:val="20"/>
            <w:szCs w:val="20"/>
          </w:rPr>
          <w:delText>care</w:delText>
        </w:r>
      </w:del>
      <w:proofErr w:type="spellEnd"/>
      <w:del w:id="123357" w:author="Albert Kwame Osei-Owusu" w:date="2026-10-21T20:00:00Z">
        <w:r>
          <w:rPr>
            <w:rFonts w:ascii="Times New Roman" w:hAnsi="Times New Roman" w:cs="Times New Roman"/>
            <w:i/>
            <w:iCs/>
            <w:sz w:val="20"/>
            <w:szCs w:val="20"/>
          </w:rPr>
          <w:delText xml:space="preserve"> services </w:delText>
        </w:r>
      </w:del>
      <w:del w:id="72644" w:author="Albert Kwame Osei-Owusu" w:date="2026-09-14T09:00:00Z">
        <w:r>
          <w:rPr>
            <w:rFonts w:ascii="Times New Roman" w:hAnsi="Times New Roman" w:cs="Times New Roman"/>
            <w:i/>
            <w:iCs/>
            <w:sz w:val="20"/>
            <w:szCs w:val="20"/>
          </w:rPr>
          <w:delText xml:space="preserve">(</w:delText>
        </w:r>
      </w:del>
      <w:proofErr w:type="spellStart"/>
      <w:del w:id="72643" w:author="Albert Kwame Osei-Owusu" w:date="2026-09-14T09:00:00Z">
        <w:r>
          <w:rPr>
            <w:rFonts w:ascii="Times New Roman" w:hAnsi="Times New Roman" w:cs="Times New Roman"/>
            <w:i/>
            <w:iCs/>
            <w:sz w:val="20"/>
            <w:szCs w:val="20"/>
          </w:rPr>
          <w:delText xml:space="preserve">including</w:delText>
        </w:r>
      </w:del>
      <w:proofErr w:type="spellEnd"/>
      <w:del w:id="72642" w:author="Albert Kwame Osei-Owusu" w:date="2026-09-14T09:00:00Z">
        <w:r>
          <w:rPr>
            <w:rFonts w:ascii="Times New Roman" w:hAnsi="Times New Roman" w:cs="Times New Roman"/>
            <w:i/>
            <w:iCs/>
            <w:sz w:val="20"/>
            <w:szCs w:val="20"/>
          </w:rPr>
          <w:delText xml:space="preserve"> </w:delText>
        </w:r>
      </w:del>
      <w:proofErr w:type="spellStart"/>
      <w:del w:id="72641" w:author="Albert Kwame Osei-Owusu" w:date="2026-09-14T09:00:00Z">
        <w:r>
          <w:rPr>
            <w:rFonts w:ascii="Times New Roman" w:hAnsi="Times New Roman" w:cs="Times New Roman"/>
            <w:i/>
            <w:iCs/>
            <w:sz w:val="20"/>
            <w:szCs w:val="20"/>
          </w:rPr>
          <w:delText xml:space="preserve">residential</w:delText>
        </w:r>
      </w:del>
      <w:proofErr w:type="spellEnd"/>
      <w:del w:id="72640" w:author="Albert Kwame Osei-Owusu" w:date="2026-09-14T09:00:00Z">
        <w:r>
          <w:rPr>
            <w:rFonts w:ascii="Times New Roman" w:hAnsi="Times New Roman" w:cs="Times New Roman"/>
            <w:i/>
            <w:iCs/>
            <w:sz w:val="20"/>
            <w:szCs w:val="20"/>
          </w:rPr>
          <w:delText xml:space="preserve"> &amp; </w:delText>
        </w:r>
      </w:del>
      <w:proofErr w:type="spellStart"/>
      <w:del w:id="72639" w:author="Albert Kwame Osei-Owusu" w:date="2026-09-14T09:00:00Z">
        <w:r>
          <w:rPr>
            <w:rFonts w:ascii="Times New Roman" w:hAnsi="Times New Roman" w:cs="Times New Roman"/>
            <w:i/>
            <w:iCs/>
            <w:sz w:val="20"/>
            <w:szCs w:val="20"/>
          </w:rPr>
          <w:delText xml:space="preserve">elder</w:delText>
        </w:r>
      </w:del>
      <w:proofErr w:type="spellEnd"/>
      <w:del w:id="72638" w:author="Albert Kwame Osei-Owusu" w:date="2026-09-14T09:00:00Z">
        <w:r>
          <w:rPr>
            <w:rFonts w:ascii="Times New Roman" w:hAnsi="Times New Roman" w:cs="Times New Roman"/>
            <w:i/>
            <w:iCs/>
            <w:sz w:val="20"/>
            <w:szCs w:val="20"/>
          </w:rPr>
          <w:delText xml:space="preserve"> </w:delText>
        </w:r>
      </w:del>
      <w:proofErr w:type="spellStart"/>
      <w:del w:id="72637" w:author="Albert Kwame Osei-Owusu" w:date="2026-09-14T09:00:00Z">
        <w:r>
          <w:rPr>
            <w:rFonts w:ascii="Times New Roman" w:hAnsi="Times New Roman" w:cs="Times New Roman"/>
            <w:i/>
            <w:iCs/>
            <w:sz w:val="20"/>
            <w:szCs w:val="20"/>
          </w:rPr>
          <w:delText xml:space="preserve">care</w:delText>
        </w:r>
      </w:del>
      <w:proofErr w:type="spellEnd"/>
      <w:del w:id="72636" w:author="Albert Kwame Osei-Owusu" w:date="2026-09-14T09:00:00Z">
        <w:r>
          <w:rPr>
            <w:rFonts w:ascii="Times New Roman" w:hAnsi="Times New Roman" w:cs="Times New Roman"/>
            <w:i/>
            <w:iCs/>
            <w:sz w:val="20"/>
            <w:szCs w:val="20"/>
          </w:rPr>
          <w:delText xml:space="preserve">), </w:delText>
        </w:r>
      </w:del>
      <w:proofErr w:type="spellStart"/>
      <w:del w:id="72635" w:author="Albert Kwame Osei-Owusu" w:date="2026-09-14T09:00:00Z">
        <w:r>
          <w:rPr>
            <w:rFonts w:ascii="Times New Roman" w:hAnsi="Times New Roman" w:cs="Times New Roman"/>
            <w:i/>
            <w:iCs/>
            <w:sz w:val="20"/>
            <w:szCs w:val="20"/>
          </w:rPr>
          <w:delText xml:space="preserve">pharmaceutical</w:delText>
        </w:r>
      </w:del>
      <w:proofErr w:type="spellEnd"/>
      <w:del w:id="72634" w:author="Albert Kwame Osei-Owusu" w:date="2026-09-14T09:00:00Z">
        <w:r>
          <w:rPr>
            <w:rFonts w:ascii="Times New Roman" w:hAnsi="Times New Roman" w:cs="Times New Roman"/>
            <w:i/>
            <w:iCs/>
            <w:sz w:val="20"/>
            <w:szCs w:val="20"/>
          </w:rPr>
          <w:delText xml:space="preserve"> &amp; </w:delText>
        </w:r>
      </w:del>
      <w:proofErr w:type="spellStart"/>
      <w:del w:id="72633" w:author="Albert Kwame Osei-Owusu" w:date="2026-09-14T09:00:00Z">
        <w:r>
          <w:rPr>
            <w:rFonts w:ascii="Times New Roman" w:hAnsi="Times New Roman" w:cs="Times New Roman"/>
            <w:i/>
            <w:iCs/>
            <w:sz w:val="20"/>
            <w:szCs w:val="20"/>
          </w:rPr>
          <w:delText xml:space="preserve">other</w:delText>
        </w:r>
      </w:del>
      <w:proofErr w:type="spellEnd"/>
      <w:del w:id="72632" w:author="Albert Kwame Osei-Owusu" w:date="2026-09-14T09:00:00Z">
        <w:r>
          <w:rPr>
            <w:rFonts w:ascii="Times New Roman" w:hAnsi="Times New Roman" w:cs="Times New Roman"/>
            <w:i/>
            <w:iCs/>
            <w:sz w:val="20"/>
            <w:szCs w:val="20"/>
          </w:rPr>
          <w:delText xml:space="preserve"> </w:delText>
        </w:r>
      </w:del>
      <w:proofErr w:type="spellStart"/>
      <w:del w:id="72631" w:author="Albert Kwame Osei-Owusu" w:date="2026-09-14T09:00:00Z">
        <w:r>
          <w:rPr>
            <w:rFonts w:ascii="Times New Roman" w:hAnsi="Times New Roman" w:cs="Times New Roman"/>
            <w:i/>
            <w:iCs/>
            <w:sz w:val="20"/>
            <w:szCs w:val="20"/>
          </w:rPr>
          <w:delText xml:space="preserve">medical</w:delText>
        </w:r>
      </w:del>
      <w:proofErr w:type="spellEnd"/>
      <w:del w:id="72630" w:author="Albert Kwame Osei-Owusu" w:date="2026-09-14T09:00:00Z">
        <w:r>
          <w:rPr>
            <w:rFonts w:ascii="Times New Roman" w:hAnsi="Times New Roman" w:cs="Times New Roman"/>
            <w:i/>
            <w:iCs/>
            <w:sz w:val="20"/>
            <w:szCs w:val="20"/>
          </w:rPr>
          <w:delText xml:space="preserve"> products, and </w:delText>
        </w:r>
      </w:del>
      <w:proofErr w:type="spellStart"/>
      <w:del w:id="72629" w:author="Albert Kwame Osei-Owusu" w:date="2026-09-14T09:00:00Z">
        <w:r>
          <w:rPr>
            <w:rFonts w:ascii="Times New Roman" w:hAnsi="Times New Roman" w:cs="Times New Roman"/>
            <w:i/>
            <w:iCs/>
            <w:sz w:val="20"/>
            <w:szCs w:val="20"/>
          </w:rPr>
          <w:delText xml:space="preserve">therapeutic</w:delText>
        </w:r>
      </w:del>
      <w:proofErr w:type="spellEnd"/>
      <w:del w:id="72628" w:author="Albert Kwame Osei-Owusu" w:date="2026-09-14T09:00:00Z">
        <w:r>
          <w:rPr>
            <w:rFonts w:ascii="Times New Roman" w:hAnsi="Times New Roman" w:cs="Times New Roman"/>
            <w:i/>
            <w:iCs/>
            <w:sz w:val="20"/>
            <w:szCs w:val="20"/>
          </w:rPr>
          <w:delText xml:space="preserve"> </w:delText>
        </w:r>
      </w:del>
      <w:proofErr w:type="spellStart"/>
      <w:del w:id="72627" w:author="Albert Kwame Osei-Owusu" w:date="2026-09-14T09:00:00Z">
        <w:r>
          <w:rPr>
            <w:rFonts w:ascii="Times New Roman" w:hAnsi="Times New Roman" w:cs="Times New Roman"/>
            <w:i/>
            <w:iCs/>
            <w:sz w:val="20"/>
            <w:szCs w:val="20"/>
          </w:rPr>
          <w:delText xml:space="preserve">appliances</w:delText>
        </w:r>
      </w:del>
      <w:proofErr w:type="spellEnd"/>
      <w:del w:id="72626" w:author="Albert Kwame Osei-Owusu" w:date="2026-09-14T09:00:00Z">
        <w:r>
          <w:rPr>
            <w:rFonts w:ascii="Times New Roman" w:hAnsi="Times New Roman" w:cs="Times New Roman"/>
            <w:i/>
            <w:iCs/>
            <w:sz w:val="20"/>
            <w:szCs w:val="20"/>
          </w:rPr>
          <w:delText xml:space="preserve"> &amp; </w:delText>
        </w:r>
      </w:del>
      <w:proofErr w:type="spellStart"/>
      <w:del w:id="72625" w:author="Albert Kwame Osei-Owusu" w:date="2026-09-14T09:00:00Z">
        <w:r>
          <w:rPr>
            <w:rFonts w:ascii="Times New Roman" w:hAnsi="Times New Roman" w:cs="Times New Roman"/>
            <w:i/>
            <w:iCs/>
            <w:sz w:val="20"/>
            <w:szCs w:val="20"/>
          </w:rPr>
          <w:delText xml:space="preserve">equipment</w:delText>
        </w:r>
      </w:del>
      <w:proofErr w:type="spellEnd"/>
      <w:del w:id="72623" w:author="Albert Kwame Osei-Owusu" w:date="2026-09-14T09:00:00Z">
        <w:r>
          <w:rPr>
            <w:rFonts w:ascii="Times New Roman" w:hAnsi="Times New Roman" w:cs="Times New Roman"/>
            <w:i/>
            <w:iCs/>
            <w:sz w:val="20"/>
            <w:szCs w:val="20"/>
          </w:rPr>
          <w:delText xml:space="preserve">.” </w:delText>
        </w:r>
      </w:del>
    </w:p>
    <w:p w14:paraId="2EF94E5C" w14:textId="3FEF2A2D" w:rsidR="009E6028" w:rsidRPr="000F0CBE" w:rsidRDefault="009E6028" w:rsidP="000F0CBE">
      <w:pPr>
        <w:spacing w:line="240" w:lineRule="auto"/>
        <w:rPr>
          <w:rFonts w:ascii="Times New Roman" w:hAnsi="Times New Roman" w:cs="Times New Roman"/>
          <w:sz w:val="20"/>
          <w:szCs w:val="20"/>
        </w:rPr>
      </w:pPr>
      <w:del w:id="122990" w:author="Albert Kwame Osei-Owusu" w:date="2026-10-21T20:00:00Z">
        <w:r>
          <w:rPr>
            <w:rFonts w:ascii="Times New Roman" w:hAnsi="Times New Roman" w:cs="Times New Roman"/>
            <w:sz w:val="20"/>
            <w:szCs w:val="20"/>
          </w:rPr>
          <w:delText xml:space="preserve">This definition </w:delText>
        </w:r>
      </w:del>
      <w:proofErr w:type="spellStart"/>
      <w:del w:id="122991" w:author="Albert Kwame Osei-Owusu" w:date="2026-10-21T20:00:00Z">
        <w:r>
          <w:rPr>
            <w:rFonts w:ascii="Times New Roman" w:hAnsi="Times New Roman" w:cs="Times New Roman"/>
            <w:sz w:val="20"/>
            <w:szCs w:val="20"/>
          </w:rPr>
          <w:delText>aligns</w:delText>
        </w:r>
      </w:del>
      <w:proofErr w:type="spellEnd"/>
      <w:del w:id="122992" w:author="Albert Kwame Osei-Owusu" w:date="2026-10-21T20:00:00Z">
        <w:r>
          <w:rPr>
            <w:rFonts w:ascii="Times New Roman" w:hAnsi="Times New Roman" w:cs="Times New Roman"/>
            <w:sz w:val="20"/>
            <w:szCs w:val="20"/>
          </w:rPr>
          <w:delText xml:space="preserve"> with the </w:delText>
        </w:r>
      </w:del>
      <w:del w:id="73647" w:author="Albert Kwame Osei-Owusu" w:date="2026-09-14T09:00:00Z">
        <w:r>
          <w:rPr>
            <w:rFonts w:ascii="Times New Roman" w:hAnsi="Times New Roman" w:cs="Times New Roman"/>
            <w:sz w:val="20"/>
            <w:szCs w:val="20"/>
          </w:rPr>
          <w:delText xml:space="preserve">System of Health </w:delText>
        </w:r>
      </w:del>
      <w:proofErr w:type="spellStart"/>
      <w:del w:id="73646" w:author="Albert Kwame Osei-Owusu" w:date="2026-09-14T09:00:00Z">
        <w:r>
          <w:rPr>
            <w:rFonts w:ascii="Times New Roman" w:hAnsi="Times New Roman" w:cs="Times New Roman"/>
            <w:sz w:val="20"/>
            <w:szCs w:val="20"/>
          </w:rPr>
          <w:delText xml:space="preserve">Accounts</w:delText>
        </w:r>
      </w:del>
      <w:proofErr w:type="spellEnd"/>
      <w:del w:id="73645" w:author="Albert Kwame Osei-Owusu" w:date="2026-09-14T09:00:00Z">
        <w:r>
          <w:rPr>
            <w:rFonts w:ascii="Times New Roman" w:hAnsi="Times New Roman" w:cs="Times New Roman"/>
            <w:sz w:val="20"/>
            <w:szCs w:val="20"/>
          </w:rPr>
          <w:delText xml:space="preserve"> </w:delText>
        </w:r>
      </w:del>
      <w:del w:id="19120" w:author="Albert Kwame Osei-Owusu" w:date="2026-09-14T09:00:00Z">
        <w:r w:rsidR="00DD0FF5" w:rsidRPr="00DD0FF5">
          <w:rPr>
            <w:rFonts w:ascii="Times New Roman" w:hAnsi="Times New Roman" w:cs="Times New Roman"/>
            <w:noProof/>
            <w:sz w:val="20"/>
            <w:szCs w:val="20"/>
            <w:vertAlign w:val="superscript"/>
          </w:rPr>
          <w:delText xml:space="preserve">1</w:delText>
        </w:r>
      </w:del>
      <w:del w:id="122993" w:author="Albert Kwame Osei-Owusu" w:date="2026-10-21T20:00:00Z">
        <w:r>
          <w:rPr>
            <w:rFonts w:ascii="Times New Roman" w:hAnsi="Times New Roman" w:cs="Times New Roman"/>
            <w:sz w:val="20"/>
            <w:szCs w:val="20"/>
          </w:rPr>
          <w:delText xml:space="preserve"> and </w:delText>
        </w:r>
      </w:del>
      <w:proofErr w:type="spellStart"/>
      <w:del w:id="122994" w:author="Albert Kwame Osei-Owusu" w:date="2026-10-21T20:00:00Z">
        <w:r>
          <w:rPr>
            <w:rFonts w:ascii="Times New Roman" w:hAnsi="Times New Roman" w:cs="Times New Roman"/>
            <w:sz w:val="20"/>
            <w:szCs w:val="20"/>
          </w:rPr>
          <w:delText>ensures</w:delText>
        </w:r>
      </w:del>
      <w:proofErr w:type="spellEnd"/>
      <w:del w:id="122995" w:author="Albert Kwame Osei-Owusu" w:date="2026-10-21T20:00:00Z">
        <w:r>
          <w:rPr>
            <w:rFonts w:ascii="Times New Roman" w:hAnsi="Times New Roman" w:cs="Times New Roman"/>
            <w:sz w:val="20"/>
            <w:szCs w:val="20"/>
          </w:rPr>
          <w:delText xml:space="preserve"> </w:delText>
        </w:r>
      </w:del>
      <w:proofErr w:type="spellStart"/>
      <w:del w:id="122996" w:author="Albert Kwame Osei-Owusu" w:date="2026-10-21T20:00:00Z">
        <w:r>
          <w:rPr>
            <w:rFonts w:ascii="Times New Roman" w:hAnsi="Times New Roman" w:cs="Times New Roman"/>
            <w:sz w:val="20"/>
            <w:szCs w:val="20"/>
          </w:rPr>
          <w:delText>comparability</w:delText>
        </w:r>
      </w:del>
      <w:proofErr w:type="spellEnd"/>
      <w:del w:id="122997" w:author="Albert Kwame Osei-Owusu" w:date="2026-10-21T20:00:00Z">
        <w:r>
          <w:rPr>
            <w:rFonts w:ascii="Times New Roman" w:hAnsi="Times New Roman" w:cs="Times New Roman"/>
            <w:sz w:val="20"/>
            <w:szCs w:val="20"/>
          </w:rPr>
          <w:delText xml:space="preserve"> with </w:delText>
        </w:r>
      </w:del>
      <w:proofErr w:type="spellStart"/>
      <w:del w:id="122998" w:author="Albert Kwame Osei-Owusu" w:date="2026-10-21T20:00:00Z">
        <w:r>
          <w:rPr>
            <w:rFonts w:ascii="Times New Roman" w:hAnsi="Times New Roman" w:cs="Times New Roman"/>
            <w:sz w:val="20"/>
            <w:szCs w:val="20"/>
          </w:rPr>
          <w:delText>previous</w:delText>
        </w:r>
      </w:del>
      <w:proofErr w:type="spellEnd"/>
      <w:del w:id="122999" w:author="Albert Kwame Osei-Owusu" w:date="2026-10-21T20:00:00Z">
        <w:r>
          <w:rPr>
            <w:rFonts w:ascii="Times New Roman" w:hAnsi="Times New Roman" w:cs="Times New Roman"/>
            <w:sz w:val="20"/>
            <w:szCs w:val="20"/>
          </w:rPr>
          <w:delText xml:space="preserve"> </w:delText>
        </w:r>
      </w:del>
      <w:proofErr w:type="spellStart"/>
      <w:del w:id="4439" w:author="Albert Kwame Osei-Owusu" w:date="2026-09-12T09:00:00Z">
        <w:r>
          <w:rPr>
            <w:rFonts w:ascii="Times New Roman" w:hAnsi="Times New Roman" w:cs="Times New Roman"/>
            <w:sz w:val="20"/>
            <w:szCs w:val="20"/>
          </w:rPr>
          <w:delText xml:space="preserve">healthcare</w:delText>
        </w:r>
      </w:del>
      <w:proofErr w:type="spellEnd"/>
      <w:del w:id="123000" w:author="Albert Kwame Osei-Owusu" w:date="2026-10-21T20:00:00Z">
        <w:r>
          <w:rPr>
            <w:rFonts w:ascii="Times New Roman" w:hAnsi="Times New Roman" w:cs="Times New Roman"/>
            <w:sz w:val="20"/>
            <w:szCs w:val="20"/>
          </w:rPr>
          <w:delText xml:space="preserve"> </w:delText>
        </w:r>
      </w:del>
      <w:proofErr w:type="spellStart"/>
      <w:del w:id="123001" w:author="Albert Kwame Osei-Owusu" w:date="2026-10-21T20:00:00Z">
        <w:r>
          <w:rPr>
            <w:rFonts w:ascii="Times New Roman" w:hAnsi="Times New Roman" w:cs="Times New Roman"/>
            <w:sz w:val="20"/>
            <w:szCs w:val="20"/>
          </w:rPr>
          <w:delText>footprint</w:delText>
        </w:r>
      </w:del>
      <w:proofErr w:type="spellEnd"/>
      <w:del w:id="123002" w:author="Albert Kwame Osei-Owusu" w:date="2026-10-21T20:00:00Z">
        <w:r>
          <w:rPr>
            <w:rFonts w:ascii="Times New Roman" w:hAnsi="Times New Roman" w:cs="Times New Roman"/>
            <w:sz w:val="20"/>
            <w:szCs w:val="20"/>
          </w:rPr>
          <w:delText xml:space="preserve"> studies.</w:delText>
        </w:r>
      </w:del>
      <w:ins w:id="123003" w:author="Albert Kwame Osei-Owusu" w:date="2026-10-21T20:00:00Z">
        <w:r>
          <w:rPr>
            <w:rFonts w:ascii="Times New Roman" w:hAnsi="Times New Roman" w:cs="Times New Roman"/>
            <w:sz w:val="20"/>
            <w:szCs w:val="20"/>
          </w:rPr>
          <w:t xml:space="preserve">This definition follows the System of Health Accounts (SHA) [1], widened to include social care, and matches the scope of the Dutch </w:t>
        </w:r>
        <w:r>
          <w:rPr>
            <w:rFonts w:ascii="Times New Roman" w:hAnsi="Times New Roman" w:cs="Times New Roman"/>
            <w:sz w:val="20"/>
            <w:szCs w:val="20"/>
          </w:rPr>
          <w:t xml:space="preserve">template of Steenmeijer and colleagues</w:t>
        </w:r>
        <w:r>
          <w:rPr>
            <w:rFonts w:ascii="Times New Roman" w:hAnsi="Times New Roman" w:cs="Times New Roman"/>
            <w:sz w:val="20"/>
            <w:szCs w:val="20"/>
          </w:rPr>
          <w:t xml:space="preserve"> except that childcare is excluded.</w:t>
        </w:r>
      </w:ins>
      <w:r>
        <w:rPr>
          <w:rFonts w:ascii="Times New Roman" w:hAnsi="Times New Roman" w:cs="Times New Roman"/>
          <w:sz w:val="20"/>
          <w:szCs w:val="20"/>
        </w:rPr>
        <w:t xml:space="preserve"> The system </w:t>
      </w:r>
      <w:proofErr w:type="spellStart"/>
      <w:r>
        <w:rPr>
          <w:rFonts w:ascii="Times New Roman" w:hAnsi="Times New Roman" w:cs="Times New Roman"/>
          <w:sz w:val="20"/>
          <w:szCs w:val="20"/>
        </w:rPr>
        <w:t>boundary</w:t>
      </w:r>
      <w:proofErr w:type="spellEnd"/>
      <w:r>
        <w:rPr>
          <w:rFonts w:ascii="Times New Roman" w:hAnsi="Times New Roman" w:cs="Times New Roman"/>
          <w:sz w:val="20"/>
          <w:szCs w:val="20"/>
        </w:rPr>
        <w:t xml:space="preserve"> </w:t>
      </w:r>
      <w:proofErr w:type="spellStart"/>
      <w:del w:id="11664" w:author="Albert Kwame Osei-Owusu" w:date="2026-09-12T09:00:00Z">
        <w:r>
          <w:rPr>
            <w:rFonts w:ascii="Times New Roman" w:hAnsi="Times New Roman" w:cs="Times New Roman"/>
            <w:sz w:val="20"/>
            <w:szCs w:val="20"/>
          </w:rPr>
          <w:delText xml:space="preserve">includes</w:delText>
        </w:r>
      </w:del>
      <w:ins w:id="11665" w:author="Albert Kwame Osei-Owusu" w:date="2026-09-12T09:00:00Z">
        <w:r>
          <w:rPr>
            <w:rFonts w:ascii="Times New Roman" w:hAnsi="Times New Roman" w:cs="Times New Roman"/>
            <w:sz w:val="20"/>
            <w:szCs w:val="20"/>
          </w:rPr>
          <w:t xml:space="preserve">covers</w:t>
        </w:r>
      </w:ins>
      <w:proofErr w:type="spellEnd"/>
      <w:r>
        <w:rPr>
          <w:rFonts w:ascii="Times New Roman" w:hAnsi="Times New Roman" w:cs="Times New Roman"/>
          <w:sz w:val="20"/>
          <w:szCs w:val="20"/>
        </w:rPr>
        <w:t xml:space="preserve"> </w:t>
      </w:r>
      <w:proofErr w:type="spellStart"/>
      <w:del w:id="12666" w:author="Albert Kwame Osei-Owusu" w:date="2026-09-12T09:00:00Z">
        <w:r>
          <w:rPr>
            <w:rFonts w:ascii="Times New Roman" w:hAnsi="Times New Roman" w:cs="Times New Roman"/>
            <w:sz w:val="20"/>
            <w:szCs w:val="20"/>
          </w:rPr>
          <w:delText xml:space="preserve">some</w:delText>
        </w:r>
      </w:del>
      <w:proofErr w:type="spellEnd"/>
      <w:del w:id="10660" w:author="Albert Kwame Osei-Owusu" w:date="2026-09-12T09:00:00Z">
        <w:r>
          <w:rPr>
            <w:rFonts w:ascii="Times New Roman" w:hAnsi="Times New Roman" w:cs="Times New Roman"/>
            <w:sz w:val="20"/>
            <w:szCs w:val="20"/>
          </w:rPr>
          <w:delText xml:space="preserve">, but not all, </w:delText>
        </w:r>
      </w:del>
      <w:ins w:id="10661" w:author="Albert Kwame Osei-Owusu" w:date="2026-09-12T09:00:00Z">
        <w:r>
          <w:rPr>
            <w:rFonts w:ascii="Times New Roman" w:hAnsi="Times New Roman" w:cs="Times New Roman"/>
            <w:sz w:val="20"/>
            <w:szCs w:val="20"/>
          </w:rPr>
          <w:t xml:space="preserve"/>
        </w:r>
      </w:ins>
      <w:proofErr w:type="spellStart"/>
      <w:del w:id="74650" w:author="Albert Kwame Osei-Owusu" w:date="2026-09-14T09:00:00Z">
        <w:r>
          <w:rPr>
            <w:rFonts w:ascii="Times New Roman" w:hAnsi="Times New Roman" w:cs="Times New Roman"/>
            <w:sz w:val="20"/>
            <w:szCs w:val="20"/>
          </w:rPr>
          <w:delText xml:space="preserve">direct</w:delText>
        </w:r>
      </w:del>
      <w:proofErr w:type="spellEnd"/>
      <w:del w:id="74649" w:author="Albert Kwame Osei-Owusu" w:date="2026-09-14T09:00:00Z">
        <w:r>
          <w:rPr>
            <w:rFonts w:ascii="Times New Roman" w:hAnsi="Times New Roman" w:cs="Times New Roman"/>
            <w:sz w:val="20"/>
            <w:szCs w:val="20"/>
          </w:rPr>
          <w:delText xml:space="preserve"> emissions from </w:delText>
        </w:r>
      </w:del>
      <w:proofErr w:type="spellStart"/>
      <w:del w:id="4441" w:author="Albert Kwame Osei-Owusu" w:date="2026-09-12T09:00:00Z">
        <w:r>
          <w:rPr>
            <w:rFonts w:ascii="Times New Roman" w:hAnsi="Times New Roman" w:cs="Times New Roman"/>
            <w:sz w:val="20"/>
            <w:szCs w:val="20"/>
          </w:rPr>
          <w:delText xml:space="preserve">healthcare</w:delText>
        </w:r>
      </w:del>
      <w:ins w:id="4442" w:author="Albert Kwame Osei-Owusu" w:date="2026-09-12T09:00:00Z">
        <w:r>
          <w:rPr>
            <w:rFonts w:ascii="Times New Roman" w:hAnsi="Times New Roman" w:cs="Times New Roman"/>
            <w:sz w:val="20"/>
            <w:szCs w:val="20"/>
          </w:rPr>
          <w:t xml:space="preserve"/>
        </w:r>
      </w:ins>
      <w:proofErr w:type="spellEnd"/>
      <w:del w:id="74648" w:author="Albert Kwame Osei-Owusu" w:date="2026-09-14T09:00:00Z">
        <w:r>
          <w:rPr>
            <w:rFonts w:ascii="Times New Roman" w:hAnsi="Times New Roman" w:cs="Times New Roman"/>
            <w:sz w:val="20"/>
            <w:szCs w:val="20"/>
          </w:rPr>
          <w:delText xml:space="preserve"> </w:delText>
        </w:r>
      </w:del>
      <w:proofErr w:type="spellStart"/>
      <w:del w:id="10662" w:author="Albert Kwame Osei-Owusu" w:date="2026-09-12T09:00:00Z">
        <w:r>
          <w:rPr>
            <w:rFonts w:ascii="Times New Roman" w:hAnsi="Times New Roman" w:cs="Times New Roman"/>
            <w:sz w:val="20"/>
            <w:szCs w:val="20"/>
          </w:rPr>
          <w:delText xml:space="preserve">activities</w:delText>
        </w:r>
      </w:del>
      <w:ins w:id="10663" w:author="Albert Kwame Osei-Owusu" w:date="2026-09-12T09:00:00Z">
        <w:r>
          <w:rPr>
            <w:rFonts w:ascii="Times New Roman" w:hAnsi="Times New Roman" w:cs="Times New Roman"/>
            <w:sz w:val="20"/>
            <w:szCs w:val="20"/>
          </w:rPr>
          <w:t xml:space="preserve">the direct emissions of the health care industries, as reported in Statistics Denmark’s own accounts,</w:t>
        </w:r>
      </w:ins>
      <w:proofErr w:type="spellEnd"/>
      <w:r>
        <w:rPr>
          <w:rFonts w:ascii="Times New Roman" w:hAnsi="Times New Roman" w:cs="Times New Roman"/>
          <w:sz w:val="20"/>
          <w:szCs w:val="20"/>
        </w:rPr>
        <w:t xml:space="preserve"> </w:t>
      </w:r>
      <w:del w:id="75664" w:author="Albert Kwame Osei-Owusu" w:date="2026-09-14T09:00:00Z">
        <w:r>
          <w:rPr>
            <w:rFonts w:ascii="Times New Roman" w:hAnsi="Times New Roman" w:cs="Times New Roman"/>
            <w:sz w:val="20"/>
            <w:szCs w:val="20"/>
          </w:rPr>
          <w:delText xml:space="preserve">and </w:delText>
        </w:r>
      </w:del>
      <w:proofErr w:type="spellStart"/>
      <w:del w:id="75663" w:author="Albert Kwame Osei-Owusu" w:date="2026-09-14T09:00:00Z">
        <w:r>
          <w:rPr>
            <w:rFonts w:ascii="Times New Roman" w:hAnsi="Times New Roman" w:cs="Times New Roman"/>
            <w:sz w:val="20"/>
            <w:szCs w:val="20"/>
          </w:rPr>
          <w:delText xml:space="preserve">indirect</w:delText>
        </w:r>
      </w:del>
      <w:proofErr w:type="spellEnd"/>
      <w:del w:id="75662" w:author="Albert Kwame Osei-Owusu" w:date="2026-09-14T09:00:00Z">
        <w:r>
          <w:rPr>
            <w:rFonts w:ascii="Times New Roman" w:hAnsi="Times New Roman" w:cs="Times New Roman"/>
            <w:sz w:val="20"/>
            <w:szCs w:val="20"/>
          </w:rPr>
          <w:delText xml:space="preserve"> </w:delText>
        </w:r>
      </w:del>
      <w:proofErr w:type="spellStart"/>
      <w:del w:id="75661" w:author="Albert Kwame Osei-Owusu" w:date="2026-09-14T09:00:00Z">
        <w:r>
          <w:rPr>
            <w:rFonts w:ascii="Times New Roman" w:hAnsi="Times New Roman" w:cs="Times New Roman"/>
            <w:sz w:val="20"/>
            <w:szCs w:val="20"/>
          </w:rPr>
          <w:delText xml:space="preserve">impacts</w:delText>
        </w:r>
      </w:del>
      <w:proofErr w:type="spellEnd"/>
      <w:del w:id="75660" w:author="Albert Kwame Osei-Owusu" w:date="2026-09-14T09:00:00Z">
        <w:r>
          <w:rPr>
            <w:rFonts w:ascii="Times New Roman" w:hAnsi="Times New Roman" w:cs="Times New Roman"/>
            <w:sz w:val="20"/>
            <w:szCs w:val="20"/>
          </w:rPr>
          <w:delText xml:space="preserve"> </w:delText>
        </w:r>
      </w:del>
      <w:proofErr w:type="spellStart"/>
      <w:del w:id="75659" w:author="Albert Kwame Osei-Owusu" w:date="2026-09-14T09:00:00Z">
        <w:r>
          <w:rPr>
            <w:rFonts w:ascii="Times New Roman" w:hAnsi="Times New Roman" w:cs="Times New Roman"/>
            <w:sz w:val="20"/>
            <w:szCs w:val="20"/>
          </w:rPr>
          <w:delText xml:space="preserve">arising</w:delText>
        </w:r>
      </w:del>
      <w:proofErr w:type="spellEnd"/>
      <w:del w:id="75658" w:author="Albert Kwame Osei-Owusu" w:date="2026-09-14T09:00:00Z">
        <w:r>
          <w:rPr>
            <w:rFonts w:ascii="Times New Roman" w:hAnsi="Times New Roman" w:cs="Times New Roman"/>
            <w:sz w:val="20"/>
            <w:szCs w:val="20"/>
          </w:rPr>
          <w:delText xml:space="preserve"> </w:delText>
        </w:r>
      </w:del>
      <w:proofErr w:type="spellStart"/>
      <w:del w:id="75657" w:author="Albert Kwame Osei-Owusu" w:date="2026-09-14T09:00:00Z">
        <w:r>
          <w:rPr>
            <w:rFonts w:ascii="Times New Roman" w:hAnsi="Times New Roman" w:cs="Times New Roman"/>
            <w:sz w:val="20"/>
            <w:szCs w:val="20"/>
          </w:rPr>
          <w:delText xml:space="preserve">along</w:delText>
        </w:r>
      </w:del>
      <w:proofErr w:type="spellEnd"/>
      <w:del w:id="75656" w:author="Albert Kwame Osei-Owusu" w:date="2026-09-14T09:00:00Z">
        <w:r>
          <w:rPr>
            <w:rFonts w:ascii="Times New Roman" w:hAnsi="Times New Roman" w:cs="Times New Roman"/>
            <w:sz w:val="20"/>
            <w:szCs w:val="20"/>
          </w:rPr>
          <w:delText xml:space="preserve"> global </w:delText>
        </w:r>
      </w:del>
      <w:proofErr w:type="spellStart"/>
      <w:del w:id="75655" w:author="Albert Kwame Osei-Owusu" w:date="2026-09-14T09:00:00Z">
        <w:r>
          <w:rPr>
            <w:rFonts w:ascii="Times New Roman" w:hAnsi="Times New Roman" w:cs="Times New Roman"/>
            <w:sz w:val="20"/>
            <w:szCs w:val="20"/>
          </w:rPr>
          <w:delText xml:space="preserve">supply</w:delText>
        </w:r>
      </w:del>
      <w:proofErr w:type="spellEnd"/>
      <w:del w:id="75654" w:author="Albert Kwame Osei-Owusu" w:date="2026-09-14T09:00:00Z">
        <w:r>
          <w:rPr>
            <w:rFonts w:ascii="Times New Roman" w:hAnsi="Times New Roman" w:cs="Times New Roman"/>
            <w:sz w:val="20"/>
            <w:szCs w:val="20"/>
          </w:rPr>
          <w:delText xml:space="preserve"> </w:delText>
        </w:r>
      </w:del>
      <w:proofErr w:type="spellStart"/>
      <w:del w:id="75653" w:author="Albert Kwame Osei-Owusu" w:date="2026-09-14T09:00:00Z">
        <w:r>
          <w:rPr>
            <w:rFonts w:ascii="Times New Roman" w:hAnsi="Times New Roman" w:cs="Times New Roman"/>
            <w:sz w:val="20"/>
            <w:szCs w:val="20"/>
          </w:rPr>
          <w:delText xml:space="preserve">chains</w:delText>
        </w:r>
      </w:del>
      <w:proofErr w:type="spellEnd"/>
      <w:del w:id="75651" w:author="Albert Kwame Osei-Owusu" w:date="2026-09-14T09:00:00Z">
        <w:r>
          <w:rPr>
            <w:rFonts w:ascii="Times New Roman" w:hAnsi="Times New Roman" w:cs="Times New Roman"/>
            <w:sz w:val="20"/>
            <w:szCs w:val="20"/>
          </w:rPr>
          <w:delText xml:space="preserve">. </w:delText>
        </w:r>
      </w:del>
      <w:ins w:id="75652" w:author="Albert Kwame Osei-Owusu" w:date="2026-09-14T09:00:00Z">
        <w:r>
          <w:rPr>
            <w:rFonts w:ascii="Times New Roman" w:hAnsi="Times New Roman" w:cs="Times New Roman"/>
            <w:sz w:val="20"/>
            <w:szCs w:val="20"/>
          </w:rPr>
          <w:t xml:space="preserve">and the indirect impacts that arise along global supply chains.</w:t>
        </w:r>
      </w:ins>
    </w:p>
    <w:p w14:paraId="2D3FE4BB" w14:textId="77777777" w:rsidR="00A85ACF" w:rsidRPr="000F0CBE" w:rsidRDefault="005C5AE2" w:rsidP="000F0CBE">
      <w:pPr>
        <w:spacing w:line="240" w:lineRule="auto"/>
        <w:rPr>
          <w:rFonts w:ascii="Times New Roman" w:hAnsi="Times New Roman" w:cs="Times New Roman"/>
          <w:sz w:val="20"/>
          <w:szCs w:val="20"/>
          <w:lang w:val="en-GB"/>
        </w:rPr>
      </w:pPr>
      <w:del w:id="8633" w:author="Albert Kwame Osei-Owusu" w:date="2026-09-12T09:00:00Z">
        <w:r>
          <w:rPr>
            <w:rFonts w:ascii="Times New Roman" w:hAnsi="Times New Roman" w:cs="Times New Roman"/>
            <w:sz w:val="20"/>
            <w:szCs w:val="20"/>
            <w:lang w:val="en-GB"/>
          </w:rPr>
          <w:delText xml:space="preserve">A timeseries was considered to analyse the expenditure over time. However, the environmental impacts are already estimated based on rough estimates. Adding a detailed version of expenditure introduces the risk of making it seem like the results are very accurate and can be traced over several years. However, the same anchor would be used for all the datasets, namely the 2016 EXIOBASE dataset. Another challenge is assessing how much inflation has affected the prices of products and services. Government and central bank money printing has increased dramatically over the recent decade, while official inflation estimates </w:delText>
        </w:r>
      </w:del>
      <w:proofErr w:type="gramStart"/>
      <w:del w:id="8634" w:author="Albert Kwame Osei-Owusu" w:date="2026-09-12T09:00:00Z">
        <w:r>
          <w:rPr>
            <w:rFonts w:ascii="Times New Roman" w:hAnsi="Times New Roman" w:cs="Times New Roman"/>
            <w:sz w:val="20"/>
            <w:szCs w:val="20"/>
            <w:lang w:val="en-GB"/>
          </w:rPr>
          <w:delText>remains</w:delText>
        </w:r>
      </w:del>
      <w:proofErr w:type="gramEnd"/>
      <w:del w:id="8635" w:author="Albert Kwame Osei-Owusu" w:date="2026-09-12T09:00:00Z">
        <w:r>
          <w:rPr>
            <w:rFonts w:ascii="Times New Roman" w:hAnsi="Times New Roman" w:cs="Times New Roman"/>
            <w:sz w:val="20"/>
            <w:szCs w:val="20"/>
            <w:lang w:val="en-GB"/>
          </w:rPr>
          <w:delText xml:space="preserve"> a politically disputed topic. This makes it difficult to accurately determine whether potentially increased spending is based on increased consumption or from an increase in reported prices. </w:delText>
        </w:r>
      </w:del>
      <w:ins w:id="37534" w:author="Albert Kwame Osei-Owusu" w:date="2026-09-14T09:00:00Z">
        <w:r>
          <w:rPr>
            <w:rFonts w:ascii="Times New Roman" w:hAnsi="Times New Roman" w:cs="Times New Roman"/>
            <w:sz w:val="20"/>
            <w:szCs w:val="20"/>
            <w:lang w:val="en-GB"/>
          </w:rPr>
          <w:t xml:space="preserve">The three reference years form a comparison, not a time series. Running the same code for 2016, 2019 and 2022 measures how far the result depends on the </w:t>
        </w:r>
        <w:r>
          <w:rPr>
            <w:rFonts w:ascii="Times New Roman" w:hAnsi="Times New Roman" w:cs="Times New Roman"/>
            <w:sz w:val="20"/>
            <w:szCs w:val="20"/>
            <w:lang w:val="en-GB"/>
          </w:rPr>
          <w:t xml:space="preserve">year and edition</w:t>
        </w:r>
        <w:r>
          <w:rPr>
            <w:rFonts w:ascii="Times New Roman" w:hAnsi="Times New Roman" w:cs="Times New Roman"/>
            <w:sz w:val="20"/>
            <w:szCs w:val="20"/>
            <w:lang w:val="en-GB"/>
          </w:rPr>
          <w:t xml:space="preserve"> of the underlying accounts. </w:t>
        </w:r>
        <w:r>
          <w:rPr>
            <w:rFonts w:ascii="Times New Roman" w:hAnsi="Times New Roman" w:cs="Times New Roman"/>
            <w:sz w:val="20"/>
            <w:szCs w:val="20"/>
            <w:lang w:val="en-GB"/>
          </w:rPr>
          <w:t xml:space="preserve">The reasons, the three results and a decomposition of their differences are reported under Reference years and the background model below.</w:t>
        </w:r>
        <w:r>
          <w:rPr>
            <w:rFonts w:ascii="Times New Roman" w:hAnsi="Times New Roman" w:cs="Times New Roman"/>
            <w:sz w:val="20"/>
            <w:szCs w:val="20"/>
            <w:lang w:val="en-GB"/>
          </w:rPr>
          <w:t xml:space="preserve"> Expenditure is expressed in the current prices of each year, so the 2022 headline needs no deflator; the change between the 2016 and 2019 runs, which share a background, includes price change as well as volume change.</w:t>
        </w:r>
      </w:ins>
    </w:p>
    <w:p w14:paraId="3C90F179" w14:textId="77777777">
      <w:pPr>
        <w:spacing w:line="240" w:lineRule="auto"/>
        <w:rPr>
          <w:ins w:id="123244" w:author="Albert Kwame Osei-Owusu" w:date="2026-10-21T20:00:00Z"/>
          <w:rFonts w:ascii="Times New Roman" w:hAnsi="Times New Roman" w:cs="Times New Roman"/>
          <w:sz w:val="20"/>
          <w:szCs w:val="20"/>
          <w:lang w:val="en-GB"/>
        </w:rPr>
      </w:pPr>
      <w:ins w:id="123245" w:author="Albert Kwame Osei-Owusu" w:date="2026-10-21T20:00:00Z">
        <w:r>
          <w:rPr>
            <w:rFonts w:ascii="Times New Roman" w:hAnsi="Times New Roman" w:cs="Times New Roman"/>
            <w:sz w:val="20"/>
            <w:szCs w:val="20"/>
            <w:lang w:val="en-GB"/>
          </w:rPr>
          <w:t xml:space="preserve">Table A.1 lists the data sources the estimate rests on, the main assumption made of each and the reason for it; the sources are given in full in the reference list.</w:t>
        </w:r>
      </w:ins>
    </w:p>
    <w:p w14:paraId="3BAA8DF8" w14:textId="77777777">
      <w:pPr>
        <w:pStyle w:val="TableCaption"/>
        <w:rPr>
          <w:ins w:id="123246" w:author="Albert Kwame Osei-Owusu" w:date="2026-10-21T20:00:00Z"/>
        </w:rPr>
      </w:pPr>
      <w:ins w:id="123247" w:author="Albert Kwame Osei-Owusu" w:date="2026-10-21T20:00:00Z">
        <w:r>
          <w:rPr>
            <w:b/>
            <w:bCs/>
          </w:rPr>
          <w:t xml:space="preserve">Table A.1.</w:t>
        </w:r>
        <w:r>
          <w:t xml:space="preserve"> Data sources and main assumptions of the estimate for 2022.</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100"/>
        <w:gridCol w:w="3100"/>
        <w:gridCol w:w="4438"/>
      </w:tblGrid>
      <w:tr>
        <w:trPr>
          <w:cantSplit/>
          <w:tblHeader/>
          <w:ins w:id="123248" w:author="Albert Kwame Osei-Owusu" w:date="2026-10-21T20:00:00Z"/>
        </w:trPr>
        <w:tc>
          <w:tcPr>
            <w:tcW w:w="2100" w:type="dxa"/>
            <w:tcBorders>
              <w:bottom w:val="single" w:sz="4" w:space="0" w:color="000000"/>
            </w:tcBorders>
          </w:tcPr>
          <w:p w14:paraId="66CA0229" w14:textId="77777777">
            <w:pPr>
              <w:pStyle w:val="TableText"/>
              <w:rPr>
                <w:ins w:id="123249" w:author="Albert Kwame Osei-Owusu" w:date="2026-10-21T20:00:00Z"/>
              </w:rPr>
            </w:pPr>
            <w:ins w:id="123250" w:author="Albert Kwame Osei-Owusu" w:date="2026-10-21T20:00:00Z">
              <w:r>
                <w:rPr>
                  <w:b/>
                  <w:bCs/>
                </w:rPr>
                <w:t xml:space="preserve">Component</w:t>
              </w:r>
            </w:ins>
          </w:p>
        </w:tc>
        <w:tc>
          <w:tcPr>
            <w:tcW w:w="3100" w:type="dxa"/>
            <w:tcBorders>
              <w:bottom w:val="single" w:sz="4" w:space="0" w:color="000000"/>
            </w:tcBorders>
          </w:tcPr>
          <w:p w14:paraId="37C3D0E2" w14:textId="77777777">
            <w:pPr>
              <w:pStyle w:val="TableText"/>
              <w:rPr>
                <w:ins w:id="123251" w:author="Albert Kwame Osei-Owusu" w:date="2026-10-21T20:00:00Z"/>
              </w:rPr>
            </w:pPr>
            <w:ins w:id="123252" w:author="Albert Kwame Osei-Owusu" w:date="2026-10-21T20:00:00Z">
              <w:r>
                <w:rPr>
                  <w:b/>
                  <w:bCs/>
                </w:rPr>
                <w:t xml:space="preserve">Data source</w:t>
              </w:r>
            </w:ins>
          </w:p>
        </w:tc>
        <w:tc>
          <w:tcPr>
            <w:tcW w:w="4438" w:type="dxa"/>
            <w:tcBorders>
              <w:bottom w:val="single" w:sz="4" w:space="0" w:color="000000"/>
            </w:tcBorders>
          </w:tcPr>
          <w:p w14:paraId="7AD1AA08" w14:textId="77777777">
            <w:pPr>
              <w:pStyle w:val="TableText"/>
              <w:rPr>
                <w:ins w:id="123253" w:author="Albert Kwame Osei-Owusu" w:date="2026-10-21T20:00:00Z"/>
              </w:rPr>
            </w:pPr>
            <w:ins w:id="123254" w:author="Albert Kwame Osei-Owusu" w:date="2026-10-21T20:00:00Z">
              <w:r>
                <w:rPr>
                  <w:b/>
                  <w:bCs/>
                </w:rPr>
                <w:t xml:space="preserve">Main assumption and reason</w:t>
              </w:r>
            </w:ins>
          </w:p>
        </w:tc>
      </w:tr>
      <w:tr>
        <w:trPr>
          <w:cantSplit/>
          <w:ins w:id="123255" w:author="Albert Kwame Osei-Owusu" w:date="2026-10-21T20:00:00Z"/>
        </w:trPr>
        <w:tc>
          <w:tcPr>
            <w:tcW w:w="2100" w:type="dxa"/>
          </w:tcPr>
          <w:p w14:paraId="64F368F7" w14:textId="77777777">
            <w:pPr>
              <w:pStyle w:val="TableText"/>
              <w:rPr>
                <w:ins w:id="123256" w:author="Albert Kwame Osei-Owusu" w:date="2026-10-21T20:00:00Z"/>
              </w:rPr>
            </w:pPr>
            <w:ins w:id="123257" w:author="Albert Kwame Osei-Owusu" w:date="2026-10-21T20:00:00Z">
              <w:r>
                <w:t xml:space="preserve">Health care expenditure</w:t>
              </w:r>
            </w:ins>
          </w:p>
        </w:tc>
        <w:tc>
          <w:tcPr>
            <w:tcW w:w="3100" w:type="dxa"/>
          </w:tcPr>
          <w:p w14:paraId="187EF735" w14:textId="77777777">
            <w:pPr>
              <w:pStyle w:val="TableText"/>
              <w:rPr>
                <w:ins w:id="123258" w:author="Albert Kwame Osei-Owusu" w:date="2026-10-21T20:00:00Z"/>
              </w:rPr>
            </w:pPr>
            <w:ins w:id="123259" w:author="Albert Kwame Osei-Owusu" w:date="2026-10-21T20:00:00Z">
              <w:r>
                <w:t xml:space="preserve">Statistics Denmark input-output table 2022, 117 industries, basic prices</w:t>
              </w:r>
            </w:ins>
          </w:p>
        </w:tc>
        <w:tc>
          <w:tcPr>
            <w:tcW w:w="4438" w:type="dxa"/>
          </w:tcPr>
          <w:p w14:paraId="3ADE0DBC" w14:textId="77777777">
            <w:pPr>
              <w:pStyle w:val="TableText"/>
              <w:rPr>
                <w:ins w:id="123260" w:author="Albert Kwame Osei-Owusu" w:date="2026-10-21T20:00:00Z"/>
              </w:rPr>
            </w:pPr>
            <w:ins w:id="123261" w:author="Albert Kwame Osei-Owusu" w:date="2026-10-21T20:00:00Z">
              <w:r>
                <w:t xml:space="preserve">Consumption by households, NPISH and government for the health purposes listed under Health care final demand; basic prices exclude product taxes, and distribution margins go to the trade industries that earn them.</w:t>
              </w:r>
            </w:ins>
          </w:p>
        </w:tc>
      </w:tr>
      <w:tr>
        <w:trPr>
          <w:cantSplit/>
          <w:ins w:id="123262" w:author="Albert Kwame Osei-Owusu" w:date="2026-10-21T20:00:00Z"/>
        </w:trPr>
        <w:tc>
          <w:tcPr>
            <w:tcW w:w="2100" w:type="dxa"/>
          </w:tcPr>
          <w:p w14:paraId="29200E06" w14:textId="77777777">
            <w:pPr>
              <w:pStyle w:val="TableText"/>
              <w:rPr>
                <w:ins w:id="123263" w:author="Albert Kwame Osei-Owusu" w:date="2026-10-21T20:00:00Z"/>
              </w:rPr>
            </w:pPr>
            <w:ins w:id="123264" w:author="Albert Kwame Osei-Owusu" w:date="2026-10-21T20:00:00Z">
              <w:r>
                <w:t xml:space="preserve">Global supply chains</w:t>
              </w:r>
            </w:ins>
          </w:p>
        </w:tc>
        <w:tc>
          <w:tcPr>
            <w:tcW w:w="3100" w:type="dxa"/>
          </w:tcPr>
          <w:p w14:paraId="1CB91F23" w14:textId="77777777">
            <w:pPr>
              <w:pStyle w:val="TableText"/>
              <w:rPr>
                <w:ins w:id="123265" w:author="Albert Kwame Osei-Owusu" w:date="2026-10-21T20:00:00Z"/>
              </w:rPr>
            </w:pPr>
            <w:ins w:id="123266" w:author="Albert Kwame Osei-Owusu" w:date="2026-10-21T20:00:00Z">
              <w:r>
                <w:t xml:space="preserve">EXIOBASE version 3.8.2, industry by industry, 2022</w:t>
              </w:r>
            </w:ins>
          </w:p>
        </w:tc>
        <w:tc>
          <w:tcPr>
            <w:tcW w:w="4438" w:type="dxa"/>
          </w:tcPr>
          <w:p w14:paraId="5F141B7E" w14:textId="77777777">
            <w:pPr>
              <w:pStyle w:val="TableText"/>
              <w:rPr>
                <w:ins w:id="123267" w:author="Albert Kwame Osei-Owusu" w:date="2026-10-21T20:00:00Z"/>
              </w:rPr>
            </w:pPr>
            <w:ins w:id="123268" w:author="Albert Kwame Osei-Owusu" w:date="2026-10-21T20:00:00Z">
              <w:r>
                <w:t xml:space="preserve">The 2022 table is a projection compiled in 2021; its Danish health and social work output agrees with the national accounts to within 3% (see Reference years and the background model).</w:t>
              </w:r>
            </w:ins>
          </w:p>
        </w:tc>
      </w:tr>
      <w:tr>
        <w:trPr>
          <w:cantSplit/>
          <w:ins w:id="123269" w:author="Albert Kwame Osei-Owusu" w:date="2026-10-21T20:00:00Z"/>
        </w:trPr>
        <w:tc>
          <w:tcPr>
            <w:tcW w:w="2100" w:type="dxa"/>
          </w:tcPr>
          <w:p w14:paraId="3B84F6EF" w14:textId="77777777">
            <w:pPr>
              <w:pStyle w:val="TableText"/>
              <w:rPr>
                <w:ins w:id="123270" w:author="Albert Kwame Osei-Owusu" w:date="2026-10-21T20:00:00Z"/>
              </w:rPr>
            </w:pPr>
            <w:ins w:id="123271" w:author="Albert Kwame Osei-Owusu" w:date="2026-10-21T20:00:00Z">
              <w:r>
                <w:t xml:space="preserve">Composition of the services purchases</w:t>
              </w:r>
            </w:ins>
          </w:p>
        </w:tc>
        <w:tc>
          <w:tcPr>
            <w:tcW w:w="3100" w:type="dxa"/>
          </w:tcPr>
          <w:p w14:paraId="59BA27E2" w14:textId="77777777">
            <w:pPr>
              <w:pStyle w:val="TableText"/>
              <w:rPr>
                <w:ins w:id="123272" w:author="Albert Kwame Osei-Owusu" w:date="2026-10-21T20:00:00Z"/>
              </w:rPr>
            </w:pPr>
            <w:ins w:id="123273" w:author="Albert Kwame Osei-Owusu" w:date="2026-10-21T20:00:00Z">
              <w:r>
                <w:t xml:space="preserve">Purchase column of EXIOBASE’s Danish health and social work industry</w:t>
              </w:r>
            </w:ins>
          </w:p>
        </w:tc>
        <w:tc>
          <w:tcPr>
            <w:tcW w:w="4438" w:type="dxa"/>
          </w:tcPr>
          <w:p w14:paraId="46080BF1" w14:textId="77777777">
            <w:pPr>
              <w:pStyle w:val="TableText"/>
              <w:rPr>
                <w:ins w:id="123274" w:author="Albert Kwame Osei-Owusu" w:date="2026-10-21T20:00:00Z"/>
              </w:rPr>
            </w:pPr>
            <w:ins w:id="123275" w:author="Albert Kwame Osei-Owusu" w:date="2026-10-21T20:00:00Z">
              <w:r>
                <w:t xml:space="preserve">Services buy what that industry buys in EXIOBASE, as in the Dutch template; the column contains almost no medicines, which is tested against Statistics Denmark’s mix (see Sensitivity).</w:t>
              </w:r>
            </w:ins>
          </w:p>
        </w:tc>
      </w:tr>
      <w:tr>
        <w:trPr>
          <w:cantSplit/>
          <w:ins w:id="123276" w:author="Albert Kwame Osei-Owusu" w:date="2026-10-21T20:00:00Z"/>
        </w:trPr>
        <w:tc>
          <w:tcPr>
            <w:tcW w:w="2100" w:type="dxa"/>
          </w:tcPr>
          <w:p w14:paraId="691380AC" w14:textId="77777777">
            <w:pPr>
              <w:pStyle w:val="TableText"/>
              <w:rPr>
                <w:ins w:id="123277" w:author="Albert Kwame Osei-Owusu" w:date="2026-10-21T20:00:00Z"/>
              </w:rPr>
            </w:pPr>
            <w:ins w:id="123278" w:author="Albert Kwame Osei-Owusu" w:date="2026-10-21T20:00:00Z">
              <w:r>
                <w:t xml:space="preserve">Pharmaceuticals</w:t>
              </w:r>
            </w:ins>
          </w:p>
        </w:tc>
        <w:tc>
          <w:tcPr>
            <w:tcW w:w="3100" w:type="dxa"/>
          </w:tcPr>
          <w:p w14:paraId="1CDFBAEA" w14:textId="77777777">
            <w:pPr>
              <w:pStyle w:val="TableText"/>
              <w:rPr>
                <w:ins w:id="123279" w:author="Albert Kwame Osei-Owusu" w:date="2026-10-21T20:00:00Z"/>
              </w:rPr>
            </w:pPr>
            <w:ins w:id="123280" w:author="Albert Kwame Osei-Owusu" w:date="2026-10-21T20:00:00Z">
              <w:r>
                <w:t xml:space="preserve">EXIOBASE Chemicals n.e.c.</w:t>
              </w:r>
            </w:ins>
          </w:p>
        </w:tc>
        <w:tc>
          <w:tcPr>
            <w:tcW w:w="4438" w:type="dxa"/>
          </w:tcPr>
          <w:p w14:paraId="1C918A8C" w14:textId="77777777">
            <w:pPr>
              <w:pStyle w:val="TableText"/>
              <w:rPr>
                <w:ins w:id="123281" w:author="Albert Kwame Osei-Owusu" w:date="2026-10-21T20:00:00Z"/>
              </w:rPr>
            </w:pPr>
            <w:ins w:id="123282" w:author="Albert Kwame Osei-Owusu" w:date="2026-10-21T20:00:00Z">
              <w:r>
                <w:t xml:space="preserve">EXIOBASE has no pharmaceutical industry; a pharmaceutical-specific intensity is tested (see Sensitivity).</w:t>
              </w:r>
            </w:ins>
          </w:p>
        </w:tc>
      </w:tr>
      <w:tr>
        <w:trPr>
          <w:cantSplit/>
          <w:ins w:id="123283" w:author="Albert Kwame Osei-Owusu" w:date="2026-10-21T20:00:00Z"/>
        </w:trPr>
        <w:tc>
          <w:tcPr>
            <w:tcW w:w="2100" w:type="dxa"/>
          </w:tcPr>
          <w:p w14:paraId="50909D5C" w14:textId="77777777">
            <w:pPr>
              <w:pStyle w:val="TableText"/>
              <w:rPr>
                <w:ins w:id="123284" w:author="Albert Kwame Osei-Owusu" w:date="2026-10-21T20:00:00Z"/>
              </w:rPr>
            </w:pPr>
            <w:ins w:id="123285" w:author="Albert Kwame Osei-Owusu" w:date="2026-10-21T20:00:00Z">
              <w:r>
                <w:t xml:space="preserve">Therapeutic appliances</w:t>
              </w:r>
            </w:ins>
          </w:p>
        </w:tc>
        <w:tc>
          <w:tcPr>
            <w:tcW w:w="3100" w:type="dxa"/>
          </w:tcPr>
          <w:p w14:paraId="37515A4A" w14:textId="77777777">
            <w:pPr>
              <w:pStyle w:val="TableText"/>
              <w:rPr>
                <w:ins w:id="123286" w:author="Albert Kwame Osei-Owusu" w:date="2026-10-21T20:00:00Z"/>
              </w:rPr>
            </w:pPr>
            <w:ins w:id="123287" w:author="Albert Kwame Osei-Owusu" w:date="2026-10-21T20:00:00Z">
              <w:r>
                <w:t xml:space="preserve">EXIOBASE Medical, precision and optical instruments</w:t>
              </w:r>
            </w:ins>
          </w:p>
        </w:tc>
        <w:tc>
          <w:tcPr>
            <w:tcW w:w="4438" w:type="dxa"/>
          </w:tcPr>
          <w:p w14:paraId="1FF07C32" w14:textId="77777777">
            <w:pPr>
              <w:pStyle w:val="TableText"/>
              <w:rPr>
                <w:ins w:id="123288" w:author="Albert Kwame Osei-Owusu" w:date="2026-10-21T20:00:00Z"/>
              </w:rPr>
            </w:pPr>
            <w:ins w:id="123289" w:author="Albert Kwame Osei-Owusu" w:date="2026-10-21T20:00:00Z">
              <w:r>
                <w:t xml:space="preserve">The closest EXIOBASE industry.</w:t>
              </w:r>
            </w:ins>
          </w:p>
        </w:tc>
      </w:tr>
      <w:tr>
        <w:trPr>
          <w:cantSplit/>
          <w:ins w:id="123290" w:author="Albert Kwame Osei-Owusu" w:date="2026-10-21T20:00:00Z"/>
        </w:trPr>
        <w:tc>
          <w:tcPr>
            <w:tcW w:w="2100" w:type="dxa"/>
          </w:tcPr>
          <w:p w14:paraId="27913511" w14:textId="77777777">
            <w:pPr>
              <w:pStyle w:val="TableText"/>
              <w:rPr>
                <w:ins w:id="123291" w:author="Albert Kwame Osei-Owusu" w:date="2026-10-21T20:00:00Z"/>
              </w:rPr>
            </w:pPr>
            <w:ins w:id="123292" w:author="Albert Kwame Osei-Owusu" w:date="2026-10-21T20:00:00Z">
              <w:r>
                <w:t xml:space="preserve">Danish sea transport</w:t>
              </w:r>
            </w:ins>
          </w:p>
        </w:tc>
        <w:tc>
          <w:tcPr>
            <w:tcW w:w="3100" w:type="dxa"/>
          </w:tcPr>
          <w:p w14:paraId="2D7E6824" w14:textId="77777777">
            <w:pPr>
              <w:pStyle w:val="TableText"/>
              <w:rPr>
                <w:ins w:id="123293" w:author="Albert Kwame Osei-Owusu" w:date="2026-10-21T20:00:00Z"/>
              </w:rPr>
            </w:pPr>
            <w:ins w:id="123294" w:author="Albert Kwame Osei-Owusu" w:date="2026-10-21T20:00:00Z">
              <w:r>
                <w:t xml:space="preserve">Statistics Denmark domestic input-output table; Rørmose Jensen and Iliev</w:t>
              </w:r>
            </w:ins>
          </w:p>
        </w:tc>
        <w:tc>
          <w:tcPr>
            <w:tcW w:w="4438" w:type="dxa"/>
          </w:tcPr>
          <w:p w14:paraId="4EC58FFE" w14:textId="77777777">
            <w:pPr>
              <w:pStyle w:val="TableText"/>
              <w:rPr>
                <w:ins w:id="123295" w:author="Albert Kwame Osei-Owusu" w:date="2026-10-21T20:00:00Z"/>
              </w:rPr>
            </w:pPr>
            <w:ins w:id="123296" w:author="Albert Kwame Osei-Owusu" w:date="2026-10-21T20:00:00Z">
              <w:r>
                <w:t xml:space="preserve">EXIOBASE’s 74% share of output in Danish intermediate use is replaced by the national 6.5%, with each industry’s gross output unchanged.</w:t>
              </w:r>
            </w:ins>
          </w:p>
        </w:tc>
      </w:tr>
      <w:tr>
        <w:trPr>
          <w:cantSplit/>
          <w:ins w:id="123297" w:author="Albert Kwame Osei-Owusu" w:date="2026-10-21T20:00:00Z"/>
        </w:trPr>
        <w:tc>
          <w:tcPr>
            <w:tcW w:w="2100" w:type="dxa"/>
          </w:tcPr>
          <w:p w14:paraId="30DC377B" w14:textId="77777777">
            <w:pPr>
              <w:pStyle w:val="TableText"/>
              <w:rPr>
                <w:ins w:id="123298" w:author="Albert Kwame Osei-Owusu" w:date="2026-10-21T20:00:00Z"/>
              </w:rPr>
            </w:pPr>
            <w:ins w:id="123299" w:author="Albert Kwame Osei-Owusu" w:date="2026-10-21T20:00:00Z">
              <w:r>
                <w:t xml:space="preserve">Operational emissions and waste</w:t>
              </w:r>
            </w:ins>
          </w:p>
        </w:tc>
        <w:tc>
          <w:tcPr>
            <w:tcW w:w="3100" w:type="dxa"/>
          </w:tcPr>
          <w:p w14:paraId="474D6C91" w14:textId="77777777">
            <w:pPr>
              <w:pStyle w:val="TableText"/>
              <w:rPr>
                <w:ins w:id="123300" w:author="Albert Kwame Osei-Owusu" w:date="2026-10-21T20:00:00Z"/>
              </w:rPr>
            </w:pPr>
            <w:ins w:id="123301" w:author="Albert Kwame Osei-Owusu" w:date="2026-10-21T20:00:00Z">
              <w:r>
                <w:t xml:space="preserve">Statistics Denmark DRIVHUS and AFFALD01 accounts by industry</w:t>
              </w:r>
            </w:ins>
          </w:p>
        </w:tc>
        <w:tc>
          <w:tcPr>
            <w:tcW w:w="4438" w:type="dxa"/>
          </w:tcPr>
          <w:p w14:paraId="7365C222" w14:textId="77777777">
            <w:pPr>
              <w:pStyle w:val="TableText"/>
              <w:rPr>
                <w:ins w:id="123302" w:author="Albert Kwame Osei-Owusu" w:date="2026-10-21T20:00:00Z"/>
              </w:rPr>
            </w:pPr>
            <w:ins w:id="123303" w:author="Albert Kwame Osei-Owusu" w:date="2026-10-21T20:00:00Z">
              <w:r>
                <w:t xml:space="preserve">The health industries’ own emissions and waste, including the elder care share (31%) of social work; medical nitrous oxide is netted out.</w:t>
              </w:r>
            </w:ins>
          </w:p>
        </w:tc>
      </w:tr>
      <w:tr>
        <w:trPr>
          <w:cantSplit/>
          <w:ins w:id="123304" w:author="Albert Kwame Osei-Owusu" w:date="2026-10-21T20:00:00Z"/>
        </w:trPr>
        <w:tc>
          <w:tcPr>
            <w:tcW w:w="2100" w:type="dxa"/>
          </w:tcPr>
          <w:p w14:paraId="5D877E6A" w14:textId="77777777">
            <w:pPr>
              <w:pStyle w:val="TableText"/>
              <w:rPr>
                <w:ins w:id="123305" w:author="Albert Kwame Osei-Owusu" w:date="2026-10-21T20:00:00Z"/>
              </w:rPr>
            </w:pPr>
            <w:ins w:id="123306" w:author="Albert Kwame Osei-Owusu" w:date="2026-10-21T20:00:00Z">
              <w:r>
                <w:t xml:space="preserve">Anaesthetic gases</w:t>
              </w:r>
            </w:ins>
          </w:p>
        </w:tc>
        <w:tc>
          <w:tcPr>
            <w:tcW w:w="3100" w:type="dxa"/>
          </w:tcPr>
          <w:p w14:paraId="2EBF8E75" w14:textId="77777777">
            <w:pPr>
              <w:pStyle w:val="TableText"/>
              <w:rPr>
                <w:ins w:id="123307" w:author="Albert Kwame Osei-Owusu" w:date="2026-10-21T20:00:00Z"/>
              </w:rPr>
            </w:pPr>
            <w:ins w:id="123308" w:author="Albert Kwame Osei-Owusu" w:date="2026-10-21T20:00:00Z">
              <w:r>
                <w:t xml:space="preserve">National Inventory Document; register of medicine sales</w:t>
              </w:r>
            </w:ins>
          </w:p>
        </w:tc>
        <w:tc>
          <w:tcPr>
            <w:tcW w:w="4438" w:type="dxa"/>
          </w:tcPr>
          <w:p w14:paraId="1E8DE4BE" w14:textId="77777777">
            <w:pPr>
              <w:pStyle w:val="TableText"/>
              <w:rPr>
                <w:ins w:id="123309" w:author="Albert Kwame Osei-Owusu" w:date="2026-10-21T20:00:00Z"/>
              </w:rPr>
            </w:pPr>
            <w:ins w:id="123310" w:author="Albert Kwame Osei-Owusu" w:date="2026-10-21T20:00:00Z">
              <w:r>
                <w:t xml:space="preserve">Nitrous oxide includes dental and veterinary use, which cannot be separated (upper bound); all volatile agent sold is emitted except 5% of sevoflurane.</w:t>
              </w:r>
            </w:ins>
          </w:p>
        </w:tc>
      </w:tr>
      <w:tr>
        <w:trPr>
          <w:cantSplit/>
          <w:ins w:id="123311" w:author="Albert Kwame Osei-Owusu" w:date="2026-10-21T20:00:00Z"/>
        </w:trPr>
        <w:tc>
          <w:tcPr>
            <w:tcW w:w="2100" w:type="dxa"/>
          </w:tcPr>
          <w:p w14:paraId="2AFE53CC" w14:textId="77777777">
            <w:pPr>
              <w:pStyle w:val="TableText"/>
              <w:rPr>
                <w:ins w:id="123312" w:author="Albert Kwame Osei-Owusu" w:date="2026-10-21T20:00:00Z"/>
              </w:rPr>
            </w:pPr>
            <w:ins w:id="123313" w:author="Albert Kwame Osei-Owusu" w:date="2026-10-21T20:00:00Z">
              <w:r>
                <w:t xml:space="preserve">Inhaler propellants</w:t>
              </w:r>
            </w:ins>
          </w:p>
        </w:tc>
        <w:tc>
          <w:tcPr>
            <w:tcW w:w="3100" w:type="dxa"/>
          </w:tcPr>
          <w:p w14:paraId="76457641" w14:textId="77777777">
            <w:pPr>
              <w:pStyle w:val="TableText"/>
              <w:rPr>
                <w:ins w:id="123314" w:author="Albert Kwame Osei-Owusu" w:date="2026-10-21T20:00:00Z"/>
              </w:rPr>
            </w:pPr>
            <w:ins w:id="123315" w:author="Albert Kwame Osei-Owusu" w:date="2026-10-21T20:00:00Z">
              <w:r>
                <w:t xml:space="preserve">Danish EPA F-gas inventory for 2022</w:t>
              </w:r>
            </w:ins>
          </w:p>
        </w:tc>
        <w:tc>
          <w:tcPr>
            <w:tcW w:w="4438" w:type="dxa"/>
          </w:tcPr>
          <w:p w14:paraId="2C7FF1FE" w14:textId="77777777">
            <w:pPr>
              <w:pStyle w:val="TableText"/>
              <w:rPr>
                <w:ins w:id="123316" w:author="Albert Kwame Osei-Owusu" w:date="2026-10-21T20:00:00Z"/>
              </w:rPr>
            </w:pPr>
            <w:ins w:id="123317" w:author="Albert Kwame Osei-Owusu" w:date="2026-10-21T20:00:00Z">
              <w:r>
                <w:t xml:space="preserve">Release only; the manufacture of the inhalers is in pharmaceutical expenditure.</w:t>
              </w:r>
            </w:ins>
          </w:p>
        </w:tc>
      </w:tr>
      <w:tr>
        <w:trPr>
          <w:cantSplit/>
          <w:ins w:id="123318" w:author="Albert Kwame Osei-Owusu" w:date="2026-10-21T20:00:00Z"/>
        </w:trPr>
        <w:tc>
          <w:tcPr>
            <w:tcW w:w="2100" w:type="dxa"/>
          </w:tcPr>
          <w:p w14:paraId="2C50BE9D" w14:textId="77777777">
            <w:pPr>
              <w:pStyle w:val="TableText"/>
              <w:rPr>
                <w:ins w:id="123319" w:author="Albert Kwame Osei-Owusu" w:date="2026-10-21T20:00:00Z"/>
              </w:rPr>
            </w:pPr>
            <w:ins w:id="123320" w:author="Albert Kwame Osei-Owusu" w:date="2026-10-21T20:00:00Z">
              <w:r>
                <w:t xml:space="preserve">Employee commuting</w:t>
              </w:r>
            </w:ins>
          </w:p>
        </w:tc>
        <w:tc>
          <w:tcPr>
            <w:tcW w:w="3100" w:type="dxa"/>
          </w:tcPr>
          <w:p w14:paraId="48AAFC3A" w14:textId="77777777">
            <w:pPr>
              <w:pStyle w:val="TableText"/>
              <w:rPr>
                <w:ins w:id="123321" w:author="Albert Kwame Osei-Owusu" w:date="2026-10-21T20:00:00Z"/>
              </w:rPr>
            </w:pPr>
            <w:ins w:id="123322" w:author="Albert Kwame Osei-Owusu" w:date="2026-10-21T20:00:00Z">
              <w:r>
                <w:t xml:space="preserve">National Travel Survey; hours worked; Dutch inventory</w:t>
              </w:r>
            </w:ins>
          </w:p>
        </w:tc>
        <w:tc>
          <w:tcPr>
            <w:tcW w:w="4438" w:type="dxa"/>
          </w:tcPr>
          <w:p w14:paraId="15BB27FC" w14:textId="77777777">
            <w:pPr>
              <w:pStyle w:val="TableText"/>
              <w:rPr>
                <w:ins w:id="123323" w:author="Albert Kwame Osei-Owusu" w:date="2026-10-21T20:00:00Z"/>
              </w:rPr>
            </w:pPr>
            <w:ins w:id="123324" w:author="Albert Kwame Osei-Owusu" w:date="2026-10-21T20:00:00Z">
              <w:r>
                <w:t xml:space="preserve">Health care staff travel as far per hour worked as the average worker, and the Dutch emission intensity per kilometre holds in Denmark.</w:t>
              </w:r>
            </w:ins>
          </w:p>
        </w:tc>
      </w:tr>
      <w:tr>
        <w:trPr>
          <w:cantSplit/>
          <w:ins w:id="123325" w:author="Albert Kwame Osei-Owusu" w:date="2026-10-21T20:00:00Z"/>
        </w:trPr>
        <w:tc>
          <w:tcPr>
            <w:tcW w:w="2100" w:type="dxa"/>
          </w:tcPr>
          <w:p w14:paraId="18694CC0" w14:textId="77777777">
            <w:pPr>
              <w:pStyle w:val="TableText"/>
              <w:rPr>
                <w:ins w:id="123326" w:author="Albert Kwame Osei-Owusu" w:date="2026-10-21T20:00:00Z"/>
              </w:rPr>
            </w:pPr>
            <w:ins w:id="123327" w:author="Albert Kwame Osei-Owusu" w:date="2026-10-21T20:00:00Z">
              <w:r>
                <w:t xml:space="preserve">Patient and visitor travel</w:t>
              </w:r>
            </w:ins>
          </w:p>
        </w:tc>
        <w:tc>
          <w:tcPr>
            <w:tcW w:w="3100" w:type="dxa"/>
          </w:tcPr>
          <w:p w14:paraId="135904D2" w14:textId="77777777">
            <w:pPr>
              <w:pStyle w:val="TableText"/>
              <w:rPr>
                <w:ins w:id="123328" w:author="Albert Kwame Osei-Owusu" w:date="2026-10-21T20:00:00Z"/>
              </w:rPr>
            </w:pPr>
            <w:ins w:id="123329" w:author="Albert Kwame Osei-Owusu" w:date="2026-10-21T20:00:00Z">
              <w:r>
                <w:t xml:space="preserve">National Travel Survey; NHS England</w:t>
              </w:r>
            </w:ins>
          </w:p>
        </w:tc>
        <w:tc>
          <w:tcPr>
            <w:tcW w:w="4438" w:type="dxa"/>
          </w:tcPr>
          <w:p w14:paraId="537F5896" w14:textId="77777777">
            <w:pPr>
              <w:pStyle w:val="TableText"/>
              <w:rPr>
                <w:ins w:id="123330" w:author="Albert Kwame Osei-Owusu" w:date="2026-10-21T20:00:00Z"/>
              </w:rPr>
            </w:pPr>
            <w:ins w:id="123331" w:author="Albert Kwame Osei-Owusu" w:date="2026-10-21T20:00:00Z">
              <w:r>
                <w:t xml:space="preserve">Trips for health and social purposes are patient travel; visitor travel is added at the English ratio of visitor to patient travel.</w:t>
              </w:r>
            </w:ins>
          </w:p>
        </w:tc>
      </w:tr>
      <w:tr>
        <w:trPr>
          <w:cantSplit/>
          <w:ins w:id="123332" w:author="Albert Kwame Osei-Owusu" w:date="2026-10-21T20:00:00Z"/>
        </w:trPr>
        <w:tc>
          <w:tcPr>
            <w:tcW w:w="2100" w:type="dxa"/>
          </w:tcPr>
          <w:p w14:paraId="47364ED9" w14:textId="77777777">
            <w:pPr>
              <w:pStyle w:val="TableText"/>
              <w:rPr>
                <w:ins w:id="123333" w:author="Albert Kwame Osei-Owusu" w:date="2026-10-21T20:00:00Z"/>
              </w:rPr>
            </w:pPr>
            <w:ins w:id="123334" w:author="Albert Kwame Osei-Owusu" w:date="2026-10-21T20:00:00Z">
              <w:r>
                <w:t xml:space="preserve">Characterisation</w:t>
              </w:r>
            </w:ins>
          </w:p>
        </w:tc>
        <w:tc>
          <w:tcPr>
            <w:tcW w:w="3100" w:type="dxa"/>
          </w:tcPr>
          <w:p w14:paraId="69674F66" w14:textId="77777777">
            <w:pPr>
              <w:pStyle w:val="TableText"/>
              <w:rPr>
                <w:ins w:id="123335" w:author="Albert Kwame Osei-Owusu" w:date="2026-10-21T20:00:00Z"/>
              </w:rPr>
            </w:pPr>
            <w:ins w:id="123336" w:author="Albert Kwame Osei-Owusu" w:date="2026-10-21T20:00:00Z">
              <w:r>
                <w:t xml:space="preserve">IPCC AR6 GWP100</w:t>
              </w:r>
            </w:ins>
          </w:p>
        </w:tc>
        <w:tc>
          <w:tcPr>
            <w:tcW w:w="4438" w:type="dxa"/>
          </w:tcPr>
          <w:p w14:paraId="4C30B34F" w14:textId="77777777">
            <w:pPr>
              <w:pStyle w:val="TableText"/>
              <w:rPr>
                <w:ins w:id="123337" w:author="Albert Kwame Osei-Owusu" w:date="2026-10-21T20:00:00Z"/>
              </w:rPr>
            </w:pPr>
            <w:ins w:id="123338" w:author="Albert Kwame Osei-Owusu" w:date="2026-10-21T20:00:00Z">
              <w:r>
                <w:t xml:space="preserve">The input-output component and the gas terms are on AR6; the operational term keeps the AR5 values of the national accounts, and the travel terms the values of the Dutch inventory.</w:t>
              </w:r>
            </w:ins>
          </w:p>
        </w:tc>
      </w:tr>
      <w:tr>
        <w:trPr>
          <w:cantSplit/>
          <w:ins w:id="123339" w:author="Albert Kwame Osei-Owusu" w:date="2026-10-21T20:00:00Z"/>
        </w:trPr>
        <w:tc>
          <w:tcPr>
            <w:tcW w:w="2100" w:type="dxa"/>
          </w:tcPr>
          <w:p w14:paraId="76F9A71A" w14:textId="77777777">
            <w:pPr>
              <w:pStyle w:val="TableText"/>
              <w:rPr>
                <w:ins w:id="123340" w:author="Albert Kwame Osei-Owusu" w:date="2026-10-21T20:00:00Z"/>
              </w:rPr>
            </w:pPr>
            <w:ins w:id="123341" w:author="Albert Kwame Osei-Owusu" w:date="2026-10-21T20:00:00Z">
              <w:r>
                <w:t xml:space="preserve">Parameter uncertainty</w:t>
              </w:r>
            </w:ins>
          </w:p>
        </w:tc>
        <w:tc>
          <w:tcPr>
            <w:tcW w:w="3100" w:type="dxa"/>
          </w:tcPr>
          <w:p w14:paraId="187348DD" w14:textId="77777777">
            <w:pPr>
              <w:pStyle w:val="TableText"/>
              <w:rPr>
                <w:ins w:id="123342" w:author="Albert Kwame Osei-Owusu" w:date="2026-10-21T20:00:00Z"/>
              </w:rPr>
            </w:pPr>
            <w:ins w:id="123343" w:author="Albert Kwame Osei-Owusu" w:date="2026-10-21T20:00:00Z">
              <w:r>
                <w:t xml:space="preserve">Lenzen and colleagues</w:t>
              </w:r>
            </w:ins>
          </w:p>
        </w:tc>
        <w:tc>
          <w:tcPr>
            <w:tcW w:w="4438" w:type="dxa"/>
          </w:tcPr>
          <w:p w14:paraId="4C50FDC2" w14:textId="77777777">
            <w:pPr>
              <w:pStyle w:val="TableText"/>
              <w:rPr>
                <w:ins w:id="123344" w:author="Albert Kwame Osei-Owusu" w:date="2026-10-21T20:00:00Z"/>
              </w:rPr>
            </w:pPr>
            <w:ins w:id="123345" w:author="Albert Kwame Osei-Owusu" w:date="2026-10-21T20:00:00Z">
              <w:r>
                <w:t xml:space="preserve">The input-output component carries one shared error of 8.35%, the published figure for the Danish health care carbon footprint, in all five categories; the two travel terms are correlated (0.8).</w:t>
              </w:r>
            </w:ins>
          </w:p>
        </w:tc>
      </w:tr>
      <w:tr>
        <w:trPr>
          <w:cantSplit/>
          <w:ins w:id="123346" w:author="Albert Kwame Osei-Owusu" w:date="2026-10-21T20:00:00Z"/>
        </w:trPr>
        <w:tc>
          <w:tcPr>
            <w:tcW w:w="2100" w:type="dxa"/>
          </w:tcPr>
          <w:p w14:paraId="4BC5ECBB" w14:textId="77777777">
            <w:pPr>
              <w:pStyle w:val="TableText"/>
              <w:rPr>
                <w:ins w:id="123347" w:author="Albert Kwame Osei-Owusu" w:date="2026-10-21T20:00:00Z"/>
              </w:rPr>
            </w:pPr>
            <w:ins w:id="123348" w:author="Albert Kwame Osei-Owusu" w:date="2026-10-21T20:00:00Z">
              <w:r>
                <w:t xml:space="preserve">Capital</w:t>
              </w:r>
            </w:ins>
          </w:p>
        </w:tc>
        <w:tc>
          <w:tcPr>
            <w:tcW w:w="3100" w:type="dxa"/>
          </w:tcPr>
          <w:p w14:paraId="797C9686" w14:textId="77777777">
            <w:pPr>
              <w:pStyle w:val="TableText"/>
              <w:rPr>
                <w:ins w:id="123349" w:author="Albert Kwame Osei-Owusu" w:date="2026-10-21T20:00:00Z"/>
              </w:rPr>
            </w:pPr>
            <w:ins w:id="123350" w:author="Albert Kwame Osei-Owusu" w:date="2026-10-21T20:00:00Z">
              <w:r>
                <w:t xml:space="preserve">None (capital excluded); the capital use matrices of Wood and Södersten for one variant</w:t>
              </w:r>
            </w:ins>
          </w:p>
        </w:tc>
        <w:tc>
          <w:tcPr>
            <w:tcW w:w="4438" w:type="dxa"/>
          </w:tcPr>
          <w:p w14:paraId="1CBEE464" w14:textId="77777777">
            <w:pPr>
              <w:pStyle w:val="TableText"/>
              <w:rPr>
                <w:ins w:id="123351" w:author="Albert Kwame Osei-Owusu" w:date="2026-10-21T20:00:00Z"/>
              </w:rPr>
            </w:pPr>
            <w:ins w:id="123352" w:author="Albert Kwame Osei-Owusu" w:date="2026-10-21T20:00:00Z">
              <w:r>
                <w:t xml:space="preserve">Excluded as in the Dutch template, for comparability; its size is estimated (see Gross fixed capital formation).</w:t>
              </w:r>
            </w:ins>
          </w:p>
        </w:tc>
      </w:tr>
    </w:tbl>
    <w:p w14:paraId="40073656" w14:textId="77777777">
      <w:pPr>
        <w:pStyle w:val="TableNote"/>
        <w:rPr>
          <w:ins w:id="123353" w:author="Albert Kwame Osei-Owusu" w:date="2026-10-21T20:00:00Z"/>
        </w:rPr>
      </w:pPr>
      <w:ins w:id="123354" w:author="Albert Kwame Osei-Owusu" w:date="2026-10-21T20:00:00Z">
        <w:r>
          <w:t xml:space="preserve">n.e.c., not elsewhere classified; NPISH, non-profit institutions serving households; F-gas, fluorinated gas; DRIVHUS and AFFALD01, Statistics Denmark’s emission and waste accounts by industry; EPA, Environmental Protection Agency; IPCC, Intergovernmental Panel on Climate Change; GWP100, 100-year global warming potential; AR5 and AR6, the Fifth and Sixth Assessment Reports; NHS, National Health Service.</w:t>
        </w:r>
      </w:ins>
    </w:p>
    <w:p w14:paraId="0736B473" w14:textId="77777777" w:rsidR="00627B42" w:rsidRPr="000F0CBE" w:rsidRDefault="002E6B7F" w:rsidP="000F0CBE">
      <w:pPr>
        <w:pStyle w:val="Heading2"/>
        <w:rPr>
          <w:lang w:val="en-GB"/>
        </w:rPr>
      </w:pPr>
      <w:del w:id="15065" w:author="Albert Kwame Osei-Owusu" w:date="2026-09-13T09:00:00Z">
        <w:r>
          <w:rPr>
            <w:lang w:val="en-GB"/>
          </w:rPr>
          <w:delText xml:space="preserve">MRIO Database </w:delText>
        </w:r>
      </w:del>
      <w:ins w:id="15067" w:author="Albert Kwame Osei-Owusu" w:date="2026-09-13T09:00:00Z">
        <w:r>
          <w:rPr>
            <w:lang w:val="en-GB"/>
          </w:rPr>
          <w:t xml:space="preserve">Model and notation</w:t>
        </w:r>
      </w:ins>
    </w:p>
    <w:p>
      <w:pPr>
        <w:spacing w:after="0" w:line="240" w:lineRule="auto"/>
        <w:rPr>
          <w:ins w:id="13667" w:author="Albert Kwame Osei-Owusu" w:date="2026-09-13T09:00:00Z"/>
          <w:rFonts w:ascii="Times New Roman" w:hAnsi="Times New Roman" w:cs="Times New Roman"/>
          <w:sz w:val="20"/>
          <w:szCs w:val="20"/>
          <w:lang w:val="en-GB"/>
        </w:rPr>
      </w:pPr>
      <w:ins w:id="13668" w:author="Albert Kwame Osei-Owusu" w:date="2026-09-13T09:00:00Z">
        <w:r>
          <w:rPr>
            <w:rFonts w:ascii="Times New Roman" w:hAnsi="Times New Roman" w:cs="Times New Roman"/>
            <w:sz w:val="20"/>
            <w:szCs w:val="20"/>
            <w:lang w:val="en-GB"/>
          </w:rPr>
          <w:t xml:space="preserve">The model is EXIOBASE version 3.8.2, industry by industry for 2022, with 49 regions and 163 industries, giving </w:t>
        </w:r>
      </w:ins>
      <w:ins w:id="13669" w:author="Albert Kwame Osei-Owusu" w:date="2026-09-13T09:00:00Z">
        <m:oMath>
          <m:r>
            <w:rPr>
              <w:rFonts w:ascii="Cambria Math" w:hAnsi="Cambria Math"/>
              <w:sz w:val="20"/>
              <w:szCs w:val="20"/>
              <w:lang w:val="en-GB"/>
            </w:rPr>
            <m:t xml:space="preserve">n</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7,987</m:t>
          </m:r>
        </m:oMath>
      </w:ins>
      <w:ins w:id="13670" w:author="Albert Kwame Osei-Owusu" w:date="2026-09-13T09:00:00Z">
        <w:r>
          <w:rPr>
            <w:rFonts w:ascii="Times New Roman" w:hAnsi="Times New Roman" w:cs="Times New Roman"/>
            <w:sz w:val="20"/>
            <w:szCs w:val="20"/>
            <w:lang w:val="en-GB"/>
          </w:rPr>
          <w:t xml:space="preserve"> region-industry nodes, and </w:t>
        </w:r>
      </w:ins>
      <w:ins w:id="13671" w:author="Albert Kwame Osei-Owusu" w:date="2026-09-13T09:00:00Z">
        <m:oMath>
          <m:r>
            <w:rPr>
              <w:rFonts w:ascii="Cambria Math" w:hAnsi="Cambria Math"/>
              <w:sz w:val="20"/>
              <w:szCs w:val="20"/>
              <w:lang w:val="en-GB"/>
            </w:rPr>
            <m:t xml:space="preserve">k</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5</m:t>
          </m:r>
        </m:oMath>
      </w:ins>
      <w:ins w:id="13672" w:author="Albert Kwame Osei-Owusu" w:date="2026-09-13T09:00:00Z">
        <w:r>
          <w:rPr>
            <w:rFonts w:ascii="Times New Roman" w:hAnsi="Times New Roman" w:cs="Times New Roman"/>
            <w:sz w:val="20"/>
            <w:szCs w:val="20"/>
            <w:lang w:val="en-GB"/>
          </w:rPr>
          <w:t xml:space="preserve"> reported indicators, with the Danish sea-transport reallocation described below. Matrices are set in bold upper case, vectors in bold lower case, scalars and indices in italics, and a hat diagonalises a vector. The objects, with their dimensions and the names the code uses, are:</w:t>
        </w:r>
      </w:ins>
    </w:p>
    <w:p>
      <w:pPr>
        <w:pStyle w:val="ListParagraph"/>
        <w:numPr>
          <w:ilvl w:val="0"/>
          <w:numId w:val="18"/>
        </w:numPr>
        <w:spacing w:after="0" w:line="240" w:lineRule="auto"/>
        <w:ind w:left="360" w:hanging="360"/>
        <w:rPr>
          <w:ins w:id="13673" w:author="Albert Kwame Osei-Owusu" w:date="2026-09-13T09:00:00Z"/>
          <w:rFonts w:ascii="Times New Roman" w:hAnsi="Times New Roman" w:cs="Times New Roman"/>
          <w:sz w:val="20"/>
          <w:szCs w:val="20"/>
          <w:lang w:val="en-GB"/>
        </w:rPr>
      </w:pPr>
      <w:ins w:id="13674" w:author="Albert Kwame Osei-Owusu" w:date="2026-09-13T09:00:00Z">
        <m:oMath>
          <m:r>
            <m:rPr>
              <m:sty m:val="b"/>
            </m:rPr>
            <w:rPr>
              <w:rFonts w:ascii="Cambria Math" w:hAnsi="Cambria Math"/>
              <w:sz w:val="20"/>
              <w:szCs w:val="20"/>
              <w:lang w:val="en-GB"/>
            </w:rPr>
            <m:t xml:space="preserve">Z</m:t>
          </m:r>
        </m:oMath>
      </w:ins>
      <w:ins w:id="13675" w:author="Albert Kwame Osei-Owusu" w:date="2026-09-13T09:00:00Z">
        <w:r>
          <w:rPr>
            <w:rFonts w:ascii="Times New Roman" w:hAnsi="Times New Roman" w:cs="Times New Roman"/>
            <w:sz w:val="20"/>
            <w:szCs w:val="20"/>
            <w:lang w:val="en-GB"/>
          </w:rPr>
          <w:t xml:space="preserve"> (</w:t>
        </w:r>
      </w:ins>
      <w:ins w:id="13676" w:author="Albert Kwame Osei-Owusu" w:date="2026-09-13T09:00:00Z">
        <m:oMath>
          <m:r>
            <w:rPr>
              <w:rFonts w:ascii="Cambria Math" w:hAnsi="Cambria Math"/>
              <w:sz w:val="20"/>
              <w:szCs w:val="20"/>
              <w:lang w:val="en-GB"/>
            </w:rPr>
            <m:t xml:space="preserve">n</m:t>
          </m:r>
          <m:r>
            <m:rPr>
              <m:sty m:val="p"/>
            </m:rPr>
            <w:rPr>
              <w:rFonts w:ascii="Cambria Math" w:hAnsi="Cambria Math"/>
              <w:sz w:val="20"/>
              <w:szCs w:val="20"/>
              <w:lang w:val="en-GB"/>
            </w:rPr>
            <m:t xml:space="preserve">×</m:t>
          </m:r>
          <m:r>
            <w:rPr>
              <w:rFonts w:ascii="Cambria Math" w:hAnsi="Cambria Math"/>
              <w:sz w:val="20"/>
              <w:szCs w:val="20"/>
              <w:lang w:val="en-GB"/>
            </w:rPr>
            <m:t xml:space="preserve">n</m:t>
          </m:r>
        </m:oMath>
      </w:ins>
      <w:ins w:id="13677" w:author="Albert Kwame Osei-Owusu" w:date="2026-09-13T09:00:00Z">
        <w:r>
          <w:rPr>
            <w:rFonts w:ascii="Times New Roman" w:hAnsi="Times New Roman" w:cs="Times New Roman"/>
            <w:sz w:val="20"/>
            <w:szCs w:val="20"/>
            <w:lang w:val="en-GB"/>
          </w:rPr>
          <w:t xml:space="preserve">), inter-industry transactions in million euros at basic prices, and </w:t>
        </w:r>
      </w:ins>
      <w:ins w:id="13678" w:author="Albert Kwame Osei-Owusu" w:date="2026-09-13T09:00:00Z">
        <m:oMath>
          <m:r>
            <m:rPr>
              <m:sty m:val="b"/>
            </m:rPr>
            <w:rPr>
              <w:rFonts w:ascii="Cambria Math" w:hAnsi="Cambria Math"/>
              <w:sz w:val="20"/>
              <w:szCs w:val="20"/>
              <w:lang w:val="en-GB"/>
            </w:rPr>
            <m:t xml:space="preserve">x</m:t>
          </m:r>
        </m:oMath>
      </w:ins>
      <w:ins w:id="13679" w:author="Albert Kwame Osei-Owusu" w:date="2026-09-13T09:00:00Z">
        <w:r>
          <w:rPr>
            <w:rFonts w:ascii="Times New Roman" w:hAnsi="Times New Roman" w:cs="Times New Roman"/>
            <w:sz w:val="20"/>
            <w:szCs w:val="20"/>
            <w:lang w:val="en-GB"/>
          </w:rPr>
          <w:t xml:space="preserve"> (</w:t>
        </w:r>
      </w:ins>
      <w:ins w:id="13680" w:author="Albert Kwame Osei-Owusu" w:date="2026-09-13T09:00:00Z">
        <m:oMath>
          <m:r>
            <w:rPr>
              <w:rFonts w:ascii="Cambria Math" w:hAnsi="Cambria Math"/>
              <w:sz w:val="20"/>
              <w:szCs w:val="20"/>
              <w:lang w:val="en-GB"/>
            </w:rPr>
            <m:t xml:space="preserve">n</m:t>
          </m:r>
        </m:oMath>
      </w:ins>
      <w:ins w:id="13681" w:author="Albert Kwame Osei-Owusu" w:date="2026-09-13T09:00:00Z">
        <w:r>
          <w:rPr>
            <w:rFonts w:ascii="Times New Roman" w:hAnsi="Times New Roman" w:cs="Times New Roman"/>
            <w:sz w:val="20"/>
            <w:szCs w:val="20"/>
            <w:lang w:val="en-GB"/>
          </w:rPr>
          <w:t xml:space="preserve">), gross output (code: Z, x)</w:t>
        </w:r>
      </w:ins>
    </w:p>
    <w:p>
      <w:pPr>
        <w:pStyle w:val="ListParagraph"/>
        <w:numPr>
          <w:ilvl w:val="0"/>
          <w:numId w:val="18"/>
        </w:numPr>
        <w:spacing w:after="0" w:line="240" w:lineRule="auto"/>
        <w:ind w:left="360" w:hanging="360"/>
        <w:rPr>
          <w:ins w:id="13682" w:author="Albert Kwame Osei-Owusu" w:date="2026-09-13T09:00:00Z"/>
          <w:rFonts w:ascii="Times New Roman" w:hAnsi="Times New Roman" w:cs="Times New Roman"/>
          <w:sz w:val="20"/>
          <w:szCs w:val="20"/>
          <w:lang w:val="en-GB"/>
        </w:rPr>
      </w:pPr>
      <w:ins w:id="13683" w:author="Albert Kwame Osei-Owusu" w:date="2026-09-13T09:00:00Z">
        <m:oMath>
          <m:r>
            <m:rPr>
              <m:sty m:val="b"/>
            </m:rPr>
            <w:rPr>
              <w:rFonts w:ascii="Cambria Math" w:hAnsi="Cambria Math"/>
              <w:sz w:val="20"/>
              <w:szCs w:val="20"/>
              <w:lang w:val="en-GB"/>
            </w:rPr>
            <m:t xml:space="preserve">A</m:t>
          </m:r>
        </m:oMath>
      </w:ins>
      <w:ins w:id="13684" w:author="Albert Kwame Osei-Owusu" w:date="2026-09-13T09:00:00Z">
        <w:r>
          <w:rPr>
            <w:rFonts w:ascii="Times New Roman" w:hAnsi="Times New Roman" w:cs="Times New Roman"/>
            <w:sz w:val="20"/>
            <w:szCs w:val="20"/>
            <w:lang w:val="en-GB"/>
          </w:rPr>
          <w:t xml:space="preserve"> (</w:t>
        </w:r>
      </w:ins>
      <w:ins w:id="13685" w:author="Albert Kwame Osei-Owusu" w:date="2026-09-13T09:00:00Z">
        <m:oMath>
          <m:r>
            <w:rPr>
              <w:rFonts w:ascii="Cambria Math" w:hAnsi="Cambria Math"/>
              <w:sz w:val="20"/>
              <w:szCs w:val="20"/>
              <w:lang w:val="en-GB"/>
            </w:rPr>
            <m:t xml:space="preserve">n</m:t>
          </m:r>
          <m:r>
            <m:rPr>
              <m:sty m:val="p"/>
            </m:rPr>
            <w:rPr>
              <w:rFonts w:ascii="Cambria Math" w:hAnsi="Cambria Math"/>
              <w:sz w:val="20"/>
              <w:szCs w:val="20"/>
              <w:lang w:val="en-GB"/>
            </w:rPr>
            <m:t xml:space="preserve">×</m:t>
          </m:r>
          <m:r>
            <w:rPr>
              <w:rFonts w:ascii="Cambria Math" w:hAnsi="Cambria Math"/>
              <w:sz w:val="20"/>
              <w:szCs w:val="20"/>
              <w:lang w:val="en-GB"/>
            </w:rPr>
            <m:t xml:space="preserve">n</m:t>
          </m:r>
        </m:oMath>
      </w:ins>
      <w:ins w:id="13686" w:author="Albert Kwame Osei-Owusu" w:date="2026-09-13T09:00:00Z">
        <w:r>
          <w:rPr>
            <w:rFonts w:ascii="Times New Roman" w:hAnsi="Times New Roman" w:cs="Times New Roman"/>
            <w:sz w:val="20"/>
            <w:szCs w:val="20"/>
            <w:lang w:val="en-GB"/>
          </w:rPr>
          <w:t xml:space="preserve">), technical coefficients, and </w:t>
        </w:r>
      </w:ins>
      <w:ins w:id="13687" w:author="Albert Kwame Osei-Owusu" w:date="2026-09-13T09:00:00Z">
        <m:oMath>
          <m:r>
            <m:rPr>
              <m:sty m:val="b"/>
            </m:rPr>
            <w:rPr>
              <w:rFonts w:ascii="Cambria Math" w:hAnsi="Cambria Math"/>
              <w:sz w:val="20"/>
              <w:szCs w:val="20"/>
              <w:lang w:val="en-GB"/>
            </w:rPr>
            <m:t xml:space="preserve">L</m:t>
          </m:r>
        </m:oMath>
      </w:ins>
      <w:ins w:id="13688" w:author="Albert Kwame Osei-Owusu" w:date="2026-09-13T09:00:00Z">
        <w:r>
          <w:rPr>
            <w:rFonts w:ascii="Times New Roman" w:hAnsi="Times New Roman" w:cs="Times New Roman"/>
            <w:sz w:val="20"/>
            <w:szCs w:val="20"/>
            <w:lang w:val="en-GB"/>
          </w:rPr>
          <w:t xml:space="preserve"> (</w:t>
        </w:r>
      </w:ins>
      <w:ins w:id="13689" w:author="Albert Kwame Osei-Owusu" w:date="2026-09-13T09:00:00Z">
        <m:oMath>
          <m:r>
            <w:rPr>
              <w:rFonts w:ascii="Cambria Math" w:hAnsi="Cambria Math"/>
              <w:sz w:val="20"/>
              <w:szCs w:val="20"/>
              <w:lang w:val="en-GB"/>
            </w:rPr>
            <m:t xml:space="preserve">n</m:t>
          </m:r>
          <m:r>
            <m:rPr>
              <m:sty m:val="p"/>
            </m:rPr>
            <w:rPr>
              <w:rFonts w:ascii="Cambria Math" w:hAnsi="Cambria Math"/>
              <w:sz w:val="20"/>
              <w:szCs w:val="20"/>
              <w:lang w:val="en-GB"/>
            </w:rPr>
            <m:t xml:space="preserve">×</m:t>
          </m:r>
          <m:r>
            <w:rPr>
              <w:rFonts w:ascii="Cambria Math" w:hAnsi="Cambria Math"/>
              <w:sz w:val="20"/>
              <w:szCs w:val="20"/>
              <w:lang w:val="en-GB"/>
            </w:rPr>
            <m:t xml:space="preserve">n</m:t>
          </m:r>
        </m:oMath>
      </w:ins>
      <w:ins w:id="13690" w:author="Albert Kwame Osei-Owusu" w:date="2026-09-13T09:00:00Z">
        <w:r>
          <w:rPr>
            <w:rFonts w:ascii="Times New Roman" w:hAnsi="Times New Roman" w:cs="Times New Roman"/>
            <w:sz w:val="20"/>
            <w:szCs w:val="20"/>
            <w:lang w:val="en-GB"/>
          </w:rPr>
          <w:t xml:space="preserve">), the Leontief inverse (code: A, L)</w:t>
        </w:r>
      </w:ins>
    </w:p>
    <w:p>
      <w:pPr>
        <w:pStyle w:val="ListParagraph"/>
        <w:numPr>
          <w:ilvl w:val="0"/>
          <w:numId w:val="18"/>
        </w:numPr>
        <w:spacing w:after="0" w:line="240" w:lineRule="auto"/>
        <w:ind w:left="360" w:hanging="360"/>
        <w:rPr>
          <w:ins w:id="13691" w:author="Albert Kwame Osei-Owusu" w:date="2026-09-13T09:00:00Z"/>
          <w:rFonts w:ascii="Times New Roman" w:hAnsi="Times New Roman" w:cs="Times New Roman"/>
          <w:sz w:val="20"/>
          <w:szCs w:val="20"/>
          <w:lang w:val="en-GB"/>
        </w:rPr>
      </w:pPr>
      <w:ins w:id="13692" w:author="Albert Kwame Osei-Owusu" w:date="2026-09-13T09:00:00Z">
        <m:oMath>
          <m:r>
            <m:rPr>
              <m:sty m:val="b"/>
            </m:rPr>
            <w:rPr>
              <w:rFonts w:ascii="Cambria Math" w:hAnsi="Cambria Math"/>
              <w:sz w:val="20"/>
              <w:szCs w:val="20"/>
              <w:lang w:val="en-GB"/>
            </w:rPr>
            <m:t xml:space="preserve">F</m:t>
          </m:r>
        </m:oMath>
      </w:ins>
      <w:ins w:id="13693" w:author="Albert Kwame Osei-Owusu" w:date="2026-09-13T09:00:00Z">
        <w:r>
          <w:rPr>
            <w:rFonts w:ascii="Times New Roman" w:hAnsi="Times New Roman" w:cs="Times New Roman"/>
            <w:sz w:val="20"/>
            <w:szCs w:val="20"/>
            <w:lang w:val="en-GB"/>
          </w:rPr>
          <w:t xml:space="preserve"> (</w:t>
        </w:r>
      </w:ins>
      <w:ins w:id="13694" w:author="Albert Kwame Osei-Owusu" w:date="2026-09-13T09:00:00Z">
        <m:oMath>
          <m:r>
            <m:rPr>
              <m:sty m:val="p"/>
            </m:rPr>
            <w:rPr>
              <w:rFonts w:ascii="Cambria Math" w:hAnsi="Cambria Math"/>
              <w:sz w:val="20"/>
              <w:szCs w:val="20"/>
              <w:lang w:val="en-GB"/>
            </w:rPr>
            <m:t xml:space="preserve">1,113</m:t>
          </m:r>
          <m:r>
            <m:rPr>
              <m:sty m:val="p"/>
            </m:rPr>
            <w:rPr>
              <w:rFonts w:ascii="Cambria Math" w:hAnsi="Cambria Math"/>
              <w:sz w:val="20"/>
              <w:szCs w:val="20"/>
              <w:lang w:val="en-GB"/>
            </w:rPr>
            <m:t xml:space="preserve">×</m:t>
          </m:r>
          <m:r>
            <w:rPr>
              <w:rFonts w:ascii="Cambria Math" w:hAnsi="Cambria Math"/>
              <w:sz w:val="20"/>
              <w:szCs w:val="20"/>
              <w:lang w:val="en-GB"/>
            </w:rPr>
            <m:t xml:space="preserve">n</m:t>
          </m:r>
        </m:oMath>
      </w:ins>
      <w:ins w:id="13695" w:author="Albert Kwame Osei-Owusu" w:date="2026-09-13T09:00:00Z">
        <w:r>
          <w:rPr>
            <w:rFonts w:ascii="Times New Roman" w:hAnsi="Times New Roman" w:cs="Times New Roman"/>
            <w:sz w:val="20"/>
            <w:szCs w:val="20"/>
            <w:lang w:val="en-GB"/>
          </w:rPr>
          <w:t xml:space="preserve">), environmental extensions in physical units, and </w:t>
        </w:r>
      </w:ins>
      <w:ins w:id="13696" w:author="Albert Kwame Osei-Owusu" w:date="2026-09-13T09:00:00Z">
        <m:oMath>
          <m:r>
            <m:rPr>
              <m:sty m:val="b"/>
            </m:rPr>
            <w:rPr>
              <w:rFonts w:ascii="Cambria Math" w:hAnsi="Cambria Math"/>
              <w:sz w:val="20"/>
              <w:szCs w:val="20"/>
              <w:lang w:val="en-GB"/>
            </w:rPr>
            <m:t xml:space="preserve">C</m:t>
          </m:r>
        </m:oMath>
      </w:ins>
      <w:ins w:id="13697" w:author="Albert Kwame Osei-Owusu" w:date="2026-09-13T09:00:00Z">
        <w:r>
          <w:rPr>
            <w:rFonts w:ascii="Times New Roman" w:hAnsi="Times New Roman" w:cs="Times New Roman"/>
            <w:sz w:val="20"/>
            <w:szCs w:val="20"/>
            <w:lang w:val="en-GB"/>
          </w:rPr>
          <w:t xml:space="preserve"> (</w:t>
        </w:r>
      </w:ins>
      <w:ins w:id="13698" w:author="Albert Kwame Osei-Owusu" w:date="2026-09-13T09:00:00Z">
        <m:oMath>
          <m:r>
            <w:rPr>
              <w:rFonts w:ascii="Cambria Math" w:hAnsi="Cambria Math"/>
              <w:sz w:val="20"/>
              <w:szCs w:val="20"/>
              <w:lang w:val="en-GB"/>
            </w:rPr>
            <m:t xml:space="preserve">k</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1,113</m:t>
          </m:r>
        </m:oMath>
      </w:ins>
      <w:ins w:id="13699" w:author="Albert Kwame Osei-Owusu" w:date="2026-09-13T09:00:00Z">
        <w:r>
          <w:rPr>
            <w:rFonts w:ascii="Times New Roman" w:hAnsi="Times New Roman" w:cs="Times New Roman"/>
            <w:sz w:val="20"/>
            <w:szCs w:val="20"/>
            <w:lang w:val="en-GB"/>
          </w:rPr>
          <w:t xml:space="preserve">), characterisation factors (code: R, Q)</w:t>
        </w:r>
      </w:ins>
    </w:p>
    <w:p>
      <w:pPr>
        <w:pStyle w:val="ListParagraph"/>
        <w:numPr>
          <w:ilvl w:val="0"/>
          <w:numId w:val="18"/>
        </w:numPr>
        <w:spacing w:after="0" w:line="240" w:lineRule="auto"/>
        <w:ind w:left="360" w:hanging="360"/>
        <w:rPr>
          <w:ins w:id="13700" w:author="Albert Kwame Osei-Owusu" w:date="2026-09-13T09:00:00Z"/>
          <w:rFonts w:ascii="Times New Roman" w:hAnsi="Times New Roman" w:cs="Times New Roman"/>
          <w:sz w:val="20"/>
          <w:szCs w:val="20"/>
          <w:lang w:val="en-GB"/>
        </w:rPr>
      </w:pPr>
      <w:ins w:id="13701" w:author="Albert Kwame Osei-Owusu" w:date="2026-09-13T09:00:00Z">
        <m:oMath>
          <m:r>
            <m:rPr>
              <m:sty m:val="b"/>
            </m:rPr>
            <w:rPr>
              <w:rFonts w:ascii="Cambria Math" w:hAnsi="Cambria Math"/>
              <w:sz w:val="20"/>
              <w:szCs w:val="20"/>
              <w:lang w:val="en-GB"/>
            </w:rPr>
            <m:t xml:space="preserve">B</m:t>
          </m:r>
        </m:oMath>
      </w:ins>
      <w:ins w:id="13702" w:author="Albert Kwame Osei-Owusu" w:date="2026-09-13T09:00:00Z">
        <w:r>
          <w:rPr>
            <w:rFonts w:ascii="Times New Roman" w:hAnsi="Times New Roman" w:cs="Times New Roman"/>
            <w:sz w:val="20"/>
            <w:szCs w:val="20"/>
            <w:lang w:val="en-GB"/>
          </w:rPr>
          <w:t xml:space="preserve"> (</w:t>
        </w:r>
      </w:ins>
      <w:ins w:id="13703" w:author="Albert Kwame Osei-Owusu" w:date="2026-09-13T09:00:00Z">
        <m:oMath>
          <m:r>
            <w:rPr>
              <w:rFonts w:ascii="Cambria Math" w:hAnsi="Cambria Math"/>
              <w:sz w:val="20"/>
              <w:szCs w:val="20"/>
              <w:lang w:val="en-GB"/>
            </w:rPr>
            <m:t xml:space="preserve">k</m:t>
          </m:r>
          <m:r>
            <m:rPr>
              <m:sty m:val="p"/>
            </m:rPr>
            <w:rPr>
              <w:rFonts w:ascii="Cambria Math" w:hAnsi="Cambria Math"/>
              <w:sz w:val="20"/>
              <w:szCs w:val="20"/>
              <w:lang w:val="en-GB"/>
            </w:rPr>
            <m:t xml:space="preserve">×</m:t>
          </m:r>
          <m:r>
            <w:rPr>
              <w:rFonts w:ascii="Cambria Math" w:hAnsi="Cambria Math"/>
              <w:sz w:val="20"/>
              <w:szCs w:val="20"/>
              <w:lang w:val="en-GB"/>
            </w:rPr>
            <m:t xml:space="preserve">n</m:t>
          </m:r>
        </m:oMath>
      </w:ins>
      <w:ins w:id="13704" w:author="Albert Kwame Osei-Owusu" w:date="2026-09-13T09:00:00Z">
        <w:r>
          <w:rPr>
            <w:rFonts w:ascii="Times New Roman" w:hAnsi="Times New Roman" w:cs="Times New Roman"/>
            <w:sz w:val="20"/>
            <w:szCs w:val="20"/>
            <w:lang w:val="en-GB"/>
          </w:rPr>
          <w:t xml:space="preserve">), characterised direct intensities (code: B)</w:t>
        </w:r>
      </w:ins>
    </w:p>
    <w:p>
      <w:pPr>
        <w:pStyle w:val="ListParagraph"/>
        <w:numPr>
          <w:ilvl w:val="0"/>
          <w:numId w:val="18"/>
        </w:numPr>
        <w:spacing w:after="160" w:line="240" w:lineRule="auto"/>
        <w:ind w:left="360" w:hanging="360"/>
        <w:rPr>
          <w:ins w:id="13705" w:author="Albert Kwame Osei-Owusu" w:date="2026-09-13T09:00:00Z"/>
          <w:rFonts w:ascii="Times New Roman" w:hAnsi="Times New Roman" w:cs="Times New Roman"/>
          <w:sz w:val="20"/>
          <w:szCs w:val="20"/>
          <w:lang w:val="en-GB"/>
        </w:rPr>
      </w:pPr>
      <w:ins w:id="13706" w:author="Albert Kwame Osei-Owusu" w:date="2026-09-13T09:00:00Z">
        <m:oMath>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H</m:t>
              </m:r>
            </m:sub>
          </m:sSub>
        </m:oMath>
      </w:ins>
      <w:ins w:id="13707" w:author="Albert Kwame Osei-Owusu" w:date="2026-09-13T09:00:00Z">
        <w:r>
          <w:rPr>
            <w:rFonts w:ascii="Times New Roman" w:hAnsi="Times New Roman" w:cs="Times New Roman"/>
            <w:sz w:val="20"/>
            <w:szCs w:val="20"/>
            <w:lang w:val="en-GB"/>
          </w:rPr>
          <w:t xml:space="preserve"> (</w:t>
        </w:r>
      </w:ins>
      <w:ins w:id="13708" w:author="Albert Kwame Osei-Owusu" w:date="2026-09-13T09:00:00Z">
        <m:oMath>
          <m:r>
            <w:rPr>
              <w:rFonts w:ascii="Cambria Math" w:hAnsi="Cambria Math"/>
              <w:sz w:val="20"/>
              <w:szCs w:val="20"/>
              <w:lang w:val="en-GB"/>
            </w:rPr>
            <m:t xml:space="preserve">n</m:t>
          </m:r>
        </m:oMath>
      </w:ins>
      <w:ins w:id="13709" w:author="Albert Kwame Osei-Owusu" w:date="2026-09-13T09:00:00Z">
        <w:r>
          <w:rPr>
            <w:rFonts w:ascii="Times New Roman" w:hAnsi="Times New Roman" w:cs="Times New Roman"/>
            <w:sz w:val="20"/>
            <w:szCs w:val="20"/>
            <w:lang w:val="en-GB"/>
          </w:rPr>
          <w:t xml:space="preserve">), Danish health care demand, and </w:t>
        </w:r>
      </w:ins>
      <w:ins w:id="13710" w:author="Albert Kwame Osei-Owusu" w:date="2026-09-13T09:00:00Z">
        <m:oMath>
          <m:r>
            <m:rPr>
              <m:sty m:val="b"/>
            </m:rPr>
            <w:rPr>
              <w:rFonts w:ascii="Cambria Math" w:hAnsi="Cambria Math"/>
              <w:sz w:val="20"/>
              <w:szCs w:val="20"/>
              <w:lang w:val="en-GB"/>
            </w:rPr>
            <m:t xml:space="preserve">d</m:t>
          </m:r>
        </m:oMath>
      </w:ins>
      <w:ins w:id="13711" w:author="Albert Kwame Osei-Owusu" w:date="2026-09-13T09:00:00Z">
        <w:r>
          <w:rPr>
            <w:rFonts w:ascii="Times New Roman" w:hAnsi="Times New Roman" w:cs="Times New Roman"/>
            <w:sz w:val="20"/>
            <w:szCs w:val="20"/>
            <w:lang w:val="en-GB"/>
          </w:rPr>
          <w:t xml:space="preserve"> and </w:t>
        </w:r>
      </w:ins>
      <w:ins w:id="13712" w:author="Albert Kwame Osei-Owusu" w:date="2026-09-13T09:00:00Z">
        <m:oMath>
          <m:sSup>
            <m:sSupPr>
              <m:ctrlPr>
                <w:rPr>
                  <w:rFonts w:ascii="Cambria Math" w:hAnsi="Cambria Math"/>
                  <w:sz w:val="20"/>
                  <w:szCs w:val="20"/>
                  <w:lang w:val="en-GB"/>
                </w:rPr>
              </m:ctrlPr>
            </m:sSupPr>
            <m:e>
              <m:r>
                <m:rPr>
                  <m:sty m:val="b"/>
                </m:rPr>
                <w:rPr>
                  <w:rFonts w:ascii="Cambria Math" w:hAnsi="Cambria Math"/>
                  <w:sz w:val="20"/>
                  <w:szCs w:val="20"/>
                  <w:lang w:val="en-GB"/>
                </w:rPr>
                <m:t xml:space="preserve">g</m:t>
              </m:r>
            </m:e>
            <m:sup>
              <m:r>
                <m:rPr>
                  <m:sty m:val="p"/>
                </m:rPr>
                <w:rPr>
                  <w:rFonts w:ascii="Cambria Math" w:hAnsi="Cambria Math"/>
                  <w:sz w:val="20"/>
                  <w:szCs w:val="20"/>
                  <w:lang w:val="en-GB"/>
                </w:rPr>
                <m:t xml:space="preserve">BU</m:t>
              </m:r>
            </m:sup>
          </m:sSup>
        </m:oMath>
      </w:ins>
      <w:ins w:id="13713" w:author="Albert Kwame Osei-Owusu" w:date="2026-09-13T09:00:00Z">
        <w:r>
          <w:rPr>
            <w:rFonts w:ascii="Times New Roman" w:hAnsi="Times New Roman" w:cs="Times New Roman"/>
            <w:sz w:val="20"/>
            <w:szCs w:val="20"/>
            <w:lang w:val="en-GB"/>
          </w:rPr>
          <w:t xml:space="preserve"> (</w:t>
        </w:r>
      </w:ins>
      <w:ins w:id="13714" w:author="Albert Kwame Osei-Owusu" w:date="2026-09-13T09:00:00Z">
        <m:oMath>
          <m:r>
            <w:rPr>
              <w:rFonts w:ascii="Cambria Math" w:hAnsi="Cambria Math"/>
              <w:sz w:val="20"/>
              <w:szCs w:val="20"/>
              <w:lang w:val="en-GB"/>
            </w:rPr>
            <m:t xml:space="preserve">k</m:t>
          </m:r>
        </m:oMath>
      </w:ins>
      <w:ins w:id="13715" w:author="Albert Kwame Osei-Owusu" w:date="2026-09-13T09:00:00Z">
        <w:r>
          <w:rPr>
            <w:rFonts w:ascii="Times New Roman" w:hAnsi="Times New Roman" w:cs="Times New Roman"/>
            <w:sz w:val="20"/>
            <w:szCs w:val="20"/>
            <w:lang w:val="en-GB"/>
          </w:rPr>
          <w:t xml:space="preserve">), the operational and bottom-up terms (code: Ystim, Hstim)</w:t>
        </w:r>
      </w:ins>
    </w:p>
    <w:p w14:paraId="58B56370" w14:textId="77777777" w:rsidR="00156225" w:rsidRPr="000F0CBE" w:rsidRDefault="001C53C8" w:rsidP="000F0CBE">
      <w:pPr>
        <w:spacing w:line="240" w:lineRule="auto"/>
        <w:rPr>
          <w:del w:id="15064" w:author="Albert Kwame Osei-Owusu" w:date="2026-09-13T09:00:00Z"/>
          <w:rFonts w:ascii="Times New Roman" w:hAnsi="Times New Roman" w:cs="Times New Roman"/>
          <w:sz w:val="20"/>
          <w:szCs w:val="20"/>
          <w:lang w:val="en-GB"/>
        </w:rPr>
      </w:pPr>
      <w:del w:id="15060" w:author="Albert Kwame Osei-Owusu" w:date="2026-09-13T09:00:00Z">
        <w:r>
          <w:rPr>
            <w:rFonts w:ascii="Times New Roman" w:hAnsi="Times New Roman" w:cs="Times New Roman"/>
            <w:sz w:val="20"/>
            <w:szCs w:val="20"/>
            <w:lang w:val="en-GB"/>
          </w:rPr>
          <w:delText xml:space="preserve">The applied MRIO system is based on </w:delText>
        </w:r>
      </w:del>
      <w:del w:id="3431" w:author="Albert Kwame Osei-Owusu" w:date="2026-09-12T09:00:00Z">
        <w:r>
          <w:rPr>
            <w:rFonts w:ascii="Times New Roman" w:hAnsi="Times New Roman" w:cs="Times New Roman"/>
            <w:sz w:val="20"/>
            <w:szCs w:val="20"/>
            <w:lang w:val="en-GB"/>
          </w:rPr>
          <w:delText xml:space="preserve">EXIOBASE version 3.7 (49 regions; 163 industries)</w:delText>
        </w:r>
      </w:del>
      <w:ins w:id="3432" w:author="Albert Kwame Osei-Owusu" w:date="2026-09-12T09:00:00Z">
        <w:del w:id="15061" w:author="Albert Kwame Osei-Owusu" w:date="2026-09-13T09:00:00Z">
          <w:r>
            <w:rPr>
              <w:rFonts w:ascii="Times New Roman" w:hAnsi="Times New Roman" w:cs="Times New Roman"/>
              <w:sz w:val="20"/>
              <w:szCs w:val="20"/>
              <w:lang w:val="en-GB"/>
            </w:rPr>
            <w:delText xml:space="preserve">EXIOBASE version 3.8.2, industry by industry for the reference year 2022 (49 regions; 163 industries)</w:delText>
          </w:r>
        </w:del>
      </w:ins>
      <w:del w:id="15062" w:author="Albert Kwame Osei-Owusu" w:date="2026-09-13T09:00:00Z">
        <w:r>
          <w:rPr>
            <w:rFonts w:ascii="Times New Roman" w:hAnsi="Times New Roman" w:cs="Times New Roman"/>
            <w:sz w:val="20"/>
            <w:szCs w:val="20"/>
            <w:lang w:val="en-GB"/>
          </w:rPr>
          <w:delText xml:space="preserve">, with monetary supply-use and input-output tables; environmental extensions for industries and final demand; and a characterization system for multiple impact categories. The background scripts load and serialize the following core objects, that are used for the calculations: </w:delText>
        </w:r>
      </w:del>
    </w:p>
    <w:p w14:paraId="41B49A5A" w14:textId="77777777" w:rsidR="00674723" w:rsidRPr="000F0CBE" w:rsidRDefault="00674723" w:rsidP="000F0CBE">
      <w:pPr>
        <w:pStyle w:val="ListParagraph"/>
        <w:numPr>
          <w:ilvl w:val="0"/>
          <w:numId w:val="9"/>
        </w:numPr>
        <w:spacing w:line="240" w:lineRule="auto"/>
        <w:rPr>
          <w:del w:id="15059" w:author="Albert Kwame Osei-Owusu" w:date="2026-09-13T09:00:00Z"/>
          <w:rFonts w:ascii="Times New Roman" w:hAnsi="Times New Roman" w:cs="Times New Roman"/>
          <w:sz w:val="20"/>
          <w:szCs w:val="20"/>
          <w:lang w:val="en-GB"/>
        </w:rPr>
      </w:pPr>
      <w:del w:id="15056" w:author="Albert Kwame Osei-Owusu" w:date="2026-09-13T09:00:00Z">
        <w:r>
          <w:rPr>
            <w:rFonts w:ascii="Times New Roman" w:hAnsi="Times New Roman" w:cs="Times New Roman"/>
            <w:b/>
            <w:bCs/>
            <w:sz w:val="20"/>
            <w:szCs w:val="20"/>
            <w:lang w:val="en-GB"/>
          </w:rPr>
          <w:delText>A</w:delText>
        </w:r>
      </w:del>
      <w:del w:id="15057" w:author="Albert Kwame Osei-Owusu" w:date="2026-09-13T09:00:00Z">
        <w:r>
          <w:rPr>
            <w:rFonts w:ascii="Times New Roman" w:hAnsi="Times New Roman" w:cs="Times New Roman"/>
            <w:sz w:val="20"/>
            <w:szCs w:val="20"/>
            <w:lang w:val="en-GB"/>
          </w:rPr>
          <w:delText xml:space="preserve"> = Technical coefficients matrix </w:delText>
        </w:r>
      </w:del>
    </w:p>
    <w:p w14:paraId="4892404B" w14:textId="77777777" w:rsidR="00674723" w:rsidRPr="000F0CBE" w:rsidRDefault="00674723" w:rsidP="000F0CBE">
      <w:pPr>
        <w:pStyle w:val="ListParagraph"/>
        <w:numPr>
          <w:ilvl w:val="0"/>
          <w:numId w:val="9"/>
        </w:numPr>
        <w:spacing w:line="240" w:lineRule="auto"/>
        <w:rPr>
          <w:del w:id="15055" w:author="Albert Kwame Osei-Owusu" w:date="2026-09-13T09:00:00Z"/>
          <w:rFonts w:ascii="Times New Roman" w:hAnsi="Times New Roman" w:cs="Times New Roman"/>
          <w:sz w:val="20"/>
          <w:szCs w:val="20"/>
          <w:lang w:val="en-GB"/>
        </w:rPr>
      </w:pPr>
      <w:del w:id="15052" w:author="Albert Kwame Osei-Owusu" w:date="2026-09-13T09:00:00Z">
        <w:r>
          <w:rPr>
            <w:rFonts w:ascii="Times New Roman" w:hAnsi="Times New Roman" w:cs="Times New Roman"/>
            <w:b/>
            <w:bCs/>
            <w:sz w:val="20"/>
            <w:szCs w:val="20"/>
            <w:lang w:val="en-GB"/>
          </w:rPr>
          <w:delText>Y</w:delText>
        </w:r>
      </w:del>
      <w:del w:id="15053" w:author="Albert Kwame Osei-Owusu" w:date="2026-09-13T09:00:00Z">
        <w:r>
          <w:rPr>
            <w:rFonts w:ascii="Times New Roman" w:hAnsi="Times New Roman" w:cs="Times New Roman"/>
            <w:sz w:val="20"/>
            <w:szCs w:val="20"/>
            <w:lang w:val="en-GB"/>
          </w:rPr>
          <w:delText xml:space="preserve"> = Final demand matrix </w:delText>
        </w:r>
      </w:del>
    </w:p>
    <w:p w14:paraId="2DB94FAB" w14:textId="77777777" w:rsidR="00674723" w:rsidRPr="000F0CBE" w:rsidRDefault="00674723" w:rsidP="000F0CBE">
      <w:pPr>
        <w:pStyle w:val="ListParagraph"/>
        <w:numPr>
          <w:ilvl w:val="0"/>
          <w:numId w:val="9"/>
        </w:numPr>
        <w:spacing w:line="240" w:lineRule="auto"/>
        <w:rPr>
          <w:del w:id="15051" w:author="Albert Kwame Osei-Owusu" w:date="2026-09-13T09:00:00Z"/>
          <w:rFonts w:ascii="Times New Roman" w:hAnsi="Times New Roman" w:cs="Times New Roman"/>
          <w:sz w:val="20"/>
          <w:szCs w:val="20"/>
          <w:lang w:val="en-GB"/>
        </w:rPr>
      </w:pPr>
      <w:del w:id="15048" w:author="Albert Kwame Osei-Owusu" w:date="2026-09-13T09:00:00Z">
        <w:r>
          <w:rPr>
            <w:rFonts w:ascii="Times New Roman" w:hAnsi="Times New Roman" w:cs="Times New Roman"/>
            <w:b/>
            <w:bCs/>
            <w:sz w:val="20"/>
            <w:szCs w:val="20"/>
            <w:lang w:val="en-GB"/>
          </w:rPr>
          <w:delText>R</w:delText>
        </w:r>
      </w:del>
      <w:del w:id="15049" w:author="Albert Kwame Osei-Owusu" w:date="2026-09-13T09:00:00Z">
        <w:r>
          <w:rPr>
            <w:rFonts w:ascii="Times New Roman" w:hAnsi="Times New Roman" w:cs="Times New Roman"/>
            <w:sz w:val="20"/>
            <w:szCs w:val="20"/>
            <w:lang w:val="en-GB"/>
          </w:rPr>
          <w:delText xml:space="preserve"> = Environmental extensions for industries and products </w:delText>
        </w:r>
      </w:del>
    </w:p>
    <w:p w14:paraId="39322578" w14:textId="77777777" w:rsidR="00D3713F" w:rsidRPr="000F0CBE" w:rsidRDefault="00674723" w:rsidP="000F0CBE">
      <w:pPr>
        <w:pStyle w:val="ListParagraph"/>
        <w:numPr>
          <w:ilvl w:val="0"/>
          <w:numId w:val="9"/>
        </w:numPr>
        <w:spacing w:line="240" w:lineRule="auto"/>
        <w:rPr>
          <w:del w:id="15047" w:author="Albert Kwame Osei-Owusu" w:date="2026-09-13T09:00:00Z"/>
          <w:rFonts w:ascii="Times New Roman" w:hAnsi="Times New Roman" w:cs="Times New Roman"/>
          <w:sz w:val="20"/>
          <w:szCs w:val="20"/>
          <w:lang w:val="en-GB"/>
        </w:rPr>
      </w:pPr>
      <w:del w:id="15042" w:author="Albert Kwame Osei-Owusu" w:date="2026-09-13T09:00:00Z">
        <w:r>
          <w:rPr>
            <w:rFonts w:ascii="Times New Roman" w:hAnsi="Times New Roman" w:cs="Times New Roman"/>
            <w:b/>
            <w:bCs/>
            <w:sz w:val="20"/>
            <w:szCs w:val="20"/>
            <w:lang w:val="en-GB"/>
          </w:rPr>
          <w:delText>H</w:delText>
        </w:r>
      </w:del>
      <w:del w:id="15043" w:author="Albert Kwame Osei-Owusu" w:date="2026-09-13T09:00:00Z">
        <w:r>
          <w:rPr>
            <w:rFonts w:ascii="Times New Roman" w:hAnsi="Times New Roman" w:cs="Times New Roman"/>
            <w:sz w:val="20"/>
            <w:szCs w:val="20"/>
            <w:lang w:val="en-GB"/>
          </w:rPr>
          <w:delText xml:space="preserve"> = Final</w:delText>
        </w:r>
      </w:del>
      <w:del w:id="15044" w:author="Albert Kwame Osei-Owusu" w:date="2026-09-13T09:00:00Z">
        <w:r>
          <w:rPr>
            <w:rFonts w:ascii="Times New Roman" w:hAnsi="Times New Roman" w:cs="Times New Roman"/>
            <w:sz w:val="20"/>
            <w:szCs w:val="20"/>
            <w:lang w:val="en-GB"/>
          </w:rPr>
          <w:noBreakHyphen/>
          <w:delText>demand (consumption</w:delText>
        </w:r>
      </w:del>
      <w:del w:id="15045" w:author="Albert Kwame Osei-Owusu" w:date="2026-09-13T09:00:00Z">
        <w:r>
          <w:rPr>
            <w:rFonts w:ascii="Times New Roman" w:hAnsi="Times New Roman" w:cs="Times New Roman"/>
            <w:sz w:val="20"/>
            <w:szCs w:val="20"/>
            <w:lang w:val="en-GB"/>
          </w:rPr>
          <w:noBreakHyphen/>
          <w:delText xml:space="preserve">based) satellite (EXIOBASE naming) </w:delText>
        </w:r>
      </w:del>
    </w:p>
    <w:p w14:paraId="53D437F9" w14:textId="77777777" w:rsidR="004745A9" w:rsidRPr="000F0CBE" w:rsidRDefault="00674723" w:rsidP="000F0CBE">
      <w:pPr>
        <w:pStyle w:val="ListParagraph"/>
        <w:numPr>
          <w:ilvl w:val="0"/>
          <w:numId w:val="9"/>
        </w:numPr>
        <w:spacing w:line="240" w:lineRule="auto"/>
        <w:rPr>
          <w:del w:id="15041" w:author="Albert Kwame Osei-Owusu" w:date="2026-09-13T09:00:00Z"/>
          <w:rFonts w:ascii="Times New Roman" w:hAnsi="Times New Roman" w:cs="Times New Roman"/>
          <w:sz w:val="20"/>
          <w:szCs w:val="20"/>
          <w:lang w:val="en-GB"/>
        </w:rPr>
      </w:pPr>
      <w:del w:id="15038" w:author="Albert Kwame Osei-Owusu" w:date="2026-09-13T09:00:00Z">
        <w:r>
          <w:rPr>
            <w:rFonts w:ascii="Times New Roman" w:hAnsi="Times New Roman" w:cs="Times New Roman"/>
            <w:b/>
            <w:bCs/>
            <w:sz w:val="20"/>
            <w:szCs w:val="20"/>
            <w:lang w:val="en-GB"/>
          </w:rPr>
          <w:delText>Q</w:delText>
        </w:r>
      </w:del>
      <w:del w:id="15039" w:author="Albert Kwame Osei-Owusu" w:date="2026-09-13T09:00:00Z">
        <w:r>
          <w:rPr>
            <w:rFonts w:ascii="Times New Roman" w:hAnsi="Times New Roman" w:cs="Times New Roman"/>
            <w:sz w:val="20"/>
            <w:szCs w:val="20"/>
            <w:lang w:val="en-GB"/>
          </w:rPr>
          <w:delText xml:space="preserve"> = characterization matrices assembled to quantify five impact categories (GWP100, abiotic material extraction, water use, land use, and waste flows). </w:delText>
        </w:r>
      </w:del>
    </w:p>
    <w:p w14:paraId="0F741AF6" w14:textId="77777777" w:rsidR="006914A2" w:rsidRPr="000F0CBE" w:rsidRDefault="006914A2" w:rsidP="000F0CBE">
      <w:pPr>
        <w:pStyle w:val="Heading2"/>
        <w:rPr>
          <w:lang w:val="en-GB"/>
        </w:rPr>
      </w:pPr>
      <w:r>
        <w:rPr>
          <w:lang w:val="en-GB"/>
        </w:rPr>
        <w:t xml:space="preserve">Danish regional </w:t>
      </w:r>
      <w:del w:id="76665" w:author="Albert Kwame Osei-Owusu" w:date="2026-09-14T09:00:00Z">
        <w:r>
          <w:rPr>
            <w:lang w:val="en-GB"/>
          </w:rPr>
          <w:delText xml:space="preserve">treatment </w:delText>
        </w:r>
      </w:del>
      <w:ins w:id="76666" w:author="Albert Kwame Osei-Owusu" w:date="2026-09-14T09:00:00Z">
        <w:r>
          <w:rPr>
            <w:lang w:val="en-GB"/>
          </w:rPr>
          <w:t xml:space="preserve">treatment</w:t>
        </w:r>
      </w:ins>
    </w:p>
    <w:p w14:paraId="743AF820" w14:textId="77777777" w:rsidR="00C21D78" w:rsidRPr="000F0CBE" w:rsidRDefault="006914A2" w:rsidP="000F0CBE">
      <w:pPr>
        <w:spacing w:line="240" w:lineRule="auto"/>
        <w:rPr>
          <w:rFonts w:ascii="Times New Roman" w:hAnsi="Times New Roman" w:cs="Times New Roman"/>
          <w:sz w:val="20"/>
          <w:szCs w:val="20"/>
          <w:lang w:val="en-GB"/>
        </w:rPr>
      </w:pPr>
      <w:del w:id="15032" w:author="Albert Kwame Osei-Owusu" w:date="2026-09-13T09:00:00Z">
        <w:r>
          <w:rPr>
            <w:rFonts w:ascii="Times New Roman" w:hAnsi="Times New Roman" w:cs="Times New Roman"/>
            <w:sz w:val="20"/>
            <w:szCs w:val="20"/>
            <w:lang w:val="en-GB"/>
          </w:rPr>
          <w:delText xml:space="preserve">Denmark was retained as an explicit individual region within the EXIOBASE regional structure. This allowed Danish </w:delText>
        </w:r>
      </w:del>
      <w:del w:id="4443" w:author="Albert Kwame Osei-Owusu" w:date="2026-09-12T09:00:00Z">
        <w:r>
          <w:rPr>
            <w:rFonts w:ascii="Times New Roman" w:hAnsi="Times New Roman" w:cs="Times New Roman"/>
            <w:sz w:val="20"/>
            <w:szCs w:val="20"/>
            <w:lang w:val="en-GB"/>
          </w:rPr>
          <w:delText xml:space="preserve">healthcare</w:delText>
        </w:r>
      </w:del>
      <w:ins w:id="4444" w:author="Albert Kwame Osei-Owusu" w:date="2026-09-12T09:00:00Z">
        <w:del w:id="15033" w:author="Albert Kwame Osei-Owusu" w:date="2026-09-13T09:00:00Z">
          <w:r>
            <w:rPr>
              <w:rFonts w:ascii="Times New Roman" w:hAnsi="Times New Roman" w:cs="Times New Roman"/>
              <w:sz w:val="20"/>
              <w:szCs w:val="20"/>
              <w:lang w:val="en-GB"/>
            </w:rPr>
            <w:delText xml:space="preserve">health care</w:delText>
          </w:r>
        </w:del>
      </w:ins>
      <w:del w:id="15034" w:author="Albert Kwame Osei-Owusu" w:date="2026-09-13T09:00:00Z">
        <w:r>
          <w:rPr>
            <w:rFonts w:ascii="Times New Roman" w:hAnsi="Times New Roman" w:cs="Times New Roman"/>
            <w:sz w:val="20"/>
            <w:szCs w:val="20"/>
            <w:lang w:val="en-GB"/>
          </w:rPr>
          <w:delText xml:space="preserve"> demand to be traced through both domestic production and international supply chains without altering the internal balance of the MRIO system. The original codebase also keeps the Netherlands explicit, which was deemed safest to leave un-altered for the calculations. All non</w:delText>
        </w:r>
      </w:del>
      <w:del w:id="15035" w:author="Albert Kwame Osei-Owusu" w:date="2026-09-13T09:00:00Z">
        <w:r>
          <w:rPr>
            <w:rFonts w:ascii="Times New Roman" w:hAnsi="Times New Roman" w:cs="Times New Roman"/>
            <w:sz w:val="20"/>
            <w:szCs w:val="20"/>
            <w:lang w:val="en-GB"/>
          </w:rPr>
          <w:noBreakHyphen/>
          <w:delText xml:space="preserve">DK and non-NL regions follow the standard EXIOBASE aggregation. </w:delText>
        </w:r>
      </w:del>
      <w:ins w:id="15037" w:author="Albert Kwame Osei-Owusu" w:date="2026-09-13T09:00:00Z">
        <w:r>
          <w:rPr>
            <w:rFonts w:ascii="Times New Roman" w:hAnsi="Times New Roman" w:cs="Times New Roman"/>
            <w:sz w:val="20"/>
            <w:szCs w:val="20"/>
            <w:lang w:val="en-GB"/>
          </w:rPr>
          <w:t xml:space="preserve">Denmark is retained as an explicit region within the EXIOBASE regional structure, which allows Danish health care demand to be traced through both domestic production and international supply chains without altering the balance of the system. The Netherlands is also a separate region in EXIOBASE and in the code inherited from Steenmeijer and colleagues; it is reported inside Europe.</w:t>
        </w:r>
      </w:ins>
    </w:p>
    <w:p w14:paraId="154DDCA3" w14:textId="77777777" w:rsidR="006F6A8A" w:rsidRPr="000F0CBE" w:rsidRDefault="006F6A8A" w:rsidP="000F0CBE">
      <w:pPr>
        <w:spacing w:line="240" w:lineRule="auto"/>
        <w:rPr>
          <w:del w:id="15031" w:author="Albert Kwame Osei-Owusu" w:date="2026-09-13T09:00:00Z"/>
          <w:rFonts w:ascii="Times New Roman" w:hAnsi="Times New Roman" w:cs="Times New Roman"/>
          <w:i/>
          <w:iCs/>
          <w:sz w:val="20"/>
          <w:szCs w:val="20"/>
          <w:lang w:val="en-GB"/>
        </w:rPr>
      </w:pPr>
      <w:del w:id="15029" w:author="Albert Kwame Osei-Owusu" w:date="2026-09-13T09:00:00Z">
        <w:r>
          <w:rPr>
            <w:rFonts w:ascii="Times New Roman" w:hAnsi="Times New Roman" w:cs="Times New Roman"/>
            <w:i/>
            <w:iCs/>
            <w:sz w:val="20"/>
            <w:szCs w:val="20"/>
            <w:lang w:val="en-GB"/>
          </w:rPr>
          <w:delText xml:space="preserve">Construction of the Leontief system </w:delText>
        </w:r>
      </w:del>
    </w:p>
    <w:p w14:paraId="67161A2D" w14:textId="77777777" w:rsidR="006F6A8A" w:rsidRDefault="006F6A8A" w:rsidP="000F0CBE">
      <w:pPr>
        <w:spacing w:after="0" w:line="240" w:lineRule="auto"/>
        <w:rPr>
          <w:del w:id="15028" w:author="Albert Kwame Osei-Owusu" w:date="2026-09-13T09:00:00Z"/>
          <w:rFonts w:ascii="Times New Roman" w:hAnsi="Times New Roman" w:cs="Times New Roman"/>
          <w:sz w:val="20"/>
          <w:szCs w:val="20"/>
          <w:lang w:val="en-GB"/>
        </w:rPr>
      </w:pPr>
      <w:del w:id="15026" w:author="Albert Kwame Osei-Owusu" w:date="2026-09-13T09:00:00Z">
        <w:r>
          <w:rPr>
            <w:rFonts w:ascii="Times New Roman" w:hAnsi="Times New Roman" w:cs="Times New Roman"/>
            <w:sz w:val="20"/>
            <w:szCs w:val="20"/>
            <w:lang w:val="en-GB"/>
          </w:rPr>
          <w:delText xml:space="preserve">The Leontief inverse is calculated as: </w:delText>
        </w:r>
      </w:del>
    </w:p>
    <w:p w14:paraId="55F71CB1" w14:textId="77777777" w:rsidR="000F0CBE" w:rsidRPr="000F0CBE" w:rsidRDefault="000F0CBE" w:rsidP="000F0CBE">
      <w:pPr>
        <w:spacing w:after="0" w:line="240" w:lineRule="auto"/>
        <w:rPr>
          <w:del w:id="15025" w:author="Albert Kwame Osei-Owusu" w:date="2026-09-13T09:00:00Z"/>
          <w:rFonts w:ascii="Times New Roman" w:hAnsi="Times New Roman" w:cs="Times New Roman"/>
          <w:sz w:val="20"/>
          <w:szCs w:val="20"/>
          <w:lang w:val="en-GB"/>
        </w:rPr>
      </w:pPr>
    </w:p>
    <w:p w14:paraId="0414A52B" w14:textId="77777777" w:rsidR="004C3780" w:rsidRDefault="00FD10E8">
      <w:pPr>
        <w:tabs>
          <w:tab w:val="center" w:pos="4819"/>
          <w:tab w:val="right" w:pos="9638"/>
        </w:tabs>
        <w:rPr>
          <w:del w:id="15023" w:author="Albert Kwame Osei-Owusu" w:date="2026-09-13T09:00:00Z"/>
        </w:rPr>
      </w:pPr>
      <w:del w:id="15020" w:author="Albert Kwame Osei-Owusu" w:date="2026-09-13T09:00:00Z">
        <w:r>
          <w:tab/>
        </w:r>
      </w:del>
      <w:del w:id="15019" w:author="Albert Kwame Osei-Owusu" w:date="2026-09-13T09:00:00Z">
        <m:oMath>
          <m:r>
            <w:rPr>
              <w:rFonts w:ascii="Cambria Math" w:hAnsi="Cambria Math" w:cs="Times New Roman"/>
              <w:sz w:val="20"/>
              <w:szCs w:val="20"/>
              <w:lang w:val="en-GB"/>
            </w:rPr>
            <m:t>L=(I-A</m:t>
          </m:r>
          <m:sSup>
            <m:sSupPr>
              <m:ctrlPr>
                <w:rPr>
                  <w:rFonts w:ascii="Cambria Math" w:hAnsi="Cambria Math" w:cs="Times New Roman"/>
                  <w:sz w:val="20"/>
                  <w:szCs w:val="20"/>
                  <w:lang w:val="en-GB"/>
                </w:rPr>
              </m:ctrlPr>
            </m:sSupPr>
            <m:e>
              <m:r>
                <w:rPr>
                  <w:rFonts w:ascii="Cambria Math" w:hAnsi="Cambria Math" w:cs="Times New Roman"/>
                  <w:sz w:val="20"/>
                  <w:szCs w:val="20"/>
                  <w:lang w:val="en-GB"/>
                </w:rPr>
                <m:t>)</m:t>
              </m:r>
            </m:e>
            <m:sup>
              <m:r>
                <w:rPr>
                  <w:rFonts w:ascii="Cambria Math" w:hAnsi="Cambria Math" w:cs="Times New Roman"/>
                  <w:sz w:val="20"/>
                  <w:szCs w:val="20"/>
                  <w:lang w:val="en-GB"/>
                </w:rPr>
                <m:t>-1</m:t>
              </m:r>
            </m:sup>
          </m:sSup>
          <m:r>
            <m:rPr>
              <m:sty m:val="p"/>
            </m:rPr>
            <w:rPr>
              <w:rFonts w:ascii="Cambria Math" w:hAnsi="Cambria Math" w:cs="Times New Roman"/>
              <w:sz w:val="20"/>
              <w:szCs w:val="20"/>
              <w:lang w:val="en-GB"/>
            </w:rPr>
            <w:br/>
          </m:r>
        </m:oMath>
      </w:del>
      <w:del w:id="3429" w:author="Albert Kwame Osei-Owusu" w:date="2026-09-12T09:00:00Z">
        <w:r>
          <w:tab/>
          <w:delText xml:space="preserve">(A1)</w:delText>
        </w:r>
      </w:del>
      <w:ins w:id="3430" w:author="Albert Kwame Osei-Owusu" w:date="2026-09-12T09:00:00Z">
        <w:del w:id="15021" w:author="Albert Kwame Osei-Owusu" w:date="2026-09-13T09:00:00Z">
          <w:r>
            <w:tab/>
            <w:delText xml:space="preserve">(A.1)</w:delText>
          </w:r>
        </w:del>
      </w:ins>
    </w:p>
    <w:p w14:paraId="2711278F" w14:textId="77777777" w:rsidR="006F6A8A" w:rsidRPr="000F0CBE" w:rsidRDefault="006F6A8A" w:rsidP="000F0CBE">
      <w:pPr>
        <w:spacing w:after="0" w:line="240" w:lineRule="auto"/>
        <w:rPr>
          <w:del w:id="15018" w:author="Albert Kwame Osei-Owusu" w:date="2026-09-13T09:00:00Z"/>
          <w:rFonts w:ascii="Times New Roman" w:hAnsi="Times New Roman" w:cs="Times New Roman"/>
          <w:sz w:val="20"/>
          <w:szCs w:val="20"/>
          <w:lang w:val="en-GB"/>
        </w:rPr>
      </w:pPr>
      <w:del w:id="15012" w:author="Albert Kwame Osei-Owusu" w:date="2026-09-13T09:00:00Z">
        <w:r>
          <w:rPr>
            <w:rFonts w:ascii="Times New Roman" w:hAnsi="Times New Roman" w:cs="Times New Roman"/>
            <w:sz w:val="20"/>
            <w:szCs w:val="20"/>
            <w:lang w:val="en-GB"/>
          </w:rPr>
          <w:lastRenderedPageBreak/>
          <w:delText xml:space="preserve">where </w:delText>
        </w:r>
      </w:del>
      <w:del w:id="15010" w:author="Albert Kwame Osei-Owusu" w:date="2026-09-13T09:00:00Z">
        <m:oMath>
          <m:r>
            <w:rPr>
              <w:rFonts w:ascii="Cambria Math" w:hAnsi="Cambria Math" w:cs="Times New Roman"/>
              <w:sz w:val="20"/>
              <w:szCs w:val="20"/>
              <w:lang w:val="en-GB"/>
            </w:rPr>
            <m:t>I</m:t>
          </m:r>
        </m:oMath>
      </w:del>
      <w:del w:id="15013" w:author="Albert Kwame Osei-Owusu" w:date="2026-09-13T09:00:00Z">
        <w:r>
          <w:rPr>
            <w:rFonts w:ascii="Times New Roman" w:eastAsiaTheme="minorEastAsia" w:hAnsi="Times New Roman" w:cs="Times New Roman"/>
            <w:sz w:val="20"/>
            <w:szCs w:val="20"/>
            <w:lang w:val="en-GB"/>
          </w:rPr>
          <w:delText xml:space="preserve"> </w:delText>
        </w:r>
      </w:del>
      <w:del w:id="15014" w:author="Albert Kwame Osei-Owusu" w:date="2026-09-13T09:00:00Z">
        <w:r>
          <w:rPr>
            <w:rFonts w:ascii="Times New Roman" w:hAnsi="Times New Roman" w:cs="Times New Roman"/>
            <w:sz w:val="20"/>
            <w:szCs w:val="20"/>
            <w:lang w:val="en-GB"/>
          </w:rPr>
          <w:delText xml:space="preserve">is the identity matrix and </w:delText>
        </w:r>
      </w:del>
      <w:del w:id="15011" w:author="Albert Kwame Osei-Owusu" w:date="2026-09-13T09:00:00Z">
        <m:oMath>
          <m:r>
            <w:rPr>
              <w:rFonts w:ascii="Cambria Math" w:hAnsi="Cambria Math" w:cs="Times New Roman"/>
              <w:sz w:val="20"/>
              <w:szCs w:val="20"/>
              <w:lang w:val="en-GB"/>
            </w:rPr>
            <m:t>A</m:t>
          </m:r>
        </m:oMath>
      </w:del>
      <w:del w:id="15015" w:author="Albert Kwame Osei-Owusu" w:date="2026-09-13T09:00:00Z">
        <w:r>
          <w:rPr>
            <w:rFonts w:ascii="Times New Roman" w:eastAsiaTheme="minorEastAsia" w:hAnsi="Times New Roman" w:cs="Times New Roman"/>
            <w:sz w:val="20"/>
            <w:szCs w:val="20"/>
            <w:lang w:val="en-GB"/>
          </w:rPr>
          <w:delText xml:space="preserve"> </w:delText>
        </w:r>
      </w:del>
      <w:del w:id="15016" w:author="Albert Kwame Osei-Owusu" w:date="2026-09-13T09:00:00Z">
        <w:r>
          <w:rPr>
            <w:rFonts w:ascii="Times New Roman" w:hAnsi="Times New Roman" w:cs="Times New Roman"/>
            <w:sz w:val="20"/>
            <w:szCs w:val="20"/>
            <w:lang w:val="en-GB"/>
          </w:rPr>
          <w:delText>is the technical coefficient matrix.</w:delText>
        </w:r>
      </w:del>
    </w:p>
    <w:p w14:paraId="5827509F" w14:textId="77777777" w:rsidR="006F6A8A" w:rsidRDefault="006F6A8A" w:rsidP="000F0CBE">
      <w:pPr>
        <w:spacing w:after="0" w:line="240" w:lineRule="auto"/>
        <w:rPr>
          <w:del w:id="15009" w:author="Albert Kwame Osei-Owusu" w:date="2026-09-13T09:00:00Z"/>
          <w:rFonts w:ascii="Times New Roman" w:hAnsi="Times New Roman" w:cs="Times New Roman"/>
          <w:sz w:val="20"/>
          <w:szCs w:val="20"/>
          <w:lang w:val="en-GB"/>
        </w:rPr>
      </w:pPr>
      <w:del w:id="15005" w:author="Albert Kwame Osei-Owusu" w:date="2026-09-13T09:00:00Z">
        <w:r>
          <w:rPr>
            <w:rFonts w:ascii="Times New Roman" w:hAnsi="Times New Roman" w:cs="Times New Roman"/>
            <w:sz w:val="20"/>
            <w:szCs w:val="20"/>
            <w:lang w:val="en-GB"/>
          </w:rPr>
          <w:delText xml:space="preserve">Total output </w:delText>
        </w:r>
      </w:del>
      <w:del w:id="15004" w:author="Albert Kwame Osei-Owusu" w:date="2026-09-13T09:00:00Z">
        <m:oMath>
          <m:r>
            <w:rPr>
              <w:rFonts w:ascii="Cambria Math" w:hAnsi="Cambria Math" w:cs="Times New Roman"/>
              <w:sz w:val="20"/>
              <w:szCs w:val="20"/>
              <w:lang w:val="en-GB"/>
            </w:rPr>
            <m:t>x</m:t>
          </m:r>
        </m:oMath>
      </w:del>
      <w:del w:id="15006" w:author="Albert Kwame Osei-Owusu" w:date="2026-09-13T09:00:00Z">
        <w:r>
          <w:rPr>
            <w:rFonts w:ascii="Times New Roman" w:eastAsiaTheme="minorEastAsia" w:hAnsi="Times New Roman" w:cs="Times New Roman"/>
            <w:sz w:val="20"/>
            <w:szCs w:val="20"/>
            <w:lang w:val="en-GB"/>
          </w:rPr>
          <w:delText xml:space="preserve"> </w:delText>
        </w:r>
      </w:del>
      <w:del w:id="15007" w:author="Albert Kwame Osei-Owusu" w:date="2026-09-13T09:00:00Z">
        <w:r>
          <w:rPr>
            <w:rFonts w:ascii="Times New Roman" w:hAnsi="Times New Roman" w:cs="Times New Roman"/>
            <w:sz w:val="20"/>
            <w:szCs w:val="20"/>
            <w:lang w:val="en-GB"/>
          </w:rPr>
          <w:delText xml:space="preserve">is computed as: </w:delText>
        </w:r>
      </w:del>
    </w:p>
    <w:p w14:paraId="774CBC06" w14:textId="77777777" w:rsidR="000F0CBE" w:rsidRPr="000F0CBE" w:rsidRDefault="000F0CBE" w:rsidP="000F0CBE">
      <w:pPr>
        <w:spacing w:after="0" w:line="240" w:lineRule="auto"/>
        <w:rPr>
          <w:del w:id="15003" w:author="Albert Kwame Osei-Owusu" w:date="2026-09-13T09:00:00Z"/>
          <w:rFonts w:ascii="Times New Roman" w:hAnsi="Times New Roman" w:cs="Times New Roman"/>
          <w:sz w:val="20"/>
          <w:szCs w:val="20"/>
          <w:lang w:val="en-GB"/>
        </w:rPr>
      </w:pPr>
    </w:p>
    <w:p w14:paraId="55D63155" w14:textId="77777777" w:rsidR="004C3780" w:rsidRDefault="00FD10E8">
      <w:pPr>
        <w:tabs>
          <w:tab w:val="center" w:pos="4819"/>
          <w:tab w:val="right" w:pos="9638"/>
        </w:tabs>
        <w:rPr>
          <w:del w:id="15001" w:author="Albert Kwame Osei-Owusu" w:date="2026-09-13T09:00:00Z"/>
        </w:rPr>
      </w:pPr>
      <w:del w:id="14998" w:author="Albert Kwame Osei-Owusu" w:date="2026-09-13T09:00:00Z">
        <w:r>
          <w:tab/>
        </w:r>
      </w:del>
      <w:del w:id="14997" w:author="Albert Kwame Osei-Owusu" w:date="2026-09-13T09:00:00Z">
        <m:oMath>
          <m:r>
            <w:rPr>
              <w:rFonts w:ascii="Cambria Math" w:hAnsi="Cambria Math" w:cs="Times New Roman"/>
              <w:sz w:val="20"/>
              <w:szCs w:val="20"/>
              <w:lang w:val="en-GB"/>
            </w:rPr>
            <m:t>x=L⋅y</m:t>
          </m:r>
          <m:r>
            <m:rPr>
              <m:sty m:val="p"/>
            </m:rPr>
            <w:rPr>
              <w:rFonts w:ascii="Cambria Math" w:hAnsi="Cambria Math" w:cs="Times New Roman"/>
              <w:sz w:val="20"/>
              <w:szCs w:val="20"/>
              <w:lang w:val="en-GB"/>
            </w:rPr>
            <w:br/>
          </m:r>
        </m:oMath>
      </w:del>
      <w:del w:id="3427" w:author="Albert Kwame Osei-Owusu" w:date="2026-09-12T09:00:00Z">
        <w:r>
          <w:tab/>
          <w:delText xml:space="preserve">(A2)</w:delText>
        </w:r>
      </w:del>
      <w:ins w:id="3428" w:author="Albert Kwame Osei-Owusu" w:date="2026-09-12T09:00:00Z">
        <w:del w:id="14999" w:author="Albert Kwame Osei-Owusu" w:date="2026-09-13T09:00:00Z">
          <w:r>
            <w:tab/>
            <w:delText xml:space="preserve">(A.2)</w:delText>
          </w:r>
        </w:del>
      </w:ins>
    </w:p>
    <w:p w14:paraId="152F6D29" w14:textId="77777777" w:rsidR="006F6A8A" w:rsidRPr="000F0CBE" w:rsidRDefault="006F6A8A" w:rsidP="000F0CBE">
      <w:pPr>
        <w:spacing w:after="0" w:line="240" w:lineRule="auto"/>
        <w:rPr>
          <w:del w:id="14996" w:author="Albert Kwame Osei-Owusu" w:date="2026-09-13T09:00:00Z"/>
          <w:rFonts w:ascii="Times New Roman" w:hAnsi="Times New Roman" w:cs="Times New Roman"/>
          <w:sz w:val="20"/>
          <w:szCs w:val="20"/>
          <w:lang w:val="en-GB"/>
        </w:rPr>
      </w:pPr>
      <w:del w:id="14992" w:author="Albert Kwame Osei-Owusu" w:date="2026-09-13T09:00:00Z">
        <w:r>
          <w:rPr>
            <w:rFonts w:ascii="Times New Roman" w:hAnsi="Times New Roman" w:cs="Times New Roman"/>
            <w:sz w:val="20"/>
            <w:szCs w:val="20"/>
            <w:lang w:val="en-GB"/>
          </w:rPr>
          <w:delText xml:space="preserve">where </w:delText>
        </w:r>
      </w:del>
      <w:del w:id="14991" w:author="Albert Kwame Osei-Owusu" w:date="2026-09-13T09:00:00Z">
        <m:oMath>
          <m:r>
            <w:rPr>
              <w:rFonts w:ascii="Cambria Math" w:hAnsi="Cambria Math" w:cs="Times New Roman"/>
              <w:sz w:val="20"/>
              <w:szCs w:val="20"/>
              <w:lang w:val="en-GB"/>
            </w:rPr>
            <m:t>y</m:t>
          </m:r>
        </m:oMath>
      </w:del>
      <w:del w:id="14993" w:author="Albert Kwame Osei-Owusu" w:date="2026-09-13T09:00:00Z">
        <w:r>
          <w:rPr>
            <w:rFonts w:ascii="Times New Roman" w:eastAsiaTheme="minorEastAsia" w:hAnsi="Times New Roman" w:cs="Times New Roman"/>
            <w:sz w:val="20"/>
            <w:szCs w:val="20"/>
            <w:lang w:val="en-GB"/>
          </w:rPr>
          <w:delText xml:space="preserve"> </w:delText>
        </w:r>
      </w:del>
      <w:del w:id="14994" w:author="Albert Kwame Osei-Owusu" w:date="2026-09-13T09:00:00Z">
        <w:r>
          <w:rPr>
            <w:rFonts w:ascii="Times New Roman" w:hAnsi="Times New Roman" w:cs="Times New Roman"/>
            <w:sz w:val="20"/>
            <w:szCs w:val="20"/>
            <w:lang w:val="en-GB"/>
          </w:rPr>
          <w:delText xml:space="preserve">is the vector of aggregated final demand. </w:delText>
        </w:r>
      </w:del>
    </w:p>
    <w:p w14:paraId="577B8B38" w14:textId="77777777" w:rsidR="006F6A8A" w:rsidRDefault="006F6A8A" w:rsidP="000F0CBE">
      <w:pPr>
        <w:spacing w:after="0" w:line="240" w:lineRule="auto"/>
        <w:rPr>
          <w:del w:id="14990" w:author="Albert Kwame Osei-Owusu" w:date="2026-09-13T09:00:00Z"/>
          <w:rFonts w:ascii="Times New Roman" w:hAnsi="Times New Roman" w:cs="Times New Roman"/>
          <w:sz w:val="20"/>
          <w:szCs w:val="20"/>
          <w:lang w:val="en-GB"/>
        </w:rPr>
      </w:pPr>
      <w:del w:id="14985" w:author="Albert Kwame Osei-Owusu" w:date="2026-09-13T09:00:00Z">
        <w:r>
          <w:rPr>
            <w:rFonts w:ascii="Times New Roman" w:hAnsi="Times New Roman" w:cs="Times New Roman"/>
            <w:sz w:val="20"/>
            <w:szCs w:val="20"/>
            <w:lang w:val="en-GB"/>
          </w:rPr>
          <w:delText>The inter</w:delText>
        </w:r>
      </w:del>
      <w:del w:id="14986" w:author="Albert Kwame Osei-Owusu" w:date="2026-09-13T09:00:00Z">
        <w:r>
          <w:rPr>
            <w:rFonts w:ascii="Times New Roman" w:hAnsi="Times New Roman" w:cs="Times New Roman"/>
            <w:sz w:val="20"/>
            <w:szCs w:val="20"/>
            <w:lang w:val="en-GB"/>
          </w:rPr>
          <w:noBreakHyphen/>
          <w:delText xml:space="preserve">industry transaction matrix </w:delText>
        </w:r>
      </w:del>
      <w:del w:id="14984" w:author="Albert Kwame Osei-Owusu" w:date="2026-09-13T09:00:00Z">
        <m:oMath>
          <m:r>
            <w:rPr>
              <w:rFonts w:ascii="Cambria Math" w:hAnsi="Cambria Math" w:cs="Times New Roman"/>
              <w:sz w:val="20"/>
              <w:szCs w:val="20"/>
              <w:lang w:val="en-GB"/>
            </w:rPr>
            <m:t>Z</m:t>
          </m:r>
        </m:oMath>
      </w:del>
      <w:del w:id="14987" w:author="Albert Kwame Osei-Owusu" w:date="2026-09-13T09:00:00Z">
        <w:r>
          <w:rPr>
            <w:rFonts w:ascii="Times New Roman" w:eastAsiaTheme="minorEastAsia" w:hAnsi="Times New Roman" w:cs="Times New Roman"/>
            <w:sz w:val="20"/>
            <w:szCs w:val="20"/>
            <w:lang w:val="en-GB"/>
          </w:rPr>
          <w:delText xml:space="preserve"> </w:delText>
        </w:r>
      </w:del>
      <w:del w:id="14988" w:author="Albert Kwame Osei-Owusu" w:date="2026-09-13T09:00:00Z">
        <w:r>
          <w:rPr>
            <w:rFonts w:ascii="Times New Roman" w:hAnsi="Times New Roman" w:cs="Times New Roman"/>
            <w:sz w:val="20"/>
            <w:szCs w:val="20"/>
            <w:lang w:val="en-GB"/>
          </w:rPr>
          <w:delText xml:space="preserve">is reconstructed as: </w:delText>
        </w:r>
      </w:del>
    </w:p>
    <w:p w14:paraId="3998CE91" w14:textId="77777777" w:rsidR="000F0CBE" w:rsidRPr="000F0CBE" w:rsidRDefault="000F0CBE" w:rsidP="000F0CBE">
      <w:pPr>
        <w:spacing w:after="0" w:line="240" w:lineRule="auto"/>
        <w:rPr>
          <w:del w:id="14983" w:author="Albert Kwame Osei-Owusu" w:date="2026-09-13T09:00:00Z"/>
          <w:rFonts w:ascii="Times New Roman" w:hAnsi="Times New Roman" w:cs="Times New Roman"/>
          <w:sz w:val="20"/>
          <w:szCs w:val="20"/>
          <w:lang w:val="en-GB"/>
        </w:rPr>
      </w:pPr>
    </w:p>
    <w:p w14:paraId="363967BE" w14:textId="77777777" w:rsidR="004C3780" w:rsidRDefault="00FD10E8">
      <w:pPr>
        <w:tabs>
          <w:tab w:val="center" w:pos="4819"/>
          <w:tab w:val="right" w:pos="9638"/>
        </w:tabs>
        <w:rPr>
          <w:del w:id="14981" w:author="Albert Kwame Osei-Owusu" w:date="2026-09-13T09:00:00Z"/>
        </w:rPr>
      </w:pPr>
      <w:del w:id="14978" w:author="Albert Kwame Osei-Owusu" w:date="2026-09-13T09:00:00Z">
        <w:r>
          <w:tab/>
        </w:r>
      </w:del>
      <w:del w:id="14977" w:author="Albert Kwame Osei-Owusu" w:date="2026-09-13T09:00:00Z">
        <m:oMath>
          <m:r>
            <w:rPr>
              <w:rFonts w:ascii="Cambria Math" w:hAnsi="Cambria Math" w:cs="Times New Roman"/>
              <w:sz w:val="20"/>
              <w:szCs w:val="20"/>
              <w:lang w:val="en-GB"/>
            </w:rPr>
            <m:t>Z=A⋅diag(x)</m:t>
          </m:r>
          <m:r>
            <m:rPr>
              <m:sty m:val="p"/>
            </m:rPr>
            <w:rPr>
              <w:rFonts w:ascii="Cambria Math" w:hAnsi="Cambria Math" w:cs="Times New Roman"/>
              <w:sz w:val="20"/>
              <w:szCs w:val="20"/>
              <w:lang w:val="en-GB"/>
            </w:rPr>
            <w:br/>
          </m:r>
        </m:oMath>
      </w:del>
      <w:del w:id="3425" w:author="Albert Kwame Osei-Owusu" w:date="2026-09-12T09:00:00Z">
        <w:r>
          <w:tab/>
          <w:delText xml:space="preserve">(A3)</w:delText>
        </w:r>
      </w:del>
      <w:ins w:id="3426" w:author="Albert Kwame Osei-Owusu" w:date="2026-09-12T09:00:00Z">
        <w:del w:id="14979" w:author="Albert Kwame Osei-Owusu" w:date="2026-09-13T09:00:00Z">
          <w:r>
            <w:tab/>
            <w:delText xml:space="preserve">(A.3)</w:delText>
          </w:r>
        </w:del>
      </w:ins>
    </w:p>
    <w:p w14:paraId="534DC069" w14:textId="77777777" w:rsidR="006F6A8A" w:rsidRPr="000F0CBE" w:rsidRDefault="006F6A8A" w:rsidP="000F0CBE">
      <w:pPr>
        <w:spacing w:after="0" w:line="240" w:lineRule="auto"/>
        <w:rPr>
          <w:del w:id="14976" w:author="Albert Kwame Osei-Owusu" w:date="2026-09-13T09:00:00Z"/>
          <w:rFonts w:ascii="Times New Roman" w:hAnsi="Times New Roman" w:cs="Times New Roman"/>
          <w:sz w:val="20"/>
          <w:szCs w:val="20"/>
          <w:lang w:val="en-GB"/>
        </w:rPr>
      </w:pPr>
      <w:del w:id="14970" w:author="Albert Kwame Osei-Owusu" w:date="2026-09-13T09:00:00Z">
        <w:r>
          <w:rPr>
            <w:rFonts w:ascii="Times New Roman" w:hAnsi="Times New Roman" w:cs="Times New Roman"/>
            <w:sz w:val="20"/>
            <w:szCs w:val="20"/>
            <w:lang w:val="en-GB"/>
          </w:rPr>
          <w:delText>All matrices (</w:delText>
        </w:r>
      </w:del>
      <w:del w:id="14966" w:author="Albert Kwame Osei-Owusu" w:date="2026-09-13T09:00:00Z">
        <m:oMath>
          <m:r>
            <w:rPr>
              <w:rFonts w:ascii="Cambria Math" w:hAnsi="Cambria Math" w:cs="Times New Roman"/>
              <w:sz w:val="20"/>
              <w:szCs w:val="20"/>
              <w:lang w:val="en-GB"/>
            </w:rPr>
            <m:t>A</m:t>
          </m:r>
        </m:oMath>
      </w:del>
      <w:del w:id="14971" w:author="Albert Kwame Osei-Owusu" w:date="2026-09-13T09:00:00Z">
        <w:r>
          <w:rPr>
            <w:rFonts w:ascii="Times New Roman" w:hAnsi="Times New Roman" w:cs="Times New Roman"/>
            <w:sz w:val="20"/>
            <w:szCs w:val="20"/>
            <w:lang w:val="en-GB"/>
          </w:rPr>
          <w:delText xml:space="preserve">, </w:delText>
        </w:r>
      </w:del>
      <w:del w:id="14967" w:author="Albert Kwame Osei-Owusu" w:date="2026-09-13T09:00:00Z">
        <m:oMath>
          <m:r>
            <w:rPr>
              <w:rFonts w:ascii="Cambria Math" w:hAnsi="Cambria Math" w:cs="Times New Roman"/>
              <w:sz w:val="20"/>
              <w:szCs w:val="20"/>
              <w:lang w:val="en-GB"/>
            </w:rPr>
            <m:t>L</m:t>
          </m:r>
        </m:oMath>
      </w:del>
      <w:del w:id="14972" w:author="Albert Kwame Osei-Owusu" w:date="2026-09-13T09:00:00Z">
        <w:r>
          <w:rPr>
            <w:rFonts w:ascii="Times New Roman" w:hAnsi="Times New Roman" w:cs="Times New Roman"/>
            <w:sz w:val="20"/>
            <w:szCs w:val="20"/>
            <w:lang w:val="en-GB"/>
          </w:rPr>
          <w:delText xml:space="preserve">, </w:delText>
        </w:r>
      </w:del>
      <w:del w:id="14968" w:author="Albert Kwame Osei-Owusu" w:date="2026-09-13T09:00:00Z">
        <m:oMath>
          <m:r>
            <w:rPr>
              <w:rFonts w:ascii="Cambria Math" w:hAnsi="Cambria Math" w:cs="Times New Roman"/>
              <w:sz w:val="20"/>
              <w:szCs w:val="20"/>
              <w:lang w:val="en-GB"/>
            </w:rPr>
            <m:t>x</m:t>
          </m:r>
        </m:oMath>
      </w:del>
      <w:del w:id="14973" w:author="Albert Kwame Osei-Owusu" w:date="2026-09-13T09:00:00Z">
        <w:r>
          <w:rPr>
            <w:rFonts w:ascii="Times New Roman" w:hAnsi="Times New Roman" w:cs="Times New Roman"/>
            <w:sz w:val="20"/>
            <w:szCs w:val="20"/>
            <w:lang w:val="en-GB"/>
          </w:rPr>
          <w:delText xml:space="preserve">, </w:delText>
        </w:r>
      </w:del>
      <w:del w:id="14969" w:author="Albert Kwame Osei-Owusu" w:date="2026-09-13T09:00:00Z">
        <m:oMath>
          <m:r>
            <w:rPr>
              <w:rFonts w:ascii="Cambria Math" w:hAnsi="Cambria Math" w:cs="Times New Roman"/>
              <w:sz w:val="20"/>
              <w:szCs w:val="20"/>
              <w:lang w:val="en-GB"/>
            </w:rPr>
            <m:t>Z</m:t>
          </m:r>
        </m:oMath>
      </w:del>
      <w:del w:id="14974" w:author="Albert Kwame Osei-Owusu" w:date="2026-09-13T09:00:00Z">
        <w:r>
          <w:rPr>
            <w:rFonts w:ascii="Times New Roman" w:hAnsi="Times New Roman" w:cs="Times New Roman"/>
            <w:sz w:val="20"/>
            <w:szCs w:val="20"/>
            <w:lang w:val="en-GB"/>
          </w:rPr>
          <w:delText xml:space="preserve">) were stored as serialized background objects to ensure numerical consistency across analyses. </w:delText>
        </w:r>
      </w:del>
    </w:p>
    <w:p>
      <w:pPr>
        <w:pStyle w:val="Heading2"/>
        <w:rPr>
          <w:ins w:id="13716" w:author="Albert Kwame Osei-Owusu" w:date="2026-09-13T09:00:00Z"/>
          <w:lang w:val="en-GB"/>
        </w:rPr>
      </w:pPr>
      <w:ins w:id="13717" w:author="Albert Kwame Osei-Owusu" w:date="2026-09-13T09:00:00Z">
        <w:r>
          <w:rPr>
            <w:lang w:val="en-GB"/>
          </w:rPr>
          <w:t xml:space="preserve">Core equations</w:t>
        </w:r>
      </w:ins>
    </w:p>
    <w:p>
      <w:pPr>
        <w:spacing w:after="0" w:line="240" w:lineRule="auto"/>
        <w:rPr>
          <w:ins w:id="13718" w:author="Albert Kwame Osei-Owusu" w:date="2026-09-13T09:00:00Z"/>
          <w:rFonts w:ascii="Times New Roman" w:hAnsi="Times New Roman" w:cs="Times New Roman"/>
          <w:sz w:val="20"/>
          <w:szCs w:val="20"/>
          <w:lang w:val="en-GB"/>
        </w:rPr>
      </w:pPr>
      <w:ins w:id="13719" w:author="Albert Kwame Osei-Owusu" w:date="2026-09-13T09:00:00Z">
        <w:r>
          <w:rPr>
            <w:rFonts w:ascii="Times New Roman" w:hAnsi="Times New Roman" w:cs="Times New Roman"/>
            <w:sz w:val="20"/>
            <w:szCs w:val="20"/>
            <w:lang w:val="en-GB"/>
          </w:rPr>
          <w:t xml:space="preserve">The technical coefficients, Leontief inverse and characterised direct intensities are</w:t>
        </w:r>
      </w:ins>
    </w:p>
    <w:p>
      <w:pPr>
        <w:tabs>
          <w:tab w:val="center" w:pos="4819"/>
          <w:tab w:val="right" w:pos="9638"/>
        </w:tabs>
        <w:spacing w:before="60" w:after="60"/>
        <w:rPr>
          <w:ins w:id="13720" w:author="Albert Kwame Osei-Owusu" w:date="2026-09-13T09:00:00Z"/>
        </w:rPr>
      </w:pPr>
      <w:ins w:id="13721" w:author="Albert Kwame Osei-Owusu" w:date="2026-09-13T09:00:00Z">
        <w:r>
          <w:tab/>
        </w:r>
        <m:oMath>
          <m:r>
            <m:rPr>
              <m:sty m:val="b"/>
            </m:rPr>
            <w:rPr>
              <w:rFonts w:ascii="Cambria Math" w:hAnsi="Cambria Math"/>
              <w:sz w:val="20"/>
              <w:szCs w:val="20"/>
              <w:lang w:val="en-GB"/>
            </w:rPr>
            <m:t xml:space="preserve">A</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Z</m:t>
          </m:r>
          <m:sSup>
            <m:sSupPr>
              <m:ctrlPr>
                <w:rPr>
                  <w:rFonts w:ascii="Cambria Math" w:hAnsi="Cambria Math"/>
                  <w:sz w:val="20"/>
                  <w:szCs w:val="20"/>
                  <w:lang w:val="en-GB"/>
                </w:rPr>
              </m:ctrlPr>
            </m:sSupPr>
            <m:e>
              <m:acc>
                <m:accPr>
                  <m:chr m:val="̂"/>
                  <m:ctrlPr>
                    <w:rPr>
                      <w:rFonts w:ascii="Cambria Math" w:hAnsi="Cambria Math"/>
                      <w:sz w:val="20"/>
                      <w:szCs w:val="20"/>
                      <w:lang w:val="en-GB"/>
                    </w:rPr>
                  </m:ctrlPr>
                </m:accPr>
                <m:e>
                  <m:r>
                    <m:rPr>
                      <m:sty m:val="b"/>
                    </m:rPr>
                    <w:rPr>
                      <w:rFonts w:ascii="Cambria Math" w:hAnsi="Cambria Math"/>
                      <w:sz w:val="20"/>
                      <w:szCs w:val="20"/>
                      <w:lang w:val="en-GB"/>
                    </w:rPr>
                    <m:t xml:space="preserve">x</m:t>
                  </m:r>
                </m:e>
              </m:acc>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sup>
          </m:s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r>
            <m:rPr>
              <m:sty m:val="b"/>
            </m:rPr>
            <w:rPr>
              <w:rFonts w:ascii="Cambria Math" w:hAnsi="Cambria Math"/>
              <w:sz w:val="20"/>
              <w:szCs w:val="20"/>
              <w:lang w:val="en-GB"/>
            </w:rPr>
            <m:t xml:space="preserve">L</m:t>
          </m:r>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r>
                    <m:rPr>
                      <m:sty m:val="b"/>
                    </m:rPr>
                    <w:rPr>
                      <w:rFonts w:ascii="Cambria Math" w:hAnsi="Cambria Math"/>
                      <w:sz w:val="20"/>
                      <w:szCs w:val="20"/>
                      <w:lang w:val="en-GB"/>
                    </w:rPr>
                    <m:t xml:space="preserve">I</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A</m:t>
                  </m:r>
                </m:e>
              </m:d>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sup>
          </m:s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r>
            <m:rPr>
              <m:sty m:val="b"/>
            </m:rPr>
            <w:rPr>
              <w:rFonts w:ascii="Cambria Math" w:hAnsi="Cambria Math"/>
              <w:sz w:val="20"/>
              <w:szCs w:val="20"/>
              <w:lang w:val="en-GB"/>
            </w:rPr>
            <m:t xml:space="preserve">B</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C</m:t>
          </m:r>
          <m:r>
            <m:rPr>
              <m:sty m:val="b"/>
            </m:rPr>
            <w:rPr>
              <w:rFonts w:ascii="Cambria Math" w:hAnsi="Cambria Math"/>
              <w:sz w:val="20"/>
              <w:szCs w:val="20"/>
              <w:lang w:val="en-GB"/>
            </w:rPr>
            <m:t xml:space="preserve">F</m:t>
          </m:r>
          <m:sSup>
            <m:sSupPr>
              <m:ctrlPr>
                <w:rPr>
                  <w:rFonts w:ascii="Cambria Math" w:hAnsi="Cambria Math"/>
                  <w:sz w:val="20"/>
                  <w:szCs w:val="20"/>
                  <w:lang w:val="en-GB"/>
                </w:rPr>
              </m:ctrlPr>
            </m:sSupPr>
            <m:e>
              <m:acc>
                <m:accPr>
                  <m:chr m:val="̂"/>
                  <m:ctrlPr>
                    <w:rPr>
                      <w:rFonts w:ascii="Cambria Math" w:hAnsi="Cambria Math"/>
                      <w:sz w:val="20"/>
                      <w:szCs w:val="20"/>
                      <w:lang w:val="en-GB"/>
                    </w:rPr>
                  </m:ctrlPr>
                </m:accPr>
                <m:e>
                  <m:r>
                    <m:rPr>
                      <m:sty m:val="b"/>
                    </m:rPr>
                    <w:rPr>
                      <w:rFonts w:ascii="Cambria Math" w:hAnsi="Cambria Math"/>
                      <w:sz w:val="20"/>
                      <w:szCs w:val="20"/>
                      <w:lang w:val="en-GB"/>
                    </w:rPr>
                    <m:t xml:space="preserve">x</m:t>
                  </m:r>
                </m:e>
              </m:acc>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sup>
          </m:sSup>
        </m:oMath>
      </w:ins>
      <w:ins w:id="13722" w:author="Albert Kwame Osei-Owusu" w:date="2026-09-13T09:00:00Z">
        <w:r>
          <w:tab/>
          <w:t xml:space="preserve">(A.1)</w:t>
        </w:r>
      </w:ins>
    </w:p>
    <w:p>
      <w:pPr>
        <w:spacing w:after="0" w:line="240" w:lineRule="auto"/>
        <w:rPr>
          <w:ins w:id="13723" w:author="Albert Kwame Osei-Owusu" w:date="2026-09-13T09:00:00Z"/>
          <w:rFonts w:ascii="Times New Roman" w:hAnsi="Times New Roman" w:cs="Times New Roman"/>
          <w:sz w:val="20"/>
          <w:szCs w:val="20"/>
          <w:lang w:val="en-GB"/>
        </w:rPr>
      </w:pPr>
      <w:ins w:id="13724" w:author="Albert Kwame Osei-Owusu" w:date="2026-09-13T09:00:00Z">
        <w:r>
          <w:rPr>
            <w:rFonts w:ascii="Times New Roman" w:hAnsi="Times New Roman" w:cs="Times New Roman"/>
            <w:sz w:val="20"/>
            <w:szCs w:val="20"/>
            <w:lang w:val="en-GB"/>
          </w:rPr>
          <w:t xml:space="preserve">where </w:t>
        </w:r>
      </w:ins>
      <w:ins w:id="13725" w:author="Albert Kwame Osei-Owusu" w:date="2026-09-13T09:00:00Z">
        <m:oMath>
          <m:r>
            <m:rPr>
              <m:sty m:val="b"/>
            </m:rPr>
            <w:rPr>
              <w:rFonts w:ascii="Cambria Math" w:hAnsi="Cambria Math"/>
              <w:sz w:val="20"/>
              <w:szCs w:val="20"/>
              <w:lang w:val="en-GB"/>
            </w:rPr>
            <m:t xml:space="preserve">I</m:t>
          </m:r>
        </m:oMath>
      </w:ins>
      <w:ins w:id="13726" w:author="Albert Kwame Osei-Owusu" w:date="2026-09-13T09:00:00Z">
        <w:r>
          <w:rPr>
            <w:rFonts w:ascii="Times New Roman" w:hAnsi="Times New Roman" w:cs="Times New Roman"/>
            <w:sz w:val="20"/>
            <w:szCs w:val="20"/>
            <w:lang w:val="en-GB"/>
          </w:rPr>
          <w:t xml:space="preserve"> is the identity matrix. Health care demand combines the three expenditure categories:</w:t>
        </w:r>
      </w:ins>
    </w:p>
    <w:p>
      <w:pPr>
        <w:tabs>
          <w:tab w:val="center" w:pos="4819"/>
          <w:tab w:val="right" w:pos="9638"/>
        </w:tabs>
        <w:spacing w:before="60" w:after="60"/>
        <w:rPr>
          <w:ins w:id="13727" w:author="Albert Kwame Osei-Owusu" w:date="2026-09-13T09:00:00Z"/>
        </w:rPr>
      </w:pPr>
      <w:ins w:id="13728" w:author="Albert Kwame Osei-Owusu" w:date="2026-09-13T09:00:00Z">
        <w:r>
          <w:tab/>
        </w:r>
        <m:oMath>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H</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a</m:t>
              </m:r>
            </m:e>
            <m:sub>
              <m:r>
                <w:rPr>
                  <w:rFonts w:ascii="Cambria Math" w:hAnsi="Cambria Math"/>
                  <w:sz w:val="20"/>
                  <w:szCs w:val="20"/>
                  <w:lang w:val="en-GB"/>
                </w:rPr>
                <m:t xml:space="preserve">h</m:t>
              </m:r>
            </m:sub>
          </m:sSub>
          <m:sSup>
            <m:sSupPr>
              <m:ctrlPr>
                <w:rPr>
                  <w:rFonts w:ascii="Cambria Math" w:hAnsi="Cambria Math"/>
                  <w:sz w:val="20"/>
                  <w:szCs w:val="20"/>
                  <w:lang w:val="en-GB"/>
                </w:rPr>
              </m:ctrlPr>
            </m:sSupPr>
            <m:e>
              <m:r>
                <w:rPr>
                  <w:rFonts w:ascii="Cambria Math" w:hAnsi="Cambria Math"/>
                  <w:sz w:val="20"/>
                  <w:szCs w:val="20"/>
                  <w:lang w:val="en-GB"/>
                </w:rPr>
                <m:t xml:space="preserve">E</m:t>
              </m:r>
            </m:e>
            <m:sup>
              <m:r>
                <m:rPr>
                  <m:sty m:val="p"/>
                </m:rPr>
                <w:rPr>
                  <w:rFonts w:ascii="Cambria Math" w:hAnsi="Cambria Math"/>
                  <w:sz w:val="20"/>
                  <w:szCs w:val="20"/>
                  <w:lang w:val="en-GB"/>
                </w:rPr>
                <m:t xml:space="preserve">s</m:t>
              </m:r>
            </m:sup>
          </m:sSup>
          <m:r>
            <m:rPr>
              <m:sty m:val="p"/>
            </m:rPr>
            <w:rPr>
              <w:rFonts w:ascii="Cambria Math" w:hAnsi="Cambria Math"/>
              <w:sz w:val="20"/>
              <w:szCs w:val="20"/>
              <w:lang w:val="en-GB"/>
            </w:rPr>
            <m:t xml:space="preserve">+</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g</m:t>
              </m:r>
              <m:r>
                <m:rPr>
                  <m:sty m:val="p"/>
                </m:rPr>
                <w:rPr>
                  <w:rFonts w:ascii="Cambria Math" w:hAnsi="Cambria Math"/>
                  <w:sz w:val="20"/>
                  <w:szCs w:val="20"/>
                  <w:lang w:val="en-GB"/>
                </w:rPr>
                <m:t xml:space="preserve">∈</m:t>
              </m:r>
              <m:d>
                <m:dPr>
                  <m:begChr m:val="{"/>
                  <m:endChr m:val="}"/>
                  <m:ctrlPr>
                    <w:rPr>
                      <w:rFonts w:ascii="Cambria Math" w:hAnsi="Cambria Math"/>
                      <w:sz w:val="20"/>
                      <w:szCs w:val="20"/>
                      <w:lang w:val="en-GB"/>
                    </w:rPr>
                  </m:ctrlPr>
                </m:dPr>
                <m:e>
                  <m:r>
                    <m:rPr>
                      <m:sty m:val="p"/>
                    </m:rPr>
                    <w:rPr>
                      <w:rFonts w:ascii="Cambria Math" w:hAnsi="Cambria Math"/>
                      <w:sz w:val="20"/>
                      <w:szCs w:val="20"/>
                      <w:lang w:val="en-GB"/>
                    </w:rPr>
                    <m:t xml:space="preserve">p</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a</m:t>
                  </m:r>
                </m:e>
              </m:d>
            </m:sub>
            <m:sup/>
            <m:e>
              <m:d>
                <m:dPr>
                  <m:begChr m:val="("/>
                  <m:endChr m:val=")"/>
                  <m:ctrlPr>
                    <w:rPr>
                      <w:rFonts w:ascii="Cambria Math" w:hAnsi="Cambria Math"/>
                      <w:sz w:val="20"/>
                      <w:szCs w:val="20"/>
                      <w:lang w:val="en-GB"/>
                    </w:rPr>
                  </m:ctrlPr>
                </m:dPr>
                <m:e>
                  <m:sSup>
                    <m:sSupPr>
                      <m:ctrlPr>
                        <w:rPr>
                          <w:rFonts w:ascii="Cambria Math" w:hAnsi="Cambria Math"/>
                          <w:sz w:val="20"/>
                          <w:szCs w:val="20"/>
                          <w:lang w:val="en-GB"/>
                        </w:rPr>
                      </m:ctrlPr>
                    </m:sSupPr>
                    <m:e>
                      <m:r>
                        <w:rPr>
                          <w:rFonts w:ascii="Cambria Math" w:hAnsi="Cambria Math"/>
                          <w:sz w:val="20"/>
                          <w:szCs w:val="20"/>
                          <w:lang w:val="en-GB"/>
                        </w:rPr>
                        <m:t xml:space="preserve">κ</m:t>
                      </m:r>
                    </m:e>
                    <m:sup>
                      <m:r>
                        <w:rPr>
                          <w:rFonts w:ascii="Cambria Math" w:hAnsi="Cambria Math"/>
                          <w:sz w:val="20"/>
                          <w:szCs w:val="20"/>
                          <w:lang w:val="en-GB"/>
                        </w:rPr>
                        <m:t xml:space="preserve">g</m:t>
                      </m:r>
                    </m:sup>
                  </m:sSup>
                  <m:sSup>
                    <m:sSupPr>
                      <m:ctrlPr>
                        <w:rPr>
                          <w:rFonts w:ascii="Cambria Math" w:hAnsi="Cambria Math"/>
                          <w:sz w:val="20"/>
                          <w:szCs w:val="20"/>
                          <w:lang w:val="en-GB"/>
                        </w:rPr>
                      </m:ctrlPr>
                    </m:sSupPr>
                    <m:e>
                      <m:r>
                        <w:rPr>
                          <w:rFonts w:ascii="Cambria Math" w:hAnsi="Cambria Math"/>
                          <w:sz w:val="20"/>
                          <w:szCs w:val="20"/>
                          <w:lang w:val="en-GB"/>
                        </w:rPr>
                        <m:t xml:space="preserve">E</m:t>
                      </m:r>
                    </m:e>
                    <m:sup>
                      <m:r>
                        <w:rPr>
                          <w:rFonts w:ascii="Cambria Math" w:hAnsi="Cambria Math"/>
                          <w:sz w:val="20"/>
                          <w:szCs w:val="20"/>
                          <w:lang w:val="en-GB"/>
                        </w:rPr>
                        <m:t xml:space="preserve">g</m:t>
                      </m:r>
                    </m:sup>
                  </m:sSup>
                  <m:sSup>
                    <m:sSupPr>
                      <m:ctrlPr>
                        <w:rPr>
                          <w:rFonts w:ascii="Cambria Math" w:hAnsi="Cambria Math"/>
                          <w:sz w:val="20"/>
                          <w:szCs w:val="20"/>
                          <w:lang w:val="en-GB"/>
                        </w:rPr>
                      </m:ctrlPr>
                    </m:sSupPr>
                    <m:e>
                      <m:r>
                        <m:rPr>
                          <m:sty m:val="b"/>
                        </m:rPr>
                        <w:rPr>
                          <w:rFonts w:ascii="Cambria Math" w:hAnsi="Cambria Math"/>
                          <w:sz w:val="20"/>
                          <w:szCs w:val="20"/>
                          <w:lang w:val="en-GB"/>
                        </w:rPr>
                        <m:t xml:space="preserve">w</m:t>
                      </m:r>
                    </m:e>
                    <m:sup>
                      <m:r>
                        <w:rPr>
                          <w:rFonts w:ascii="Cambria Math" w:hAnsi="Cambria Math"/>
                          <w:sz w:val="20"/>
                          <w:szCs w:val="20"/>
                          <w:lang w:val="en-GB"/>
                        </w:rPr>
                        <m:t xml:space="preserve">g</m:t>
                      </m:r>
                    </m:sup>
                  </m:sSup>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r>
                        <m:rPr>
                          <m:sty m:val="b"/>
                        </m:rPr>
                        <w:rPr>
                          <w:rFonts w:ascii="Cambria Math" w:hAnsi="Cambria Math"/>
                          <w:sz w:val="20"/>
                          <w:szCs w:val="20"/>
                          <w:lang w:val="en-GB"/>
                        </w:rPr>
                        <m:t xml:space="preserve">m</m:t>
                      </m:r>
                    </m:e>
                    <m:sup>
                      <m:r>
                        <w:rPr>
                          <w:rFonts w:ascii="Cambria Math" w:hAnsi="Cambria Math"/>
                          <w:sz w:val="20"/>
                          <w:szCs w:val="20"/>
                          <w:lang w:val="en-GB"/>
                        </w:rPr>
                        <m:t xml:space="preserve">g</m:t>
                      </m:r>
                    </m:sup>
                  </m:sSup>
                </m:e>
              </m:d>
            </m:e>
          </m:nary>
        </m:oMath>
      </w:ins>
      <w:ins w:id="13729" w:author="Albert Kwame Osei-Owusu" w:date="2026-09-13T09:00:00Z">
        <w:r>
          <w:tab/>
          <w:t xml:space="preserve">(A.2)</w:t>
        </w:r>
      </w:ins>
    </w:p>
    <w:p>
      <w:pPr>
        <w:spacing w:after="0" w:line="240" w:lineRule="auto"/>
        <w:rPr>
          <w:ins w:id="13730" w:author="Albert Kwame Osei-Owusu" w:date="2026-09-13T09:00:00Z"/>
          <w:rFonts w:ascii="Times New Roman" w:hAnsi="Times New Roman" w:cs="Times New Roman"/>
          <w:sz w:val="20"/>
          <w:szCs w:val="20"/>
          <w:lang w:val="en-GB"/>
        </w:rPr>
      </w:pPr>
      <w:ins w:id="13731" w:author="Albert Kwame Osei-Owusu" w:date="2026-09-13T09:00:00Z">
        <w:r>
          <w:rPr>
            <w:rFonts w:ascii="Times New Roman" w:hAnsi="Times New Roman" w:cs="Times New Roman"/>
            <w:sz w:val="20"/>
            <w:szCs w:val="20"/>
            <w:lang w:val="en-GB"/>
          </w:rPr>
          <w:t xml:space="preserve">Health care services, </w:t>
        </w:r>
      </w:ins>
      <w:ins w:id="13732" w:author="Albert Kwame Osei-Owusu" w:date="2026-09-13T09:00:00Z">
        <m:oMath>
          <m:sSup>
            <m:sSupPr>
              <m:ctrlPr>
                <w:rPr>
                  <w:rFonts w:ascii="Cambria Math" w:hAnsi="Cambria Math"/>
                  <w:sz w:val="20"/>
                  <w:szCs w:val="20"/>
                  <w:lang w:val="en-GB"/>
                </w:rPr>
              </m:ctrlPr>
            </m:sSupPr>
            <m:e>
              <m:r>
                <w:rPr>
                  <w:rFonts w:ascii="Cambria Math" w:hAnsi="Cambria Math"/>
                  <w:sz w:val="20"/>
                  <w:szCs w:val="20"/>
                  <w:lang w:val="en-GB"/>
                </w:rPr>
                <m:t xml:space="preserve">E</m:t>
              </m:r>
            </m:e>
            <m:sup>
              <m:r>
                <m:rPr>
                  <m:sty m:val="p"/>
                </m:rPr>
                <w:rPr>
                  <w:rFonts w:ascii="Cambria Math" w:hAnsi="Cambria Math"/>
                  <w:sz w:val="20"/>
                  <w:szCs w:val="20"/>
                  <w:lang w:val="en-GB"/>
                </w:rPr>
                <m:t xml:space="preserve">s</m:t>
              </m:r>
            </m:sup>
          </m:sSup>
        </m:oMath>
      </w:ins>
      <w:ins w:id="13733" w:author="Albert Kwame Osei-Owusu" w:date="2026-09-13T09:00:00Z">
        <w:r>
          <w:rPr>
            <w:rFonts w:ascii="Times New Roman" w:hAnsi="Times New Roman" w:cs="Times New Roman"/>
            <w:sz w:val="20"/>
            <w:szCs w:val="20"/>
            <w:lang w:val="en-GB"/>
          </w:rPr>
          <w:t xml:space="preserve">, enter through </w:t>
        </w:r>
      </w:ins>
      <w:ins w:id="13734" w:author="Albert Kwame Osei-Owusu" w:date="2026-09-13T09:00:00Z">
        <m:oMath>
          <m:sSub>
            <m:sSubPr>
              <m:ctrlPr>
                <w:rPr>
                  <w:rFonts w:ascii="Cambria Math" w:hAnsi="Cambria Math"/>
                  <w:sz w:val="20"/>
                  <w:szCs w:val="20"/>
                  <w:lang w:val="en-GB"/>
                </w:rPr>
              </m:ctrlPr>
            </m:sSubPr>
            <m:e>
              <m:r>
                <m:rPr>
                  <m:sty m:val="b"/>
                </m:rPr>
                <w:rPr>
                  <w:rFonts w:ascii="Cambria Math" w:hAnsi="Cambria Math"/>
                  <w:sz w:val="20"/>
                  <w:szCs w:val="20"/>
                  <w:lang w:val="en-GB"/>
                </w:rPr>
                <m:t xml:space="preserve">a</m:t>
              </m:r>
            </m:e>
            <m:sub>
              <m:r>
                <w:rPr>
                  <w:rFonts w:ascii="Cambria Math" w:hAnsi="Cambria Math"/>
                  <w:sz w:val="20"/>
                  <w:szCs w:val="20"/>
                  <w:lang w:val="en-GB"/>
                </w:rPr>
                <m:t xml:space="preserve">h</m:t>
              </m:r>
            </m:sub>
          </m:sSub>
        </m:oMath>
      </w:ins>
      <w:ins w:id="13735" w:author="Albert Kwame Osei-Owusu" w:date="2026-09-13T09:00:00Z">
        <w:r>
          <w:rPr>
            <w:rFonts w:ascii="Times New Roman" w:hAnsi="Times New Roman" w:cs="Times New Roman"/>
            <w:sz w:val="20"/>
            <w:szCs w:val="20"/>
            <w:lang w:val="en-GB"/>
          </w:rPr>
          <w:t xml:space="preserve">, the column of </w:t>
        </w:r>
      </w:ins>
      <w:ins w:id="13736" w:author="Albert Kwame Osei-Owusu" w:date="2026-09-13T09:00:00Z">
        <m:oMath>
          <m:r>
            <m:rPr>
              <m:sty m:val="b"/>
            </m:rPr>
            <w:rPr>
              <w:rFonts w:ascii="Cambria Math" w:hAnsi="Cambria Math"/>
              <w:sz w:val="20"/>
              <w:szCs w:val="20"/>
              <w:lang w:val="en-GB"/>
            </w:rPr>
            <m:t xml:space="preserve">A</m:t>
          </m:r>
        </m:oMath>
      </w:ins>
      <w:ins w:id="13737" w:author="Albert Kwame Osei-Owusu" w:date="2026-09-13T09:00:00Z">
        <w:r>
          <w:rPr>
            <w:rFonts w:ascii="Times New Roman" w:hAnsi="Times New Roman" w:cs="Times New Roman"/>
            <w:sz w:val="20"/>
            <w:szCs w:val="20"/>
            <w:lang w:val="en-GB"/>
          </w:rPr>
          <w:t xml:space="preserve"> for the Danish health and social work industry, so that expenditure is traced through the goods and services that industry buys; value added carries no pressure and is not part of the vector. Pharmaceuticals (</w:t>
        </w:r>
      </w:ins>
      <w:ins w:id="13738" w:author="Albert Kwame Osei-Owusu" w:date="2026-09-13T09:00:00Z">
        <m:oMath>
          <m:r>
            <m:rPr>
              <m:sty m:val="p"/>
            </m:rPr>
            <w:rPr>
              <w:rFonts w:ascii="Cambria Math" w:hAnsi="Cambria Math"/>
              <w:sz w:val="20"/>
              <w:szCs w:val="20"/>
              <w:lang w:val="en-GB"/>
            </w:rPr>
            <m:t xml:space="preserve">p</m:t>
          </m:r>
        </m:oMath>
      </w:ins>
      <w:ins w:id="13739" w:author="Albert Kwame Osei-Owusu" w:date="2026-09-13T09:00:00Z">
        <w:r>
          <w:rPr>
            <w:rFonts w:ascii="Times New Roman" w:hAnsi="Times New Roman" w:cs="Times New Roman"/>
            <w:sz w:val="20"/>
            <w:szCs w:val="20"/>
            <w:lang w:val="en-GB"/>
          </w:rPr>
          <w:t xml:space="preserve">) are mapped to Chemicals </w:t>
        </w:r>
        <w:r>
          <w:rPr>
            <w:rFonts w:ascii="Times New Roman" w:hAnsi="Times New Roman" w:cs="Times New Roman"/>
            <w:sz w:val="20"/>
            <w:szCs w:val="20"/>
            <w:lang w:val="en-GB"/>
          </w:rPr>
          <w:t xml:space="preserve">not elsewhere classified (</w:t>
        </w:r>
        <w:r>
          <w:rPr>
            <w:rFonts w:ascii="Times New Roman" w:hAnsi="Times New Roman" w:cs="Times New Roman"/>
            <w:sz w:val="20"/>
            <w:szCs w:val="20"/>
            <w:lang w:val="en-GB"/>
          </w:rPr>
          <w:t xml:space="preserve">n.e.c.</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and appliances (</w:t>
        </w:r>
      </w:ins>
      <w:ins w:id="13740" w:author="Albert Kwame Osei-Owusu" w:date="2026-09-13T09:00:00Z">
        <m:oMath>
          <m:r>
            <m:rPr>
              <m:sty m:val="p"/>
            </m:rPr>
            <w:rPr>
              <w:rFonts w:ascii="Cambria Math" w:hAnsi="Cambria Math"/>
              <w:sz w:val="20"/>
              <w:szCs w:val="20"/>
              <w:lang w:val="en-GB"/>
            </w:rPr>
            <m:t xml:space="preserve">a</m:t>
          </m:r>
        </m:oMath>
      </w:ins>
      <w:ins w:id="13741" w:author="Albert Kwame Osei-Owusu" w:date="2026-09-13T09:00:00Z">
        <w:r>
          <w:rPr>
            <w:rFonts w:ascii="Times New Roman" w:hAnsi="Times New Roman" w:cs="Times New Roman"/>
            <w:sz w:val="20"/>
            <w:szCs w:val="20"/>
            <w:lang w:val="en-GB"/>
          </w:rPr>
          <w:t xml:space="preserve">) to Medical, precision and optical instruments. The good itself is distributed over supplying regions </w:t>
        </w:r>
      </w:ins>
      <w:ins w:id="13742" w:author="Albert Kwame Osei-Owusu" w:date="2026-09-13T09:00:00Z">
        <m:oMath>
          <m:r>
            <w:rPr>
              <w:rFonts w:ascii="Cambria Math" w:hAnsi="Cambria Math"/>
              <w:sz w:val="20"/>
              <w:szCs w:val="20"/>
              <w:lang w:val="en-GB"/>
            </w:rPr>
            <m:t xml:space="preserve">r</m:t>
          </m:r>
        </m:oMath>
      </w:ins>
      <w:ins w:id="13743" w:author="Albert Kwame Osei-Owusu" w:date="2026-09-13T09:00:00Z">
        <w:r>
          <w:rPr>
            <w:rFonts w:ascii="Times New Roman" w:hAnsi="Times New Roman" w:cs="Times New Roman"/>
            <w:sz w:val="20"/>
            <w:szCs w:val="20"/>
            <w:lang w:val="en-GB"/>
          </w:rPr>
          <w:t xml:space="preserve"> in proportion to Danish final demand for that product </w:t>
        </w:r>
      </w:ins>
      <w:ins w:id="13744" w:author="Albert Kwame Osei-Owusu" w:date="2026-09-13T09:00:00Z">
        <m:oMath>
          <m:r>
            <w:rPr>
              <w:rFonts w:ascii="Cambria Math" w:hAnsi="Cambria Math"/>
              <w:sz w:val="20"/>
              <w:szCs w:val="20"/>
              <w:lang w:val="en-GB"/>
            </w:rPr>
            <m:t xml:space="preserve">j</m:t>
          </m:r>
          <m:d>
            <m:dPr>
              <m:begChr m:val="("/>
              <m:endChr m:val=")"/>
              <m:ctrlPr>
                <w:rPr>
                  <w:rFonts w:ascii="Cambria Math" w:hAnsi="Cambria Math"/>
                  <w:sz w:val="20"/>
                  <w:szCs w:val="20"/>
                  <w:lang w:val="en-GB"/>
                </w:rPr>
              </m:ctrlPr>
            </m:dPr>
            <m:e>
              <m:r>
                <w:rPr>
                  <w:rFonts w:ascii="Cambria Math" w:hAnsi="Cambria Math"/>
                  <w:sz w:val="20"/>
                  <w:szCs w:val="20"/>
                  <w:lang w:val="en-GB"/>
                </w:rPr>
                <m:t xml:space="preserve">g</m:t>
              </m:r>
            </m:e>
          </m:d>
        </m:oMath>
      </w:ins>
      <w:ins w:id="13745" w:author="Albert Kwame Osei-Owusu" w:date="2026-09-13T09:00:00Z">
        <w:r>
          <w:rPr>
            <w:rFonts w:ascii="Times New Roman" w:hAnsi="Times New Roman" w:cs="Times New Roman"/>
            <w:sz w:val="20"/>
            <w:szCs w:val="20"/>
            <w:lang w:val="en-GB"/>
          </w:rPr>
          <w:t xml:space="preserve"> in EXIOBASE,</w:t>
        </w:r>
      </w:ins>
    </w:p>
    <w:p>
      <w:pPr>
        <w:tabs>
          <w:tab w:val="center" w:pos="4819"/>
          <w:tab w:val="right" w:pos="9638"/>
        </w:tabs>
        <w:spacing w:before="60" w:after="60"/>
        <w:rPr>
          <w:ins w:id="13746" w:author="Albert Kwame Osei-Owusu" w:date="2026-09-13T09:00:00Z"/>
        </w:rPr>
      </w:pPr>
      <w:ins w:id="13747" w:author="Albert Kwame Osei-Owusu" w:date="2026-09-13T09:00:00Z">
        <w:r>
          <w:tab/>
        </w:r>
        <m:oMath>
          <m:sSubSup>
            <m:sSubSupPr>
              <m:ctrlPr>
                <w:rPr>
                  <w:rFonts w:ascii="Cambria Math" w:hAnsi="Cambria Math"/>
                  <w:sz w:val="20"/>
                  <w:szCs w:val="20"/>
                  <w:lang w:val="en-GB"/>
                </w:rPr>
              </m:ctrlPr>
            </m:sSubSupPr>
            <m:e>
              <m:r>
                <w:rPr>
                  <w:rFonts w:ascii="Cambria Math" w:hAnsi="Cambria Math"/>
                  <w:sz w:val="20"/>
                  <w:szCs w:val="20"/>
                  <w:lang w:val="en-GB"/>
                </w:rPr>
                <m:t xml:space="preserve">w</m:t>
              </m:r>
            </m:e>
            <m:sub>
              <m:r>
                <w:rPr>
                  <w:rFonts w:ascii="Cambria Math" w:hAnsi="Cambria Math"/>
                  <w:sz w:val="20"/>
                  <w:szCs w:val="20"/>
                  <w:lang w:val="en-GB"/>
                </w:rPr>
                <m:t xml:space="preserve">r</m:t>
              </m:r>
            </m:sub>
            <m:sup>
              <m:r>
                <w:rPr>
                  <w:rFonts w:ascii="Cambria Math" w:hAnsi="Cambria Math"/>
                  <w:sz w:val="20"/>
                  <w:szCs w:val="20"/>
                  <w:lang w:val="en-GB"/>
                </w:rPr>
                <m:t xml:space="preserve">g</m:t>
              </m:r>
            </m:sup>
          </m:sSubSup>
          <m:r>
            <m:rPr>
              <m:sty m:val="p"/>
            </m:rPr>
            <w:rPr>
              <w:rFonts w:ascii="Cambria Math" w:hAnsi="Cambria Math"/>
              <w:sz w:val="20"/>
              <w:szCs w:val="20"/>
              <w:lang w:val="en-GB"/>
            </w:rPr>
            <m:t xml:space="preserve">=</m:t>
          </m:r>
          <m:f>
            <m:fPr>
              <m:ctrlPr>
                <w:rPr>
                  <w:rFonts w:ascii="Cambria Math" w:hAnsi="Cambria Math"/>
                  <w:sz w:val="20"/>
                  <w:szCs w:val="20"/>
                  <w:lang w:val="en-GB"/>
                </w:rPr>
              </m:ctrlPr>
            </m:fPr>
            <m:num>
              <m:sSubSup>
                <m:sSubSupPr>
                  <m:ctrlPr>
                    <w:rPr>
                      <w:rFonts w:ascii="Cambria Math" w:hAnsi="Cambria Math"/>
                      <w:sz w:val="20"/>
                      <w:szCs w:val="20"/>
                      <w:lang w:val="en-GB"/>
                    </w:rPr>
                  </m:ctrlPr>
                </m:sSubSupPr>
                <m:e>
                  <m:r>
                    <w:rPr>
                      <w:rFonts w:ascii="Cambria Math" w:hAnsi="Cambria Math"/>
                      <w:sz w:val="20"/>
                      <w:szCs w:val="20"/>
                      <w:lang w:val="en-GB"/>
                    </w:rPr>
                    <m:t xml:space="preserve">y</m:t>
                  </m:r>
                </m:e>
                <m:sub>
                  <m:r>
                    <w:rPr>
                      <w:rFonts w:ascii="Cambria Math" w:hAnsi="Cambria Math"/>
                      <w:sz w:val="20"/>
                      <w:szCs w:val="20"/>
                      <w:lang w:val="en-GB"/>
                    </w:rPr>
                    <m:t xml:space="preserve">r</m:t>
                  </m:r>
                  <m:r>
                    <m:rPr>
                      <m:sty m:val="p"/>
                    </m:rPr>
                    <w:rPr>
                      <w:rFonts w:ascii="Cambria Math" w:hAnsi="Cambria Math"/>
                      <w:sz w:val="20"/>
                      <w:szCs w:val="20"/>
                      <w:lang w:val="en-GB"/>
                    </w:rPr>
                    <m:t xml:space="preserve">,</m:t>
                  </m:r>
                  <m:r>
                    <w:rPr>
                      <w:rFonts w:ascii="Cambria Math" w:hAnsi="Cambria Math"/>
                      <w:sz w:val="20"/>
                      <w:szCs w:val="20"/>
                      <w:lang w:val="en-GB"/>
                    </w:rPr>
                    <m:t xml:space="preserve">j</m:t>
                  </m:r>
                  <m:d>
                    <m:dPr>
                      <m:begChr m:val="("/>
                      <m:endChr m:val=")"/>
                      <m:ctrlPr>
                        <w:rPr>
                          <w:rFonts w:ascii="Cambria Math" w:hAnsi="Cambria Math"/>
                          <w:sz w:val="20"/>
                          <w:szCs w:val="20"/>
                          <w:lang w:val="en-GB"/>
                        </w:rPr>
                      </m:ctrlPr>
                    </m:dPr>
                    <m:e>
                      <m:r>
                        <w:rPr>
                          <w:rFonts w:ascii="Cambria Math" w:hAnsi="Cambria Math"/>
                          <w:sz w:val="20"/>
                          <w:szCs w:val="20"/>
                          <w:lang w:val="en-GB"/>
                        </w:rPr>
                        <m:t xml:space="preserve">g</m:t>
                      </m:r>
                    </m:e>
                  </m:d>
                </m:sub>
                <m:sup>
                  <m:r>
                    <m:rPr>
                      <m:sty m:val="p"/>
                    </m:rPr>
                    <w:rPr>
                      <w:rFonts w:ascii="Cambria Math" w:hAnsi="Cambria Math"/>
                      <w:sz w:val="20"/>
                      <w:szCs w:val="20"/>
                      <w:lang w:val="en-GB"/>
                    </w:rPr>
                    <m:t xml:space="preserve">DK</m:t>
                  </m:r>
                </m:sup>
              </m:sSubSup>
            </m:num>
            <m:den>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s</m:t>
                  </m:r>
                </m:sub>
                <m:sup/>
                <m:e>
                  <m:sSubSup>
                    <m:sSubSupPr>
                      <m:ctrlPr>
                        <w:rPr>
                          <w:rFonts w:ascii="Cambria Math" w:hAnsi="Cambria Math"/>
                          <w:sz w:val="20"/>
                          <w:szCs w:val="20"/>
                          <w:lang w:val="en-GB"/>
                        </w:rPr>
                      </m:ctrlPr>
                    </m:sSubSupPr>
                    <m:e>
                      <m:r>
                        <w:rPr>
                          <w:rFonts w:ascii="Cambria Math" w:hAnsi="Cambria Math"/>
                          <w:sz w:val="20"/>
                          <w:szCs w:val="20"/>
                          <w:lang w:val="en-GB"/>
                        </w:rPr>
                        <m:t xml:space="preserve">y</m:t>
                      </m:r>
                    </m:e>
                    <m:sub>
                      <m:r>
                        <w:rPr>
                          <w:rFonts w:ascii="Cambria Math" w:hAnsi="Cambria Math"/>
                          <w:sz w:val="20"/>
                          <w:szCs w:val="20"/>
                          <w:lang w:val="en-GB"/>
                        </w:rPr>
                        <m:t xml:space="preserve">s</m:t>
                      </m:r>
                      <m:r>
                        <m:rPr>
                          <m:sty m:val="p"/>
                        </m:rPr>
                        <w:rPr>
                          <w:rFonts w:ascii="Cambria Math" w:hAnsi="Cambria Math"/>
                          <w:sz w:val="20"/>
                          <w:szCs w:val="20"/>
                          <w:lang w:val="en-GB"/>
                        </w:rPr>
                        <m:t xml:space="preserve">,</m:t>
                      </m:r>
                      <m:r>
                        <w:rPr>
                          <w:rFonts w:ascii="Cambria Math" w:hAnsi="Cambria Math"/>
                          <w:sz w:val="20"/>
                          <w:szCs w:val="20"/>
                          <w:lang w:val="en-GB"/>
                        </w:rPr>
                        <m:t xml:space="preserve">j</m:t>
                      </m:r>
                      <m:d>
                        <m:dPr>
                          <m:begChr m:val="("/>
                          <m:endChr m:val=")"/>
                          <m:ctrlPr>
                            <w:rPr>
                              <w:rFonts w:ascii="Cambria Math" w:hAnsi="Cambria Math"/>
                              <w:sz w:val="20"/>
                              <w:szCs w:val="20"/>
                              <w:lang w:val="en-GB"/>
                            </w:rPr>
                          </m:ctrlPr>
                        </m:dPr>
                        <m:e>
                          <m:r>
                            <w:rPr>
                              <w:rFonts w:ascii="Cambria Math" w:hAnsi="Cambria Math"/>
                              <w:sz w:val="20"/>
                              <w:szCs w:val="20"/>
                              <w:lang w:val="en-GB"/>
                            </w:rPr>
                            <m:t xml:space="preserve">g</m:t>
                          </m:r>
                        </m:e>
                      </m:d>
                    </m:sub>
                    <m:sup>
                      <m:r>
                        <m:rPr>
                          <m:sty m:val="p"/>
                        </m:rPr>
                        <w:rPr>
                          <w:rFonts w:ascii="Cambria Math" w:hAnsi="Cambria Math"/>
                          <w:sz w:val="20"/>
                          <w:szCs w:val="20"/>
                          <w:lang w:val="en-GB"/>
                        </w:rPr>
                        <m:t xml:space="preserve">DK</m:t>
                      </m:r>
                    </m:sup>
                  </m:sSubSup>
                </m:e>
              </m:nary>
            </m:den>
          </m:f>
        </m:oMath>
      </w:ins>
      <w:ins w:id="13748" w:author="Albert Kwame Osei-Owusu" w:date="2026-09-13T09:00:00Z">
        <w:r>
          <w:tab/>
          <w:t xml:space="preserve">(A.3)</w:t>
        </w:r>
      </w:ins>
    </w:p>
    <w:p>
      <w:pPr>
        <w:spacing w:after="0" w:line="240" w:lineRule="auto"/>
        <w:rPr>
          <w:ins w:id="13749" w:author="Albert Kwame Osei-Owusu" w:date="2026-09-13T09:00:00Z"/>
          <w:rFonts w:ascii="Times New Roman" w:hAnsi="Times New Roman" w:cs="Times New Roman"/>
          <w:sz w:val="20"/>
          <w:szCs w:val="20"/>
          <w:lang w:val="en-GB"/>
        </w:rPr>
      </w:pPr>
      <w:ins w:id="13750" w:author="Albert Kwame Osei-Owusu" w:date="2026-09-13T09:00:00Z">
        <w:r>
          <w:rPr>
            <w:rFonts w:ascii="Times New Roman" w:hAnsi="Times New Roman" w:cs="Times New Roman"/>
            <w:sz w:val="20"/>
            <w:szCs w:val="20"/>
            <w:lang w:val="en-GB"/>
          </w:rPr>
          <w:t xml:space="preserve">and </w:t>
        </w:r>
      </w:ins>
      <w:ins w:id="13751" w:author="Albert Kwame Osei-Owusu" w:date="2026-09-13T09:00:00Z">
        <m:oMath>
          <m:sSup>
            <m:sSupPr>
              <m:ctrlPr>
                <w:rPr>
                  <w:rFonts w:ascii="Cambria Math" w:hAnsi="Cambria Math"/>
                  <w:sz w:val="20"/>
                  <w:szCs w:val="20"/>
                  <w:lang w:val="en-GB"/>
                </w:rPr>
              </m:ctrlPr>
            </m:sSupPr>
            <m:e>
              <m:r>
                <w:rPr>
                  <w:rFonts w:ascii="Cambria Math" w:hAnsi="Cambria Math"/>
                  <w:sz w:val="20"/>
                  <w:szCs w:val="20"/>
                  <w:lang w:val="en-GB"/>
                </w:rPr>
                <m:t xml:space="preserve">κ</m:t>
              </m:r>
            </m:e>
            <m:sup>
              <m:r>
                <w:rPr>
                  <w:rFonts w:ascii="Cambria Math" w:hAnsi="Cambria Math"/>
                  <w:sz w:val="20"/>
                  <w:szCs w:val="20"/>
                  <w:lang w:val="en-GB"/>
                </w:rPr>
                <m:t xml:space="preserve">g</m:t>
              </m:r>
            </m:sup>
          </m:sSup>
        </m:oMath>
      </w:ins>
      <w:ins w:id="13752" w:author="Albert Kwame Osei-Owusu" w:date="2026-09-13T09:00:00Z">
        <w:r>
          <w:rPr>
            <w:rFonts w:ascii="Times New Roman" w:hAnsi="Times New Roman" w:cs="Times New Roman"/>
            <w:sz w:val="20"/>
            <w:szCs w:val="20"/>
            <w:lang w:val="en-GB"/>
          </w:rPr>
          <w:t xml:space="preserve"> is the share of each category that is the good, net of the distribution margins </w:t>
        </w:r>
      </w:ins>
      <w:ins w:id="13753" w:author="Albert Kwame Osei-Owusu" w:date="2026-09-13T09:00:00Z">
        <m:oMath>
          <m:sSubSup>
            <m:sSubSupPr>
              <m:ctrlPr>
                <w:rPr>
                  <w:rFonts w:ascii="Cambria Math" w:hAnsi="Cambria Math"/>
                  <w:sz w:val="20"/>
                  <w:szCs w:val="20"/>
                  <w:lang w:val="en-GB"/>
                </w:rPr>
              </m:ctrlPr>
            </m:sSubSupPr>
            <m:e>
              <m:r>
                <w:rPr>
                  <w:rFonts w:ascii="Cambria Math" w:hAnsi="Cambria Math"/>
                  <w:sz w:val="20"/>
                  <w:szCs w:val="20"/>
                  <w:lang w:val="en-GB"/>
                </w:rPr>
                <m:t xml:space="preserve">m</m:t>
              </m:r>
            </m:e>
            <m:sub>
              <m:r>
                <w:rPr>
                  <w:rFonts w:ascii="Cambria Math" w:hAnsi="Cambria Math"/>
                  <w:sz w:val="20"/>
                  <w:szCs w:val="20"/>
                  <w:lang w:val="en-GB"/>
                </w:rPr>
                <m:t xml:space="preserve">t</m:t>
              </m:r>
            </m:sub>
            <m:sup>
              <m:r>
                <w:rPr>
                  <w:rFonts w:ascii="Cambria Math" w:hAnsi="Cambria Math"/>
                  <w:sz w:val="20"/>
                  <w:szCs w:val="20"/>
                  <w:lang w:val="en-GB"/>
                </w:rPr>
                <m:t xml:space="preserve">g</m:t>
              </m:r>
            </m:sup>
          </m:sSubSup>
        </m:oMath>
      </w:ins>
      <w:ins w:id="13754" w:author="Albert Kwame Osei-Owusu" w:date="2026-09-13T09:00:00Z">
        <w:r>
          <w:rPr>
            <w:rFonts w:ascii="Times New Roman" w:hAnsi="Times New Roman" w:cs="Times New Roman"/>
            <w:sz w:val="20"/>
            <w:szCs w:val="20"/>
            <w:lang w:val="en-GB"/>
          </w:rPr>
          <w:t xml:space="preserve"> earned by the Danish motor-trade (45), wholesale (46) and retail (47) industries, which </w:t>
        </w:r>
      </w:ins>
      <w:ins w:id="13755" w:author="Albert Kwame Osei-Owusu" w:date="2026-09-13T09:00:00Z">
        <m:oMath>
          <m:sSup>
            <m:sSupPr>
              <m:ctrlPr>
                <w:rPr>
                  <w:rFonts w:ascii="Cambria Math" w:hAnsi="Cambria Math"/>
                  <w:sz w:val="20"/>
                  <w:szCs w:val="20"/>
                  <w:lang w:val="en-GB"/>
                </w:rPr>
              </m:ctrlPr>
            </m:sSupPr>
            <m:e>
              <m:r>
                <m:rPr>
                  <m:sty m:val="b"/>
                </m:rPr>
                <w:rPr>
                  <w:rFonts w:ascii="Cambria Math" w:hAnsi="Cambria Math"/>
                  <w:sz w:val="20"/>
                  <w:szCs w:val="20"/>
                  <w:lang w:val="en-GB"/>
                </w:rPr>
                <m:t xml:space="preserve">m</m:t>
              </m:r>
            </m:e>
            <m:sup>
              <m:r>
                <w:rPr>
                  <w:rFonts w:ascii="Cambria Math" w:hAnsi="Cambria Math"/>
                  <w:sz w:val="20"/>
                  <w:szCs w:val="20"/>
                  <w:lang w:val="en-GB"/>
                </w:rPr>
                <m:t xml:space="preserve">g</m:t>
              </m:r>
            </m:sup>
          </m:sSup>
        </m:oMath>
      </w:ins>
      <w:ins w:id="13756" w:author="Albert Kwame Osei-Owusu" w:date="2026-09-13T09:00:00Z">
        <w:r>
          <w:rPr>
            <w:rFonts w:ascii="Times New Roman" w:hAnsi="Times New Roman" w:cs="Times New Roman"/>
            <w:sz w:val="20"/>
            <w:szCs w:val="20"/>
            <w:lang w:val="en-GB"/>
          </w:rPr>
          <w:t xml:space="preserve"> places at those industries (see Valuation and distribution margins):</w:t>
        </w:r>
      </w:ins>
    </w:p>
    <w:p>
      <w:pPr>
        <w:tabs>
          <w:tab w:val="center" w:pos="4819"/>
          <w:tab w:val="right" w:pos="9638"/>
        </w:tabs>
        <w:spacing w:before="60" w:after="60"/>
        <w:rPr>
          <w:ins w:id="13757" w:author="Albert Kwame Osei-Owusu" w:date="2026-09-13T09:00:00Z"/>
        </w:rPr>
      </w:pPr>
      <w:ins w:id="13758" w:author="Albert Kwame Osei-Owusu" w:date="2026-09-13T09:00:00Z">
        <w:r>
          <w:tab/>
        </w:r>
        <m:oMath>
          <m:sSup>
            <m:sSupPr>
              <m:ctrlPr>
                <w:rPr>
                  <w:rFonts w:ascii="Cambria Math" w:hAnsi="Cambria Math"/>
                  <w:sz w:val="20"/>
                  <w:szCs w:val="20"/>
                  <w:lang w:val="en-GB"/>
                </w:rPr>
              </m:ctrlPr>
            </m:sSupPr>
            <m:e>
              <m:r>
                <w:rPr>
                  <w:rFonts w:ascii="Cambria Math" w:hAnsi="Cambria Math"/>
                  <w:sz w:val="20"/>
                  <w:szCs w:val="20"/>
                  <w:lang w:val="en-GB"/>
                </w:rPr>
                <m:t xml:space="preserve">κ</m:t>
              </m:r>
            </m:e>
            <m:sup>
              <m:r>
                <w:rPr>
                  <w:rFonts w:ascii="Cambria Math" w:hAnsi="Cambria Math"/>
                  <w:sz w:val="20"/>
                  <w:szCs w:val="20"/>
                  <w:lang w:val="en-GB"/>
                </w:rPr>
                <m:t xml:space="preserve">g</m:t>
              </m:r>
            </m:sup>
          </m:s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r>
            <m:rPr>
              <m:sty m:val="p"/>
            </m:rPr>
            <w:rPr>
              <w:rFonts w:ascii="Cambria Math" w:hAnsi="Cambria Math"/>
              <w:sz w:val="20"/>
              <w:szCs w:val="20"/>
              <w:lang w:val="en-GB"/>
            </w:rPr>
            <m:t xml:space="preserve">−</m:t>
          </m:r>
          <m:f>
            <m:fPr>
              <m:ctrlPr>
                <w:rPr>
                  <w:rFonts w:ascii="Cambria Math" w:hAnsi="Cambria Math"/>
                  <w:sz w:val="20"/>
                  <w:szCs w:val="20"/>
                  <w:lang w:val="en-GB"/>
                </w:rPr>
              </m:ctrlPr>
            </m:fPr>
            <m:num>
              <m:r>
                <m:rPr>
                  <m:sty m:val="p"/>
                </m:rPr>
                <w:rPr>
                  <w:rFonts w:ascii="Cambria Math" w:hAnsi="Cambria Math"/>
                  <w:sz w:val="20"/>
                  <w:szCs w:val="20"/>
                  <w:lang w:val="en-GB"/>
                </w:rPr>
                <m:t xml:space="preserve">1</m:t>
              </m:r>
            </m:num>
            <m:den>
              <m:sSup>
                <m:sSupPr>
                  <m:ctrlPr>
                    <w:rPr>
                      <w:rFonts w:ascii="Cambria Math" w:hAnsi="Cambria Math"/>
                      <w:sz w:val="20"/>
                      <w:szCs w:val="20"/>
                      <w:lang w:val="en-GB"/>
                    </w:rPr>
                  </m:ctrlPr>
                </m:sSupPr>
                <m:e>
                  <m:r>
                    <w:rPr>
                      <w:rFonts w:ascii="Cambria Math" w:hAnsi="Cambria Math"/>
                      <w:sz w:val="20"/>
                      <w:szCs w:val="20"/>
                      <w:lang w:val="en-GB"/>
                    </w:rPr>
                    <m:t xml:space="preserve">E</m:t>
                  </m:r>
                </m:e>
                <m:sup>
                  <m:r>
                    <w:rPr>
                      <w:rFonts w:ascii="Cambria Math" w:hAnsi="Cambria Math"/>
                      <w:sz w:val="20"/>
                      <w:szCs w:val="20"/>
                      <w:lang w:val="en-GB"/>
                    </w:rPr>
                    <m:t xml:space="preserve">g</m:t>
                  </m:r>
                </m:sup>
              </m:sSup>
            </m:den>
          </m:f>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t</m:t>
              </m:r>
              <m:r>
                <m:rPr>
                  <m:sty m:val="p"/>
                </m:rPr>
                <w:rPr>
                  <w:rFonts w:ascii="Cambria Math" w:hAnsi="Cambria Math"/>
                  <w:sz w:val="20"/>
                  <w:szCs w:val="20"/>
                  <w:lang w:val="en-GB"/>
                </w:rPr>
                <m:t xml:space="preserve">∈</m:t>
              </m:r>
              <m:d>
                <m:dPr>
                  <m:begChr m:val="{"/>
                  <m:endChr m:val="}"/>
                  <m:ctrlPr>
                    <w:rPr>
                      <w:rFonts w:ascii="Cambria Math" w:hAnsi="Cambria Math"/>
                      <w:sz w:val="20"/>
                      <w:szCs w:val="20"/>
                      <w:lang w:val="en-GB"/>
                    </w:rPr>
                  </m:ctrlPr>
                </m:dPr>
                <m:e>
                  <m:r>
                    <m:rPr>
                      <m:sty m:val="p"/>
                    </m:rPr>
                    <w:rPr>
                      <w:rFonts w:ascii="Cambria Math" w:hAnsi="Cambria Math"/>
                      <w:sz w:val="20"/>
                      <w:szCs w:val="20"/>
                      <w:lang w:val="en-GB"/>
                    </w:rPr>
                    <m:t xml:space="preserve">45,46,47</m:t>
                  </m:r>
                </m:e>
              </m:d>
            </m:sub>
            <m:sup/>
            <m:e>
              <m:sSubSup>
                <m:sSubSupPr>
                  <m:ctrlPr>
                    <w:rPr>
                      <w:rFonts w:ascii="Cambria Math" w:hAnsi="Cambria Math"/>
                      <w:sz w:val="20"/>
                      <w:szCs w:val="20"/>
                      <w:lang w:val="en-GB"/>
                    </w:rPr>
                  </m:ctrlPr>
                </m:sSubSupPr>
                <m:e>
                  <m:r>
                    <w:rPr>
                      <w:rFonts w:ascii="Cambria Math" w:hAnsi="Cambria Math"/>
                      <w:sz w:val="20"/>
                      <w:szCs w:val="20"/>
                      <w:lang w:val="en-GB"/>
                    </w:rPr>
                    <m:t xml:space="preserve">m</m:t>
                  </m:r>
                </m:e>
                <m:sub>
                  <m:r>
                    <w:rPr>
                      <w:rFonts w:ascii="Cambria Math" w:hAnsi="Cambria Math"/>
                      <w:sz w:val="20"/>
                      <w:szCs w:val="20"/>
                      <w:lang w:val="en-GB"/>
                    </w:rPr>
                    <m:t xml:space="preserve">t</m:t>
                  </m:r>
                </m:sub>
                <m:sup>
                  <m:r>
                    <w:rPr>
                      <w:rFonts w:ascii="Cambria Math" w:hAnsi="Cambria Math"/>
                      <w:sz w:val="20"/>
                      <w:szCs w:val="20"/>
                      <w:lang w:val="en-GB"/>
                    </w:rPr>
                    <m:t xml:space="preserve">g</m:t>
                  </m:r>
                </m:sup>
              </m:sSubSup>
            </m:e>
          </m:nary>
        </m:oMath>
      </w:ins>
      <w:ins w:id="13759" w:author="Albert Kwame Osei-Owusu" w:date="2026-09-13T09:00:00Z">
        <w:r>
          <w:tab/>
          <w:t xml:space="preserve">(A.4)</w:t>
        </w:r>
      </w:ins>
    </w:p>
    <w:p>
      <w:pPr>
        <w:spacing w:after="0" w:line="240" w:lineRule="auto"/>
        <w:rPr>
          <w:ins w:id="13760" w:author="Albert Kwame Osei-Owusu" w:date="2026-09-13T09:00:00Z"/>
          <w:rFonts w:ascii="Times New Roman" w:hAnsi="Times New Roman" w:cs="Times New Roman"/>
          <w:sz w:val="20"/>
          <w:szCs w:val="20"/>
          <w:lang w:val="en-GB"/>
        </w:rPr>
      </w:pPr>
      <w:ins w:id="13761" w:author="Albert Kwame Osei-Owusu" w:date="2026-09-13T09:00:00Z">
        <w:r>
          <w:rPr>
            <w:rFonts w:ascii="Times New Roman" w:hAnsi="Times New Roman" w:cs="Times New Roman"/>
            <w:sz w:val="20"/>
            <w:szCs w:val="20"/>
            <w:lang w:val="en-GB"/>
          </w:rPr>
          <w:t xml:space="preserve">The footprint of each indicator is</w:t>
        </w:r>
      </w:ins>
    </w:p>
    <w:p>
      <w:pPr>
        <w:tabs>
          <w:tab w:val="center" w:pos="4819"/>
          <w:tab w:val="right" w:pos="9638"/>
        </w:tabs>
        <w:spacing w:before="60" w:after="60"/>
        <w:rPr>
          <w:ins w:id="13762" w:author="Albert Kwame Osei-Owusu" w:date="2026-09-13T09:00:00Z"/>
        </w:rPr>
      </w:pPr>
      <w:ins w:id="13763" w:author="Albert Kwame Osei-Owusu" w:date="2026-09-13T09:00:00Z">
        <w:r>
          <w:tab/>
        </w:r>
        <m:oMath>
          <m:r>
            <m:rPr>
              <m:sty m:val="b"/>
            </m:rPr>
            <w:rPr>
              <w:rFonts w:ascii="Cambria Math" w:hAnsi="Cambria Math"/>
              <w:sz w:val="20"/>
              <w:szCs w:val="20"/>
              <w:lang w:val="en-GB"/>
            </w:rPr>
            <m:t xml:space="preserve">f</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B</m:t>
          </m:r>
          <m:r>
            <m:rPr>
              <m:sty m:val="b"/>
            </m:rPr>
            <w:rPr>
              <w:rFonts w:ascii="Cambria Math" w:hAnsi="Cambria Math"/>
              <w:sz w:val="20"/>
              <w:szCs w:val="20"/>
              <w:lang w:val="en-GB"/>
            </w:rPr>
            <m:t xml:space="preserve">L</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H</m:t>
              </m:r>
            </m:sub>
          </m:sSub>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d</m:t>
          </m:r>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r>
                <m:rPr>
                  <m:sty m:val="b"/>
                </m:rPr>
                <w:rPr>
                  <w:rFonts w:ascii="Cambria Math" w:hAnsi="Cambria Math"/>
                  <w:sz w:val="20"/>
                  <w:szCs w:val="20"/>
                  <w:lang w:val="en-GB"/>
                </w:rPr>
                <m:t xml:space="preserve">g</m:t>
              </m:r>
            </m:e>
            <m:sup>
              <m:r>
                <m:rPr>
                  <m:sty m:val="p"/>
                </m:rPr>
                <w:rPr>
                  <w:rFonts w:ascii="Cambria Math" w:hAnsi="Cambria Math"/>
                  <w:sz w:val="20"/>
                  <w:szCs w:val="20"/>
                  <w:lang w:val="en-GB"/>
                </w:rPr>
                <m:t xml:space="preserve">BU</m:t>
              </m:r>
            </m:sup>
          </m:sSup>
        </m:oMath>
      </w:ins>
      <w:ins w:id="13764" w:author="Albert Kwame Osei-Owusu" w:date="2026-09-13T09:00:00Z">
        <w:r>
          <w:tab/>
          <w:t xml:space="preserve">(A.5)</w:t>
        </w:r>
      </w:ins>
    </w:p>
    <w:p>
      <w:pPr>
        <w:spacing w:after="0" w:line="240" w:lineRule="auto"/>
        <w:rPr>
          <w:ins w:id="13765" w:author="Albert Kwame Osei-Owusu" w:date="2026-09-13T09:00:00Z"/>
          <w:rFonts w:ascii="Times New Roman" w:hAnsi="Times New Roman" w:cs="Times New Roman"/>
          <w:sz w:val="20"/>
          <w:szCs w:val="20"/>
          <w:lang w:val="en-GB"/>
        </w:rPr>
      </w:pPr>
      <w:ins w:id="13766" w:author="Albert Kwame Osei-Owusu" w:date="2026-09-13T09:00:00Z">
        <w:r>
          <w:rPr>
            <w:rFonts w:ascii="Times New Roman" w:hAnsi="Times New Roman" w:cs="Times New Roman"/>
            <w:sz w:val="20"/>
            <w:szCs w:val="20"/>
            <w:lang w:val="en-GB"/>
          </w:rPr>
          <w:t xml:space="preserve">where </w:t>
        </w:r>
      </w:ins>
      <w:ins w:id="13767" w:author="Albert Kwame Osei-Owusu" w:date="2026-09-13T09:00:00Z">
        <m:oMath>
          <m:r>
            <m:rPr>
              <m:sty m:val="b"/>
            </m:rPr>
            <w:rPr>
              <w:rFonts w:ascii="Cambria Math" w:hAnsi="Cambria Math"/>
              <w:sz w:val="20"/>
              <w:szCs w:val="20"/>
              <w:lang w:val="en-GB"/>
            </w:rPr>
            <m:t xml:space="preserve">d</m:t>
          </m:r>
        </m:oMath>
      </w:ins>
      <w:ins w:id="13768" w:author="Albert Kwame Osei-Owusu" w:date="2026-09-13T09:00:00Z">
        <w:r>
          <w:rPr>
            <w:rFonts w:ascii="Times New Roman" w:hAnsi="Times New Roman" w:cs="Times New Roman"/>
            <w:sz w:val="20"/>
            <w:szCs w:val="20"/>
            <w:lang w:val="en-GB"/>
          </w:rPr>
          <w:t xml:space="preserve"> is the health sector’s own operational term, taken for climate change and waste generation from Statistics Denmark’s accounts and for the other three indicators from the direct intensity of the Danish health industry scaled to </w:t>
        </w:r>
      </w:ins>
      <w:ins w:id="13769" w:author="Albert Kwame Osei-Owusu" w:date="2026-09-13T09:00:00Z">
        <m:oMath>
          <m:sSup>
            <m:sSupPr>
              <m:ctrlPr>
                <w:rPr>
                  <w:rFonts w:ascii="Cambria Math" w:hAnsi="Cambria Math"/>
                  <w:sz w:val="20"/>
                  <w:szCs w:val="20"/>
                  <w:lang w:val="en-GB"/>
                </w:rPr>
              </m:ctrlPr>
            </m:sSupPr>
            <m:e>
              <m:r>
                <w:rPr>
                  <w:rFonts w:ascii="Cambria Math" w:hAnsi="Cambria Math"/>
                  <w:sz w:val="20"/>
                  <w:szCs w:val="20"/>
                  <w:lang w:val="en-GB"/>
                </w:rPr>
                <m:t xml:space="preserve">E</m:t>
              </m:r>
            </m:e>
            <m:sup>
              <m:r>
                <m:rPr>
                  <m:sty m:val="p"/>
                </m:rPr>
                <w:rPr>
                  <w:rFonts w:ascii="Cambria Math" w:hAnsi="Cambria Math"/>
                  <w:sz w:val="20"/>
                  <w:szCs w:val="20"/>
                  <w:lang w:val="en-GB"/>
                </w:rPr>
                <m:t xml:space="preserve">s</m:t>
              </m:r>
            </m:sup>
          </m:sSup>
        </m:oMath>
      </w:ins>
      <w:ins w:id="13770" w:author="Albert Kwame Osei-Owusu" w:date="2026-09-13T09:00:00Z">
        <w:r>
          <w:rPr>
            <w:rFonts w:ascii="Times New Roman" w:hAnsi="Times New Roman" w:cs="Times New Roman"/>
            <w:sz w:val="20"/>
            <w:szCs w:val="20"/>
            <w:lang w:val="en-GB"/>
          </w:rPr>
          <w:t xml:space="preserve">, and </w:t>
        </w:r>
      </w:ins>
      <w:ins w:id="13771" w:author="Albert Kwame Osei-Owusu" w:date="2026-09-13T09:00:00Z">
        <m:oMath>
          <m:sSup>
            <m:sSupPr>
              <m:ctrlPr>
                <w:rPr>
                  <w:rFonts w:ascii="Cambria Math" w:hAnsi="Cambria Math"/>
                  <w:sz w:val="20"/>
                  <w:szCs w:val="20"/>
                  <w:lang w:val="en-GB"/>
                </w:rPr>
              </m:ctrlPr>
            </m:sSupPr>
            <m:e>
              <m:r>
                <m:rPr>
                  <m:sty m:val="b"/>
                </m:rPr>
                <w:rPr>
                  <w:rFonts w:ascii="Cambria Math" w:hAnsi="Cambria Math"/>
                  <w:sz w:val="20"/>
                  <w:szCs w:val="20"/>
                  <w:lang w:val="en-GB"/>
                </w:rPr>
                <m:t xml:space="preserve">g</m:t>
              </m:r>
            </m:e>
            <m:sup>
              <m:r>
                <m:rPr>
                  <m:sty m:val="p"/>
                </m:rPr>
                <w:rPr>
                  <w:rFonts w:ascii="Cambria Math" w:hAnsi="Cambria Math"/>
                  <w:sz w:val="20"/>
                  <w:szCs w:val="20"/>
                  <w:lang w:val="en-GB"/>
                </w:rPr>
                <m:t xml:space="preserve">BU</m:t>
              </m:r>
            </m:sup>
          </m:sSup>
        </m:oMath>
      </w:ins>
      <w:ins w:id="13772" w:author="Albert Kwame Osei-Owusu" w:date="2026-09-13T09:00:00Z">
        <w:r>
          <w:rPr>
            <w:rFonts w:ascii="Times New Roman" w:hAnsi="Times New Roman" w:cs="Times New Roman"/>
            <w:sz w:val="20"/>
            <w:szCs w:val="20"/>
            <w:lang w:val="en-GB"/>
          </w:rPr>
          <w:t xml:space="preserve"> holds the bottom-up terms. Because </w:t>
        </w:r>
      </w:ins>
      <w:ins w:id="13773" w:author="Albert Kwame Osei-Owusu" w:date="2026-09-13T09:00:00Z">
        <m:oMath>
          <m:r>
            <m:rPr>
              <m:sty m:val="b"/>
            </m:rPr>
            <w:rPr>
              <w:rFonts w:ascii="Cambria Math" w:hAnsi="Cambria Math"/>
              <w:sz w:val="20"/>
              <w:szCs w:val="20"/>
              <w:lang w:val="en-GB"/>
            </w:rPr>
            <m:t xml:space="preserve">L</m:t>
          </m:r>
          <m:r>
            <m:rPr>
              <m:sty m:val="b"/>
            </m:rPr>
            <w:rPr>
              <w:rFonts w:ascii="Cambria Math" w:hAnsi="Cambria Math"/>
              <w:sz w:val="20"/>
              <w:szCs w:val="20"/>
              <w:lang w:val="en-GB"/>
            </w:rPr>
            <m:t xml:space="preserve">A</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L</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I</m:t>
          </m:r>
        </m:oMath>
      </w:ins>
      <w:ins w:id="13774" w:author="Albert Kwame Osei-Owusu" w:date="2026-09-13T09:00:00Z">
        <w:r>
          <w:rPr>
            <w:rFonts w:ascii="Times New Roman" w:hAnsi="Times New Roman" w:cs="Times New Roman"/>
            <w:sz w:val="20"/>
            <w:szCs w:val="20"/>
            <w:lang w:val="en-GB"/>
          </w:rPr>
          <w:t xml:space="preserve">, the model term of the services vector is the industry’s full multiplier net of its own direct intensity,</w:t>
        </w:r>
      </w:ins>
    </w:p>
    <w:p>
      <w:pPr>
        <w:tabs>
          <w:tab w:val="center" w:pos="4819"/>
          <w:tab w:val="right" w:pos="9638"/>
        </w:tabs>
        <w:spacing w:before="60" w:after="60"/>
        <w:rPr>
          <w:ins w:id="13775" w:author="Albert Kwame Osei-Owusu" w:date="2026-09-13T09:00:00Z"/>
        </w:rPr>
      </w:pPr>
      <w:ins w:id="13776" w:author="Albert Kwame Osei-Owusu" w:date="2026-09-13T09:00:00Z">
        <w:r>
          <w:tab/>
        </w:r>
        <m:oMath>
          <m:r>
            <m:rPr>
              <m:sty m:val="b"/>
            </m:rPr>
            <w:rPr>
              <w:rFonts w:ascii="Cambria Math" w:hAnsi="Cambria Math"/>
              <w:sz w:val="20"/>
              <w:szCs w:val="20"/>
              <w:lang w:val="en-GB"/>
            </w:rPr>
            <m:t xml:space="preserve">B</m:t>
          </m:r>
          <m:r>
            <m:rPr>
              <m:sty m:val="b"/>
            </m:rPr>
            <w:rPr>
              <w:rFonts w:ascii="Cambria Math" w:hAnsi="Cambria Math"/>
              <w:sz w:val="20"/>
              <w:szCs w:val="20"/>
              <w:lang w:val="en-GB"/>
            </w:rPr>
            <m:t xml:space="preserve">L</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a</m:t>
              </m:r>
            </m:e>
            <m:sub>
              <m:r>
                <w:rPr>
                  <w:rFonts w:ascii="Cambria Math" w:hAnsi="Cambria Math"/>
                  <w:sz w:val="20"/>
                  <w:szCs w:val="20"/>
                  <w:lang w:val="en-GB"/>
                </w:rPr>
                <m:t xml:space="preserve">h</m:t>
              </m:r>
            </m:sub>
          </m:sSub>
          <m:sSup>
            <m:sSupPr>
              <m:ctrlPr>
                <w:rPr>
                  <w:rFonts w:ascii="Cambria Math" w:hAnsi="Cambria Math"/>
                  <w:sz w:val="20"/>
                  <w:szCs w:val="20"/>
                  <w:lang w:val="en-GB"/>
                </w:rPr>
              </m:ctrlPr>
            </m:sSupPr>
            <m:e>
              <m:r>
                <w:rPr>
                  <w:rFonts w:ascii="Cambria Math" w:hAnsi="Cambria Math"/>
                  <w:sz w:val="20"/>
                  <w:szCs w:val="20"/>
                  <w:lang w:val="en-GB"/>
                </w:rPr>
                <m:t xml:space="preserve">E</m:t>
              </m:r>
            </m:e>
            <m:sup>
              <m:r>
                <m:rPr>
                  <m:sty m:val="p"/>
                </m:rPr>
                <w:rPr>
                  <w:rFonts w:ascii="Cambria Math" w:hAnsi="Cambria Math"/>
                  <w:sz w:val="20"/>
                  <w:szCs w:val="20"/>
                  <w:lang w:val="en-GB"/>
                </w:rPr>
                <m:t xml:space="preserve">s</m:t>
              </m:r>
            </m:sup>
          </m:sSup>
          <m:r>
            <m:rPr>
              <m:sty m:val="p"/>
            </m:rPr>
            <w:rPr>
              <w:rFonts w:ascii="Cambria Math" w:hAnsi="Cambria Math"/>
              <w:sz w:val="20"/>
              <w:szCs w:val="20"/>
              <w:lang w:val="en-GB"/>
            </w:rPr>
            <m:t xml:space="preserve">=</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m:rPr>
                      <m:sty m:val="b"/>
                    </m:rPr>
                    <w:rPr>
                      <w:rFonts w:ascii="Cambria Math" w:hAnsi="Cambria Math"/>
                      <w:sz w:val="20"/>
                      <w:szCs w:val="20"/>
                      <w:lang w:val="en-GB"/>
                    </w:rPr>
                    <m:t xml:space="preserve">M</m:t>
                  </m:r>
                </m:e>
                <m:sub>
                  <m:r>
                    <m:rPr>
                      <m:sty m:val="p"/>
                    </m:rPr>
                    <w:rPr>
                      <w:rFonts w:ascii="Cambria Math" w:hAnsi="Cambria Math"/>
                      <w:sz w:val="20"/>
                      <w:szCs w:val="20"/>
                      <w:lang w:val="en-GB"/>
                    </w:rPr>
                    <m:t xml:space="preserve">·</m:t>
                  </m:r>
                  <m:r>
                    <w:rPr>
                      <w:rFonts w:ascii="Cambria Math" w:hAnsi="Cambria Math"/>
                      <w:sz w:val="20"/>
                      <w:szCs w:val="20"/>
                      <w:lang w:val="en-GB"/>
                    </w:rPr>
                    <m:t xml:space="preserve">h</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B</m:t>
                  </m:r>
                </m:e>
                <m:sub>
                  <m:r>
                    <m:rPr>
                      <m:sty m:val="p"/>
                    </m:rPr>
                    <w:rPr>
                      <w:rFonts w:ascii="Cambria Math" w:hAnsi="Cambria Math"/>
                      <w:sz w:val="20"/>
                      <w:szCs w:val="20"/>
                      <w:lang w:val="en-GB"/>
                    </w:rPr>
                    <m:t xml:space="preserve">·</m:t>
                  </m:r>
                  <m:r>
                    <w:rPr>
                      <w:rFonts w:ascii="Cambria Math" w:hAnsi="Cambria Math"/>
                      <w:sz w:val="20"/>
                      <w:szCs w:val="20"/>
                      <w:lang w:val="en-GB"/>
                    </w:rPr>
                    <m:t xml:space="preserve">h</m:t>
                  </m:r>
                </m:sub>
              </m:sSub>
            </m:e>
          </m:d>
          <m:sSup>
            <m:sSupPr>
              <m:ctrlPr>
                <w:rPr>
                  <w:rFonts w:ascii="Cambria Math" w:hAnsi="Cambria Math"/>
                  <w:sz w:val="20"/>
                  <w:szCs w:val="20"/>
                  <w:lang w:val="en-GB"/>
                </w:rPr>
              </m:ctrlPr>
            </m:sSupPr>
            <m:e>
              <m:r>
                <w:rPr>
                  <w:rFonts w:ascii="Cambria Math" w:hAnsi="Cambria Math"/>
                  <w:sz w:val="20"/>
                  <w:szCs w:val="20"/>
                  <w:lang w:val="en-GB"/>
                </w:rPr>
                <m:t xml:space="preserve">E</m:t>
              </m:r>
            </m:e>
            <m:sup>
              <m:r>
                <m:rPr>
                  <m:sty m:val="p"/>
                </m:rPr>
                <w:rPr>
                  <w:rFonts w:ascii="Cambria Math" w:hAnsi="Cambria Math"/>
                  <w:sz w:val="20"/>
                  <w:szCs w:val="20"/>
                  <w:lang w:val="en-GB"/>
                </w:rPr>
                <m:t xml:space="preserve">s</m:t>
              </m:r>
            </m:sup>
          </m:s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r>
            <m:rPr>
              <m:sty m:val="b"/>
            </m:rPr>
            <w:rPr>
              <w:rFonts w:ascii="Cambria Math" w:hAnsi="Cambria Math"/>
              <w:sz w:val="20"/>
              <w:szCs w:val="20"/>
              <w:lang w:val="en-GB"/>
            </w:rPr>
            <m:t xml:space="preserve">M</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B</m:t>
          </m:r>
          <m:r>
            <m:rPr>
              <m:sty m:val="b"/>
            </m:rPr>
            <w:rPr>
              <w:rFonts w:ascii="Cambria Math" w:hAnsi="Cambria Math"/>
              <w:sz w:val="20"/>
              <w:szCs w:val="20"/>
              <w:lang w:val="en-GB"/>
            </w:rPr>
            <m:t xml:space="preserve">L</m:t>
          </m:r>
        </m:oMath>
      </w:ins>
      <w:ins w:id="13777" w:author="Albert Kwame Osei-Owusu" w:date="2026-09-13T09:00:00Z">
        <w:r>
          <w:tab/>
          <w:t xml:space="preserve">(A.6)</w:t>
        </w:r>
      </w:ins>
    </w:p>
    <w:p>
      <w:pPr>
        <w:spacing w:after="0" w:line="240" w:lineRule="auto"/>
        <w:rPr>
          <w:ins w:id="13778" w:author="Albert Kwame Osei-Owusu" w:date="2026-09-13T09:00:00Z"/>
          <w:rFonts w:ascii="Times New Roman" w:hAnsi="Times New Roman" w:cs="Times New Roman"/>
          <w:sz w:val="20"/>
          <w:szCs w:val="20"/>
          <w:lang w:val="en-GB"/>
        </w:rPr>
      </w:pPr>
      <w:ins w:id="13779" w:author="Albert Kwame Osei-Owusu" w:date="2026-09-13T09:00:00Z">
        <w:r>
          <w:rPr>
            <w:rFonts w:ascii="Times New Roman" w:hAnsi="Times New Roman" w:cs="Times New Roman"/>
            <w:sz w:val="20"/>
            <w:szCs w:val="20"/>
            <w:lang w:val="en-GB"/>
          </w:rPr>
          <w:t xml:space="preserve">which holds in the published run to </w:t>
        </w:r>
      </w:ins>
      <w:ins w:id="13780" w:author="Albert Kwame Osei-Owusu" w:date="2026-09-13T09:00:00Z">
        <m:oMath>
          <m:r>
            <m:rPr>
              <m:sty m:val="p"/>
            </m:rPr>
            <w:rPr>
              <w:rFonts w:ascii="Cambria Math" w:hAnsi="Cambria Math"/>
              <w:sz w:val="20"/>
              <w:szCs w:val="20"/>
              <w:lang w:val="en-GB"/>
            </w:rPr>
            <m:t xml:space="preserve">3</m:t>
          </m:r>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r>
                <m:rPr>
                  <m:sty m:val="p"/>
                </m:rPr>
                <w:rPr>
                  <w:rFonts w:ascii="Cambria Math" w:hAnsi="Cambria Math"/>
                  <w:sz w:val="20"/>
                  <w:szCs w:val="20"/>
                  <w:lang w:val="en-GB"/>
                </w:rPr>
                <m:t xml:space="preserve">10</m:t>
              </m:r>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12</m:t>
              </m:r>
            </m:sup>
          </m:sSup>
        </m:oMath>
      </w:ins>
      <w:ins w:id="13781" w:author="Albert Kwame Osei-Owusu" w:date="2026-09-13T09:00:00Z">
        <w:r>
          <w:rPr>
            <w:rFonts w:ascii="Times New Roman" w:hAnsi="Times New Roman" w:cs="Times New Roman"/>
            <w:sz w:val="20"/>
            <w:szCs w:val="20"/>
            <w:lang w:val="en-GB"/>
          </w:rPr>
          <w:t xml:space="preserve"> kt </w:t>
        </w:r>
        <w:r>
          <w:rPr>
            <w:rFonts w:ascii="Times New Roman" w:hAnsi="Times New Roman" w:cs="Times New Roman"/>
            <w:sz w:val="20"/>
            <w:szCs w:val="20"/>
            <w:lang w:val="en-GB"/>
          </w:rPr>
          <w:t xml:space="preserve">CO₂e (kilotonnes of carbon dioxide equivalent).</w:t>
        </w:r>
        <w:r>
          <w:rPr>
            <w:rFonts w:ascii="Times New Roman" w:hAnsi="Times New Roman" w:cs="Times New Roman"/>
            <w:sz w:val="20"/>
            <w:szCs w:val="20"/>
            <w:lang w:val="en-GB"/>
          </w:rPr>
          <w:t xml:space="preserve"> The</w:t>
        </w:r>
        <w:r>
          <w:rPr>
            <w:rFonts w:ascii="Times New Roman" w:hAnsi="Times New Roman" w:cs="Times New Roman"/>
            <w:sz w:val="20"/>
            <w:szCs w:val="20"/>
            <w:lang w:val="en-GB"/>
          </w:rPr>
          <w:t xml:space="preserve"> model term excludes the industry’s own first-round emissions, so the operational term does not repeat them, although the industry’s purchases from itself bring back 1.8 kt CO₂e of its own emissions, which the headline keeps and the scope partition removes (see Double counting).</w:t>
        </w:r>
        <w:r>
          <w:rPr>
            <w:rFonts w:ascii="Times New Roman" w:hAnsi="Times New Roman" w:cs="Times New Roman"/>
            <w:sz w:val="20"/>
            <w:szCs w:val="20"/>
            <w:lang w:val="en-GB"/>
          </w:rPr>
          <w:t xml:space="preserve"> For one indicator with direct intensities </w:t>
        </w:r>
      </w:ins>
      <w:ins w:id="13782" w:author="Albert Kwame Osei-Owusu" w:date="2026-09-13T09:00:00Z">
        <m:oMath>
          <m:r>
            <m:rPr>
              <m:sty m:val="b"/>
            </m:rPr>
            <w:rPr>
              <w:rFonts w:ascii="Cambria Math" w:hAnsi="Cambria Math"/>
              <w:sz w:val="20"/>
              <w:szCs w:val="20"/>
              <w:lang w:val="en-GB"/>
            </w:rPr>
            <m:t xml:space="preserve">b</m:t>
          </m:r>
        </m:oMath>
      </w:ins>
      <w:ins w:id="13783" w:author="Albert Kwame Osei-Owusu" w:date="2026-09-13T09:00:00Z">
        <w:r>
          <w:rPr>
            <w:rFonts w:ascii="Times New Roman" w:hAnsi="Times New Roman" w:cs="Times New Roman"/>
            <w:sz w:val="20"/>
            <w:szCs w:val="20"/>
            <w:lang w:val="en-GB"/>
          </w:rPr>
          <w:t xml:space="preserve">, the pressure arising at producing node </w:t>
        </w:r>
      </w:ins>
      <w:ins w:id="13784" w:author="Albert Kwame Osei-Owusu" w:date="2026-09-13T09:00:00Z">
        <m:oMath>
          <m:r>
            <w:rPr>
              <w:rFonts w:ascii="Cambria Math" w:hAnsi="Cambria Math"/>
              <w:sz w:val="20"/>
              <w:szCs w:val="20"/>
              <w:lang w:val="en-GB"/>
            </w:rPr>
            <m:t xml:space="preserve">i</m:t>
          </m:r>
        </m:oMath>
      </w:ins>
      <w:ins w:id="13785" w:author="Albert Kwame Osei-Owusu" w:date="2026-09-13T09:00:00Z">
        <w:r>
          <w:rPr>
            <w:rFonts w:ascii="Times New Roman" w:hAnsi="Times New Roman" w:cs="Times New Roman"/>
            <w:sz w:val="20"/>
            <w:szCs w:val="20"/>
            <w:lang w:val="en-GB"/>
          </w:rPr>
          <w:t xml:space="preserve"> and the pressure driven by purchased product </w:t>
        </w:r>
      </w:ins>
      <w:ins w:id="13786" w:author="Albert Kwame Osei-Owusu" w:date="2026-09-13T09:00:00Z">
        <m:oMath>
          <m:r>
            <w:rPr>
              <w:rFonts w:ascii="Cambria Math" w:hAnsi="Cambria Math"/>
              <w:sz w:val="20"/>
              <w:szCs w:val="20"/>
              <w:lang w:val="en-GB"/>
            </w:rPr>
            <m:t xml:space="preserve">j</m:t>
          </m:r>
        </m:oMath>
      </w:ins>
      <w:ins w:id="13787" w:author="Albert Kwame Osei-Owusu" w:date="2026-09-13T09:00:00Z">
        <w:r>
          <w:rPr>
            <w:rFonts w:ascii="Times New Roman" w:hAnsi="Times New Roman" w:cs="Times New Roman"/>
            <w:sz w:val="20"/>
            <w:szCs w:val="20"/>
            <w:lang w:val="en-GB"/>
          </w:rPr>
          <w:t xml:space="preserve"> are two </w:t>
        </w:r>
        <w:r>
          <w:rPr>
            <w:rFonts w:ascii="Times New Roman" w:hAnsi="Times New Roman" w:cs="Times New Roman"/>
            <w:sz w:val="20"/>
            <w:szCs w:val="20"/>
            <w:lang w:val="en-GB"/>
          </w:rPr>
          <w:t xml:space="preserve">divisions</w:t>
        </w:r>
        <w:r>
          <w:rPr>
            <w:rFonts w:ascii="Times New Roman" w:hAnsi="Times New Roman" w:cs="Times New Roman"/>
            <w:sz w:val="20"/>
            <w:szCs w:val="20"/>
            <w:lang w:val="en-GB"/>
          </w:rPr>
          <w:t xml:space="preserve"> of one total,</w:t>
        </w:r>
      </w:ins>
    </w:p>
    <w:p>
      <w:pPr>
        <w:tabs>
          <w:tab w:val="center" w:pos="4819"/>
          <w:tab w:val="right" w:pos="9638"/>
        </w:tabs>
        <w:spacing w:before="60" w:after="60"/>
        <w:rPr>
          <w:ins w:id="13788" w:author="Albert Kwame Osei-Owusu" w:date="2026-09-13T09:00:00Z"/>
        </w:rPr>
      </w:pPr>
      <w:ins w:id="13789"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e</m:t>
              </m:r>
            </m:e>
            <m:sub>
              <m:r>
                <w:rPr>
                  <w:rFonts w:ascii="Cambria Math" w:hAnsi="Cambria Math"/>
                  <w:sz w:val="20"/>
                  <w:szCs w:val="20"/>
                  <w:lang w:val="en-GB"/>
                </w:rPr>
                <m:t xml:space="preserve">i</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b</m:t>
              </m:r>
            </m:e>
            <m:sub>
              <m:r>
                <w:rPr>
                  <w:rFonts w:ascii="Cambria Math" w:hAnsi="Cambria Math"/>
                  <w:sz w:val="20"/>
                  <w:szCs w:val="20"/>
                  <w:lang w:val="en-GB"/>
                </w:rPr>
                <m:t xml:space="preserve">i</m:t>
              </m:r>
            </m:sub>
          </m:sSub>
          <m:sSub>
            <m:sSubPr>
              <m:ctrlPr>
                <w:rPr>
                  <w:rFonts w:ascii="Cambria Math" w:hAnsi="Cambria Math"/>
                  <w:sz w:val="20"/>
                  <w:szCs w:val="20"/>
                  <w:lang w:val="en-GB"/>
                </w:rPr>
              </m:ctrlPr>
            </m:sSubPr>
            <m:e>
              <m:d>
                <m:dPr>
                  <m:begChr m:val="("/>
                  <m:endChr m:val=")"/>
                  <m:ctrlPr>
                    <w:rPr>
                      <w:rFonts w:ascii="Cambria Math" w:hAnsi="Cambria Math"/>
                      <w:sz w:val="20"/>
                      <w:szCs w:val="20"/>
                      <w:lang w:val="en-GB"/>
                    </w:rPr>
                  </m:ctrlPr>
                </m:dPr>
                <m:e>
                  <m:r>
                    <m:rPr>
                      <m:sty m:val="b"/>
                    </m:rPr>
                    <w:rPr>
                      <w:rFonts w:ascii="Cambria Math" w:hAnsi="Cambria Math"/>
                      <w:sz w:val="20"/>
                      <w:szCs w:val="20"/>
                      <w:lang w:val="en-GB"/>
                    </w:rPr>
                    <m:t xml:space="preserve">L</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H</m:t>
                      </m:r>
                    </m:sub>
                  </m:sSub>
                </m:e>
              </m:d>
            </m:e>
            <m:sub>
              <m:r>
                <w:rPr>
                  <w:rFonts w:ascii="Cambria Math" w:hAnsi="Cambria Math"/>
                  <w:sz w:val="20"/>
                  <w:szCs w:val="20"/>
                  <w:lang w:val="en-GB"/>
                </w:rPr>
                <m:t xml:space="preserve">i</m:t>
              </m:r>
            </m:sub>
          </m:sSub>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sSub>
            <m:sSubPr>
              <m:ctrlPr>
                <w:rPr>
                  <w:rFonts w:ascii="Cambria Math" w:hAnsi="Cambria Math"/>
                  <w:sz w:val="20"/>
                  <w:szCs w:val="20"/>
                  <w:lang w:val="en-GB"/>
                </w:rPr>
              </m:ctrlPr>
            </m:sSubPr>
            <m:e>
              <m:r>
                <w:rPr>
                  <w:rFonts w:ascii="Cambria Math" w:hAnsi="Cambria Math"/>
                  <w:sz w:val="20"/>
                  <w:szCs w:val="20"/>
                  <w:lang w:val="en-GB"/>
                </w:rPr>
                <m:t xml:space="preserve">p</m:t>
              </m:r>
            </m:e>
            <m:sub>
              <m:r>
                <w:rPr>
                  <w:rFonts w:ascii="Cambria Math" w:hAnsi="Cambria Math"/>
                  <w:sz w:val="20"/>
                  <w:szCs w:val="20"/>
                  <w:lang w:val="en-GB"/>
                </w:rPr>
                <m:t xml:space="preserve">j</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y</m:t>
              </m:r>
            </m:e>
            <m:sub>
              <m:r>
                <w:rPr>
                  <w:rFonts w:ascii="Cambria Math" w:hAnsi="Cambria Math"/>
                  <w:sz w:val="20"/>
                  <w:szCs w:val="20"/>
                  <w:lang w:val="en-GB"/>
                </w:rPr>
                <m:t xml:space="preserve">H</m:t>
              </m:r>
              <m:r>
                <m:rPr>
                  <m:sty m:val="p"/>
                </m:rPr>
                <w:rPr>
                  <w:rFonts w:ascii="Cambria Math" w:hAnsi="Cambria Math"/>
                  <w:sz w:val="20"/>
                  <w:szCs w:val="20"/>
                  <w:lang w:val="en-GB"/>
                </w:rPr>
                <m:t xml:space="preserve">,</m:t>
              </m:r>
              <m:r>
                <w:rPr>
                  <w:rFonts w:ascii="Cambria Math" w:hAnsi="Cambria Math"/>
                  <w:sz w:val="20"/>
                  <w:szCs w:val="20"/>
                  <w:lang w:val="en-GB"/>
                </w:rPr>
                <m:t xml:space="preserve">j</m:t>
              </m:r>
            </m:sub>
          </m:sSub>
          <m:sSub>
            <m:sSubPr>
              <m:ctrlPr>
                <w:rPr>
                  <w:rFonts w:ascii="Cambria Math" w:hAnsi="Cambria Math"/>
                  <w:sz w:val="20"/>
                  <w:szCs w:val="20"/>
                  <w:lang w:val="en-GB"/>
                </w:rPr>
              </m:ctrlPr>
            </m:sSubPr>
            <m:e>
              <m:d>
                <m:dPr>
                  <m:begChr m:val="("/>
                  <m:endChr m:val=")"/>
                  <m:ctrlPr>
                    <w:rPr>
                      <w:rFonts w:ascii="Cambria Math" w:hAnsi="Cambria Math"/>
                      <w:sz w:val="20"/>
                      <w:szCs w:val="20"/>
                      <w:lang w:val="en-GB"/>
                    </w:rPr>
                  </m:ctrlPr>
                </m:dPr>
                <m:e>
                  <m:r>
                    <m:rPr>
                      <m:sty m:val="b"/>
                    </m:rPr>
                    <w:rPr>
                      <w:rFonts w:ascii="Cambria Math" w:hAnsi="Cambria Math"/>
                      <w:sz w:val="20"/>
                      <w:szCs w:val="20"/>
                      <w:lang w:val="en-GB"/>
                    </w:rPr>
                    <m:t xml:space="preserve">b</m:t>
                  </m:r>
                  <m:r>
                    <m:rPr>
                      <m:sty m:val="b"/>
                    </m:rPr>
                    <w:rPr>
                      <w:rFonts w:ascii="Cambria Math" w:hAnsi="Cambria Math"/>
                      <w:sz w:val="20"/>
                      <w:szCs w:val="20"/>
                      <w:lang w:val="en-GB"/>
                    </w:rPr>
                    <m:t xml:space="preserve">L</m:t>
                  </m:r>
                </m:e>
              </m:d>
            </m:e>
            <m:sub>
              <m:r>
                <w:rPr>
                  <w:rFonts w:ascii="Cambria Math" w:hAnsi="Cambria Math"/>
                  <w:sz w:val="20"/>
                  <w:szCs w:val="20"/>
                  <w:lang w:val="en-GB"/>
                </w:rPr>
                <m:t xml:space="preserve">j</m:t>
              </m:r>
            </m:sub>
          </m:sSub>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i</m:t>
              </m:r>
            </m:sub>
            <m:sup/>
            <m:e>
              <m:sSub>
                <m:sSubPr>
                  <m:ctrlPr>
                    <w:rPr>
                      <w:rFonts w:ascii="Cambria Math" w:hAnsi="Cambria Math"/>
                      <w:sz w:val="20"/>
                      <w:szCs w:val="20"/>
                      <w:lang w:val="en-GB"/>
                    </w:rPr>
                  </m:ctrlPr>
                </m:sSubPr>
                <m:e>
                  <m:r>
                    <w:rPr>
                      <w:rFonts w:ascii="Cambria Math" w:hAnsi="Cambria Math"/>
                      <w:sz w:val="20"/>
                      <w:szCs w:val="20"/>
                      <w:lang w:val="en-GB"/>
                    </w:rPr>
                    <m:t xml:space="preserve">e</m:t>
                  </m:r>
                </m:e>
                <m:sub>
                  <m:r>
                    <w:rPr>
                      <w:rFonts w:ascii="Cambria Math" w:hAnsi="Cambria Math"/>
                      <w:sz w:val="20"/>
                      <w:szCs w:val="20"/>
                      <w:lang w:val="en-GB"/>
                    </w:rPr>
                    <m:t xml:space="preserve">i</m:t>
                  </m:r>
                </m:sub>
              </m:sSub>
            </m:e>
          </m:nary>
          <m:r>
            <m:rPr>
              <m:sty m:val="p"/>
            </m:rPr>
            <w:rPr>
              <w:rFonts w:ascii="Cambria Math" w:hAnsi="Cambria Math"/>
              <w:sz w:val="20"/>
              <w:szCs w:val="20"/>
              <w:lang w:val="en-GB"/>
            </w:rPr>
            <m:t xml:space="preserve">=</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j</m:t>
              </m:r>
            </m:sub>
            <m:sup/>
            <m:e>
              <m:sSub>
                <m:sSubPr>
                  <m:ctrlPr>
                    <w:rPr>
                      <w:rFonts w:ascii="Cambria Math" w:hAnsi="Cambria Math"/>
                      <w:sz w:val="20"/>
                      <w:szCs w:val="20"/>
                      <w:lang w:val="en-GB"/>
                    </w:rPr>
                  </m:ctrlPr>
                </m:sSubPr>
                <m:e>
                  <m:r>
                    <w:rPr>
                      <w:rFonts w:ascii="Cambria Math" w:hAnsi="Cambria Math"/>
                      <w:sz w:val="20"/>
                      <w:szCs w:val="20"/>
                      <w:lang w:val="en-GB"/>
                    </w:rPr>
                    <m:t xml:space="preserve">p</m:t>
                  </m:r>
                </m:e>
                <m:sub>
                  <m:r>
                    <w:rPr>
                      <w:rFonts w:ascii="Cambria Math" w:hAnsi="Cambria Math"/>
                      <w:sz w:val="20"/>
                      <w:szCs w:val="20"/>
                      <w:lang w:val="en-GB"/>
                    </w:rPr>
                    <m:t xml:space="preserve">j</m:t>
                  </m:r>
                </m:sub>
              </m:sSub>
            </m:e>
          </m:nary>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b</m:t>
          </m:r>
          <m:r>
            <m:rPr>
              <m:sty m:val="b"/>
            </m:rPr>
            <w:rPr>
              <w:rFonts w:ascii="Cambria Math" w:hAnsi="Cambria Math"/>
              <w:sz w:val="20"/>
              <w:szCs w:val="20"/>
              <w:lang w:val="en-GB"/>
            </w:rPr>
            <m:t xml:space="preserve">L</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H</m:t>
              </m:r>
            </m:sub>
          </m:sSub>
        </m:oMath>
      </w:ins>
      <w:ins w:id="13790" w:author="Albert Kwame Osei-Owusu" w:date="2026-09-13T09:00:00Z">
        <w:r>
          <w:tab/>
          <w:t xml:space="preserve">(A.7)</w:t>
        </w:r>
      </w:ins>
    </w:p>
    <w:p>
      <w:pPr>
        <w:spacing w:after="0" w:line="240" w:lineRule="auto"/>
        <w:rPr>
          <w:ins w:id="13791" w:author="Albert Kwame Osei-Owusu" w:date="2026-09-13T09:00:00Z"/>
          <w:rFonts w:ascii="Times New Roman" w:hAnsi="Times New Roman" w:cs="Times New Roman"/>
          <w:sz w:val="20"/>
          <w:szCs w:val="20"/>
          <w:lang w:val="en-GB"/>
        </w:rPr>
      </w:pPr>
      <w:ins w:id="13792" w:author="Albert Kwame Osei-Owusu" w:date="2026-09-13T09:00:00Z">
        <w:r>
          <w:rPr>
            <w:rFonts w:ascii="Times New Roman" w:hAnsi="Times New Roman" w:cs="Times New Roman"/>
            <w:sz w:val="20"/>
            <w:szCs w:val="20"/>
            <w:lang w:val="en-GB"/>
          </w:rPr>
          <w:t xml:space="preserve">which give the sector and region cuts and the activity cut respectively. The share of the Danish national footprint, which includes </w:t>
        </w:r>
        <w:r>
          <w:rPr>
            <w:rFonts w:ascii="Times New Roman" w:hAnsi="Times New Roman" w:cs="Times New Roman"/>
            <w:sz w:val="20"/>
            <w:szCs w:val="20"/>
            <w:lang w:val="en-GB"/>
          </w:rPr>
          <w:t xml:space="preserve">the</w:t>
        </w:r>
        <w:r>
          <w:rPr>
            <w:rFonts w:ascii="Times New Roman" w:hAnsi="Times New Roman" w:cs="Times New Roman"/>
            <w:sz w:val="20"/>
            <w:szCs w:val="20"/>
            <w:lang w:val="en-GB"/>
          </w:rPr>
          <w:t xml:space="preserve"> direct </w:t>
        </w:r>
        <w:r>
          <w:rPr>
            <w:rFonts w:ascii="Times New Roman" w:hAnsi="Times New Roman" w:cs="Times New Roman"/>
            <w:sz w:val="20"/>
            <w:szCs w:val="20"/>
            <w:lang w:val="en-GB"/>
          </w:rPr>
          <w:t xml:space="preserve">pressures of households</w:t>
        </w:r>
        <w:r>
          <w:rPr>
            <w:rFonts w:ascii="Times New Roman" w:hAnsi="Times New Roman" w:cs="Times New Roman"/>
            <w:sz w:val="20"/>
            <w:szCs w:val="20"/>
            <w:lang w:val="en-GB"/>
          </w:rPr>
          <w:t xml:space="preserve"> </w:t>
        </w:r>
      </w:ins>
      <w:ins w:id="13793" w:author="Albert Kwame Osei-Owusu" w:date="2026-09-13T09:00:00Z">
        <m:oMath>
          <m:sSubSup>
            <m:sSubSupPr>
              <m:ctrlPr>
                <w:rPr>
                  <w:rFonts w:ascii="Cambria Math" w:hAnsi="Cambria Math"/>
                  <w:sz w:val="20"/>
                  <w:szCs w:val="20"/>
                  <w:lang w:val="en-GB"/>
                </w:rPr>
              </m:ctrlPr>
            </m:sSubSupPr>
            <m:e>
              <m:r>
                <w:rPr>
                  <w:rFonts w:ascii="Cambria Math" w:hAnsi="Cambria Math"/>
                  <w:sz w:val="20"/>
                  <w:szCs w:val="20"/>
                  <w:lang w:val="en-GB"/>
                </w:rPr>
                <m:t xml:space="preserve">h</m:t>
              </m:r>
            </m:e>
            <m:sub>
              <m:r>
                <w:rPr>
                  <w:rFonts w:ascii="Cambria Math" w:hAnsi="Cambria Math"/>
                  <w:sz w:val="20"/>
                  <w:szCs w:val="20"/>
                  <w:lang w:val="en-GB"/>
                </w:rPr>
                <m:t xml:space="preserve">k</m:t>
              </m:r>
            </m:sub>
            <m:sup>
              <m:r>
                <m:rPr>
                  <m:sty m:val="p"/>
                </m:rPr>
                <w:rPr>
                  <w:rFonts w:ascii="Cambria Math" w:hAnsi="Cambria Math"/>
                  <w:sz w:val="20"/>
                  <w:szCs w:val="20"/>
                  <w:lang w:val="en-GB"/>
                </w:rPr>
                <m:t xml:space="preserve">DK</m:t>
              </m:r>
            </m:sup>
          </m:sSubSup>
        </m:oMath>
      </w:ins>
      <w:ins w:id="13794" w:author="Albert Kwame Osei-Owusu" w:date="2026-09-13T09:00:00Z">
        <w:r>
          <w:rPr>
            <w:rFonts w:ascii="Times New Roman" w:hAnsi="Times New Roman" w:cs="Times New Roman"/>
            <w:sz w:val="20"/>
            <w:szCs w:val="20"/>
            <w:lang w:val="en-GB"/>
          </w:rPr>
          <w:t xml:space="preserve">, is</w:t>
        </w:r>
      </w:ins>
    </w:p>
    <w:p>
      <w:pPr>
        <w:tabs>
          <w:tab w:val="center" w:pos="4819"/>
          <w:tab w:val="right" w:pos="9638"/>
        </w:tabs>
        <w:spacing w:before="60" w:after="60"/>
        <w:rPr>
          <w:ins w:id="13795" w:author="Albert Kwame Osei-Owusu" w:date="2026-09-13T09:00:00Z"/>
        </w:rPr>
      </w:pPr>
      <w:ins w:id="13796"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λ</m:t>
              </m:r>
            </m:e>
            <m:sub>
              <m:r>
                <w:rPr>
                  <w:rFonts w:ascii="Cambria Math" w:hAnsi="Cambria Math"/>
                  <w:sz w:val="20"/>
                  <w:szCs w:val="20"/>
                  <w:lang w:val="en-GB"/>
                </w:rPr>
                <m:t xml:space="preserve">k</m:t>
              </m:r>
            </m:sub>
          </m:sSub>
          <m:r>
            <m:rPr>
              <m:sty m:val="p"/>
            </m:rPr>
            <w:rPr>
              <w:rFonts w:ascii="Cambria Math" w:hAnsi="Cambria Math"/>
              <w:sz w:val="20"/>
              <w:szCs w:val="20"/>
              <w:lang w:val="en-GB"/>
            </w:rPr>
            <m:t xml:space="preserve">=</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 xml:space="preserve">f</m:t>
                  </m:r>
                </m:e>
                <m:sub>
                  <m:r>
                    <w:rPr>
                      <w:rFonts w:ascii="Cambria Math" w:hAnsi="Cambria Math"/>
                      <w:sz w:val="20"/>
                      <w:szCs w:val="20"/>
                      <w:lang w:val="en-GB"/>
                    </w:rPr>
                    <m:t xml:space="preserve">k</m:t>
                  </m:r>
                </m:sub>
              </m:sSub>
            </m:num>
            <m:den>
              <m:sSub>
                <m:sSubPr>
                  <m:ctrlPr>
                    <w:rPr>
                      <w:rFonts w:ascii="Cambria Math" w:hAnsi="Cambria Math"/>
                      <w:sz w:val="20"/>
                      <w:szCs w:val="20"/>
                      <w:lang w:val="en-GB"/>
                    </w:rPr>
                  </m:ctrlPr>
                </m:sSubPr>
                <m:e>
                  <m:r>
                    <m:rPr>
                      <m:sty m:val="b"/>
                    </m:rPr>
                    <w:rPr>
                      <w:rFonts w:ascii="Cambria Math" w:hAnsi="Cambria Math"/>
                      <w:sz w:val="20"/>
                      <w:szCs w:val="20"/>
                      <w:lang w:val="en-GB"/>
                    </w:rPr>
                    <m:t xml:space="preserve">b</m:t>
                  </m:r>
                </m:e>
                <m:sub>
                  <m:r>
                    <w:rPr>
                      <w:rFonts w:ascii="Cambria Math" w:hAnsi="Cambria Math"/>
                      <w:sz w:val="20"/>
                      <w:szCs w:val="20"/>
                      <w:lang w:val="en-GB"/>
                    </w:rPr>
                    <m:t xml:space="preserve">k</m:t>
                  </m:r>
                </m:sub>
              </m:sSub>
              <m:r>
                <m:rPr>
                  <m:sty m:val="b"/>
                </m:rPr>
                <w:rPr>
                  <w:rFonts w:ascii="Cambria Math" w:hAnsi="Cambria Math"/>
                  <w:sz w:val="20"/>
                  <w:szCs w:val="20"/>
                  <w:lang w:val="en-GB"/>
                </w:rPr>
                <m:t xml:space="preserve">L</m:t>
              </m:r>
              <m:sSup>
                <m:sSupPr>
                  <m:ctrlPr>
                    <w:rPr>
                      <w:rFonts w:ascii="Cambria Math" w:hAnsi="Cambria Math"/>
                      <w:sz w:val="20"/>
                      <w:szCs w:val="20"/>
                      <w:lang w:val="en-GB"/>
                    </w:rPr>
                  </m:ctrlPr>
                </m:sSupPr>
                <m:e>
                  <m:r>
                    <m:rPr>
                      <m:sty m:val="b"/>
                    </m:rPr>
                    <w:rPr>
                      <w:rFonts w:ascii="Cambria Math" w:hAnsi="Cambria Math"/>
                      <w:sz w:val="20"/>
                      <w:szCs w:val="20"/>
                      <w:lang w:val="en-GB"/>
                    </w:rPr>
                    <m:t xml:space="preserve">y</m:t>
                  </m:r>
                </m:e>
                <m:sup>
                  <m:r>
                    <m:rPr>
                      <m:sty m:val="p"/>
                    </m:rPr>
                    <w:rPr>
                      <w:rFonts w:ascii="Cambria Math" w:hAnsi="Cambria Math"/>
                      <w:sz w:val="20"/>
                      <w:szCs w:val="20"/>
                      <w:lang w:val="en-GB"/>
                    </w:rPr>
                    <m:t xml:space="preserve">DK</m:t>
                  </m:r>
                </m:sup>
              </m:sSup>
              <m:r>
                <m:rPr>
                  <m:sty m:val="p"/>
                </m:rPr>
                <w:rPr>
                  <w:rFonts w:ascii="Cambria Math" w:hAnsi="Cambria Math"/>
                  <w:sz w:val="20"/>
                  <w:szCs w:val="20"/>
                  <w:lang w:val="en-GB"/>
                </w:rPr>
                <m:t xml:space="preserve">+</m:t>
              </m:r>
              <m:sSubSup>
                <m:sSubSupPr>
                  <m:ctrlPr>
                    <w:rPr>
                      <w:rFonts w:ascii="Cambria Math" w:hAnsi="Cambria Math"/>
                      <w:sz w:val="20"/>
                      <w:szCs w:val="20"/>
                      <w:lang w:val="en-GB"/>
                    </w:rPr>
                  </m:ctrlPr>
                </m:sSubSupPr>
                <m:e>
                  <m:r>
                    <w:rPr>
                      <w:rFonts w:ascii="Cambria Math" w:hAnsi="Cambria Math"/>
                      <w:sz w:val="20"/>
                      <w:szCs w:val="20"/>
                      <w:lang w:val="en-GB"/>
                    </w:rPr>
                    <m:t xml:space="preserve">h</m:t>
                  </m:r>
                </m:e>
                <m:sub>
                  <m:r>
                    <w:rPr>
                      <w:rFonts w:ascii="Cambria Math" w:hAnsi="Cambria Math"/>
                      <w:sz w:val="20"/>
                      <w:szCs w:val="20"/>
                      <w:lang w:val="en-GB"/>
                    </w:rPr>
                    <m:t xml:space="preserve">k</m:t>
                  </m:r>
                </m:sub>
                <m:sup>
                  <m:r>
                    <m:rPr>
                      <m:sty m:val="p"/>
                    </m:rPr>
                    <w:rPr>
                      <w:rFonts w:ascii="Cambria Math" w:hAnsi="Cambria Math"/>
                      <w:sz w:val="20"/>
                      <w:szCs w:val="20"/>
                      <w:lang w:val="en-GB"/>
                    </w:rPr>
                    <m:t xml:space="preserve">DK</m:t>
                  </m:r>
                </m:sup>
              </m:sSubSup>
            </m:den>
          </m:f>
        </m:oMath>
      </w:ins>
      <w:ins w:id="13797" w:author="Albert Kwame Osei-Owusu" w:date="2026-09-13T09:00:00Z">
        <w:r>
          <w:tab/>
          <w:t xml:space="preserve">(A.8)</w:t>
        </w:r>
      </w:ins>
    </w:p>
    <w:p>
      <w:pPr>
        <w:spacing w:after="160" w:line="240" w:lineRule="auto"/>
        <w:rPr>
          <w:ins w:id="13798" w:author="Albert Kwame Osei-Owusu" w:date="2026-09-13T09:00:00Z"/>
          <w:rFonts w:ascii="Times New Roman" w:hAnsi="Times New Roman" w:cs="Times New Roman"/>
          <w:sz w:val="20"/>
          <w:szCs w:val="20"/>
          <w:lang w:val="en-GB"/>
        </w:rPr>
      </w:pPr>
      <w:ins w:id="13799" w:author="Albert Kwame Osei-Owusu" w:date="2026-09-13T09:00:00Z">
        <w:r>
          <w:rPr>
            <w:rFonts w:ascii="Times New Roman" w:hAnsi="Times New Roman" w:cs="Times New Roman"/>
            <w:sz w:val="20"/>
            <w:szCs w:val="20"/>
            <w:lang w:val="en-GB"/>
          </w:rPr>
          <w:t xml:space="preserve">with the national final demand </w:t>
        </w:r>
      </w:ins>
      <w:ins w:id="13800" w:author="Albert Kwame Osei-Owusu" w:date="2026-09-13T09:00:00Z">
        <m:oMath>
          <m:sSup>
            <m:sSupPr>
              <m:ctrlPr>
                <w:rPr>
                  <w:rFonts w:ascii="Cambria Math" w:hAnsi="Cambria Math"/>
                  <w:sz w:val="20"/>
                  <w:szCs w:val="20"/>
                  <w:lang w:val="en-GB"/>
                </w:rPr>
              </m:ctrlPr>
            </m:sSupPr>
            <m:e>
              <m:r>
                <m:rPr>
                  <m:sty m:val="b"/>
                </m:rPr>
                <w:rPr>
                  <w:rFonts w:ascii="Cambria Math" w:hAnsi="Cambria Math"/>
                  <w:sz w:val="20"/>
                  <w:szCs w:val="20"/>
                  <w:lang w:val="en-GB"/>
                </w:rPr>
                <m:t xml:space="preserve">y</m:t>
              </m:r>
            </m:e>
            <m:sup>
              <m:r>
                <m:rPr>
                  <m:sty m:val="p"/>
                </m:rPr>
                <w:rPr>
                  <w:rFonts w:ascii="Cambria Math" w:hAnsi="Cambria Math"/>
                  <w:sz w:val="20"/>
                  <w:szCs w:val="20"/>
                  <w:lang w:val="en-GB"/>
                </w:rPr>
                <m:t xml:space="preserve">DK</m:t>
              </m:r>
            </m:sup>
          </m:sSup>
        </m:oMath>
      </w:ins>
      <w:ins w:id="13801" w:author="Albert Kwame Osei-Owusu" w:date="2026-09-13T09:00:00Z">
        <w:r>
          <w:rPr>
            <w:rFonts w:ascii="Times New Roman" w:hAnsi="Times New Roman" w:cs="Times New Roman"/>
            <w:sz w:val="20"/>
            <w:szCs w:val="20"/>
            <w:lang w:val="en-GB"/>
          </w:rPr>
          <w:t xml:space="preserve"> on the same corrected background and characterisation. The health care vector is built from Danish accounts and superimposed on the model rather than carved out of EXIOBASE’s Danish final demand, so the share compares two estimates on one background rather than partitioning one total.</w:t>
        </w:r>
      </w:ins>
    </w:p>
    <w:p w14:paraId="68DB548F" w14:textId="77777777" w:rsidR="009C5F75" w:rsidRPr="000F0CBE" w:rsidRDefault="009C5F75" w:rsidP="000F0CBE">
      <w:pPr>
        <w:spacing w:line="240" w:lineRule="auto"/>
        <w:rPr>
          <w:del w:id="120956" w:author="Albert Kwame Osei-Owusu" w:date="2026-09-14T16:00:00Z"/>
          <w:rFonts w:ascii="Times New Roman" w:hAnsi="Times New Roman" w:cs="Times New Roman"/>
          <w:i/>
          <w:iCs/>
          <w:sz w:val="20"/>
          <w:szCs w:val="20"/>
          <w:lang w:val="en-GB"/>
        </w:rPr>
      </w:pPr>
    </w:p>
    <w:p w14:paraId="4147D8AD" w14:textId="77777777" w:rsidR="00CF428E" w:rsidRPr="000F0CBE" w:rsidRDefault="00CF428E" w:rsidP="000F0CBE">
      <w:pPr>
        <w:pStyle w:val="Heading2"/>
        <w:rPr>
          <w:lang w:val="en-GB"/>
        </w:rPr>
      </w:pPr>
      <w:del w:id="20122" w:author="Albert Kwame Osei-Owusu" w:date="2026-09-14T09:00:00Z">
        <w:r>
          <w:rPr>
            <w:lang w:val="en-GB"/>
          </w:rPr>
          <w:delText xml:space="preserve">System Boundary</w:delText>
        </w:r>
      </w:del>
      <w:ins w:id="20123" w:author="Albert Kwame Osei-Owusu" w:date="2026-09-14T09:00:00Z">
        <w:r>
          <w:rPr>
            <w:lang w:val="en-GB"/>
          </w:rPr>
          <w:t xml:space="preserve">System </w:t>
        </w:r>
      </w:ins>
      <w:del w:id="77667" w:author="Albert Kwame Osei-Owusu" w:date="2026-09-14T09:00:00Z">
        <w:r>
          <w:rPr>
            <w:lang w:val="en-GB"/>
          </w:rPr>
          <w:delText xml:space="preserve"> </w:delText>
        </w:r>
      </w:del>
      <w:ins w:id="77668" w:author="Albert Kwame Osei-Owusu" w:date="2026-09-14T09:00:00Z">
        <w:r>
          <w:rPr>
            <w:lang w:val="en-GB"/>
          </w:rPr>
          <w:t xml:space="preserve">boundary</w:t>
        </w:r>
      </w:ins>
    </w:p>
    <w:p w14:paraId="7C503FCF" w14:textId="77777777" w:rsidR="005A0DD7" w:rsidRPr="000F0CBE" w:rsidRDefault="007A39E3" w:rsidP="000F0CBE">
      <w:pPr>
        <w:spacing w:after="160" w:line="240" w:lineRule="auto"/>
        <w:rPr>
          <w:del w:id="123408" w:author="Albert Kwame Osei-Owusu" w:date="2026-10-21T20:00:00Z"/>
          <w:rFonts w:ascii="Times New Roman" w:hAnsi="Times New Roman" w:cs="Times New Roman"/>
          <w:sz w:val="20"/>
          <w:szCs w:val="20"/>
          <w:lang w:val="en-GB"/>
        </w:rPr>
      </w:pPr>
      <w:del w:id="78669" w:author="Albert Kwame Osei-Owusu" w:date="2026-09-14T09:00:00Z">
        <w:r>
          <w:rPr>
            <w:rFonts w:ascii="Times New Roman" w:hAnsi="Times New Roman" w:cs="Times New Roman"/>
            <w:sz w:val="20"/>
            <w:szCs w:val="20"/>
            <w:lang w:val="en-GB"/>
          </w:rPr>
          <w:delText xml:space="preserve">For pharmaceuticals and medical durables, expenditure was allocated</w:delText>
        </w:r>
      </w:del>
      <w:del w:id="123406" w:author="Albert Kwame Osei-Owusu" w:date="2026-10-21T20:00:00Z">
        <w:r>
          <w:rPr>
            <w:rFonts w:ascii="Times New Roman" w:hAnsi="Times New Roman" w:cs="Times New Roman"/>
            <w:sz w:val="20"/>
            <w:szCs w:val="20"/>
            <w:lang w:val="en-GB"/>
          </w:rPr>
          <w:delText xml:space="preserve"> to the corresponding EXIOBASE sectors and distributed across supplying regions </w:delText>
        </w:r>
      </w:del>
      <w:del w:id="79671" w:author="Albert Kwame Osei-Owusu" w:date="2026-09-14T09:00:00Z">
        <w:r>
          <w:rPr>
            <w:rFonts w:ascii="Times New Roman" w:hAnsi="Times New Roman" w:cs="Times New Roman"/>
            <w:sz w:val="20"/>
            <w:szCs w:val="20"/>
            <w:lang w:val="en-GB"/>
          </w:rPr>
          <w:delText xml:space="preserve">based on sourcing patterns observed</w:delText>
        </w:r>
      </w:del>
      <w:del w:id="123407" w:author="Albert Kwame Osei-Owusu" w:date="2026-10-21T20:00:00Z">
        <w:r>
          <w:rPr>
            <w:rFonts w:ascii="Times New Roman" w:hAnsi="Times New Roman" w:cs="Times New Roman"/>
            <w:sz w:val="20"/>
            <w:szCs w:val="20"/>
            <w:lang w:val="en-GB"/>
          </w:rPr>
          <w:delText xml:space="preserve"> in Danish final demand.</w:delText>
        </w:r>
      </w:del>
      <w:del w:id="123405" w:author="Albert Kwame Osei-Owusu" w:date="2026-10-21T20:00:00Z">
        <w:r>
          <w:rPr>
            <w:rFonts w:ascii="Times New Roman" w:hAnsi="Times New Roman" w:cs="Times New Roman"/>
            <w:sz w:val="20"/>
            <w:szCs w:val="20"/>
            <w:lang w:val="en-GB"/>
          </w:rPr>
          <w:delText xml:space="preserve"> This step reflects the international supply chains of these products and assigns impacts according to the geographical origin of production.</w:delText>
        </w:r>
      </w:del>
    </w:p>
    <w:p w14:paraId="2DACD5AC" w14:textId="53A95BD3" w:rsidR="00F55D2C" w:rsidRPr="000F0CBE" w:rsidRDefault="00F55D2C" w:rsidP="000F0CBE">
      <w:pPr>
        <w:spacing w:after="160" w:line="240" w:lineRule="auto"/>
        <w:rPr>
          <w:rFonts w:ascii="Times New Roman" w:hAnsi="Times New Roman" w:cs="Times New Roman"/>
          <w:sz w:val="20"/>
          <w:szCs w:val="20"/>
          <w:lang w:val="en-GB"/>
        </w:rPr>
      </w:pPr>
      <w:del w:id="35159" w:author="Albert Kwame Osei-Owusu" w:date="2026-09-12T09:00:00Z">
        <w:r>
          <w:rPr>
            <w:rFonts w:ascii="Times New Roman" w:hAnsi="Times New Roman" w:cs="Times New Roman"/>
            <w:sz w:val="20"/>
            <w:szCs w:val="20"/>
            <w:lang w:val="en-GB"/>
          </w:rPr>
          <w:delText xml:space="preserve">A Dutch study </w:delText>
        </w:r>
      </w:del>
      <w:del w:id="35160" w:author="Albert Kwame Osei-Owusu" w:date="2026-09-12T09:00:00Z">
        <w:r w:rsidR="00DD0FF5" w:rsidRPr="00DD0FF5">
          <w:rPr>
            <w:rFonts w:ascii="Times New Roman" w:hAnsi="Times New Roman" w:cs="Times New Roman"/>
            <w:noProof/>
            <w:sz w:val="20"/>
            <w:szCs w:val="20"/>
            <w:vertAlign w:val="superscript"/>
            <w:lang w:val="en-GB"/>
          </w:rPr>
          <w:delText>2</w:delText>
        </w:r>
      </w:del>
      <w:del w:id="35161" w:author="Albert Kwame Osei-Owusu" w:date="2026-09-12T09:00:00Z">
        <w:r>
          <w:rPr>
            <w:rFonts w:ascii="Times New Roman" w:hAnsi="Times New Roman" w:cs="Times New Roman"/>
            <w:sz w:val="20"/>
            <w:szCs w:val="20"/>
            <w:lang w:val="en-GB"/>
          </w:rPr>
          <w:delText xml:space="preserve"> found that using chemicals </w:delText>
        </w:r>
      </w:del>
      <w:proofErr w:type="spellStart"/>
      <w:del w:id="35162" w:author="Albert Kwame Osei-Owusu" w:date="2026-09-12T09:00:00Z">
        <w:r>
          <w:rPr>
            <w:rFonts w:ascii="Times New Roman" w:hAnsi="Times New Roman" w:cs="Times New Roman"/>
            <w:sz w:val="20"/>
            <w:szCs w:val="20"/>
            <w:lang w:val="en-GB"/>
          </w:rPr>
          <w:delText>n.e.c</w:delText>
        </w:r>
      </w:del>
      <w:proofErr w:type="spellEnd"/>
      <w:del w:id="35163" w:author="Albert Kwame Osei-Owusu" w:date="2026-09-12T09:00:00Z">
        <w:r>
          <w:rPr>
            <w:rFonts w:ascii="Times New Roman" w:hAnsi="Times New Roman" w:cs="Times New Roman"/>
            <w:sz w:val="20"/>
            <w:szCs w:val="20"/>
            <w:lang w:val="en-GB"/>
          </w:rPr>
          <w:delText xml:space="preserve"> to represent pharmaceuticals may lead to an overestimation of pharmaceutical</w:delText>
        </w:r>
      </w:del>
      <w:del w:id="35164" w:author="Albert Kwame Osei-Owusu" w:date="2026-09-12T09:00:00Z">
        <w:r>
          <w:rPr>
            <w:rFonts w:ascii="Times New Roman" w:hAnsi="Times New Roman" w:cs="Times New Roman"/>
            <w:sz w:val="20"/>
            <w:szCs w:val="20"/>
            <w:lang w:val="en-GB"/>
          </w:rPr>
          <w:noBreakHyphen/>
          <w:delText xml:space="preserve">specific impacts for material extraction and greenhouse gas emissions, while other impact categories were excluded from their study. However, a recent case study on penicillin has shown, that normalised to milli-person equivalents, the largest contribution to environmental effects from pharmaceuticals are toxicity-related effects </w:delText>
        </w:r>
      </w:del>
      <w:del w:id="35165" w:author="Albert Kwame Osei-Owusu" w:date="2026-09-12T09:00:00Z">
        <w:r w:rsidR="00DD0FF5" w:rsidRPr="00DD0FF5">
          <w:rPr>
            <w:rFonts w:ascii="Times New Roman" w:hAnsi="Times New Roman" w:cs="Times New Roman"/>
            <w:noProof/>
            <w:sz w:val="20"/>
            <w:szCs w:val="20"/>
            <w:vertAlign w:val="superscript"/>
            <w:lang w:val="en-GB"/>
          </w:rPr>
          <w:delText>3</w:delText>
        </w:r>
      </w:del>
      <w:del w:id="35166" w:author="Albert Kwame Osei-Owusu" w:date="2026-09-12T09:00:00Z">
        <w:r>
          <w:rPr>
            <w:rFonts w:ascii="Times New Roman" w:hAnsi="Times New Roman" w:cs="Times New Roman"/>
            <w:sz w:val="20"/>
            <w:szCs w:val="20"/>
            <w:lang w:val="en-GB"/>
          </w:rPr>
          <w:delText>.</w:delText>
        </w:r>
      </w:del>
      <w:ins w:id="35168" w:author="Albert Kwame Osei-Owusu" w:date="2026-09-14T09:00:00Z">
        <w:r>
          <w:rPr>
            <w:rFonts w:ascii="Times New Roman" w:hAnsi="Times New Roman" w:cs="Times New Roman"/>
            <w:sz w:val="20"/>
            <w:szCs w:val="20"/>
            <w:lang w:val="en-GB"/>
          </w:rPr>
          <w:t xml:space="preserve">A Dutch </w:t>
        </w:r>
        <w:r>
          <w:rPr>
            <w:rFonts w:ascii="Times New Roman" w:hAnsi="Times New Roman" w:cs="Times New Roman"/>
            <w:sz w:val="20"/>
            <w:szCs w:val="20"/>
            <w:lang w:val="en-GB"/>
          </w:rPr>
          <w:t xml:space="preserve">master’s thesis</w:t>
        </w:r>
        <w:r>
          <w:rPr>
            <w:rFonts w:ascii="Times New Roman" w:hAnsi="Times New Roman" w:cs="Times New Roman"/>
            <w:sz w:val="20"/>
            <w:szCs w:val="20"/>
            <w:lang w:val="en-GB"/>
          </w:rPr>
          <w:t xml:space="preserve"> </w:t>
        </w:r>
      </w:ins>
      <w:ins w:id="35169" w:author="Albert Kwame Osei-Owusu" w:date="2026-09-14T09:00:00Z">
        <w:r>
          <w:rPr>
            <w:rFonts w:ascii="Times New Roman" w:hAnsi="Times New Roman" w:cs="Times New Roman"/>
            <w:sz w:val="20"/>
            <w:szCs w:val="20"/>
            <w:lang w:val="en-GB"/>
          </w:rPr>
          <w:t xml:space="preserve">[2]</w:t>
        </w:r>
      </w:ins>
      <w:ins w:id="35170" w:author="Albert Kwame Osei-Owusu" w:date="2026-09-14T09:00:00Z">
        <w:r>
          <w:rPr>
            <w:rFonts w:ascii="Times New Roman" w:hAnsi="Times New Roman" w:cs="Times New Roman"/>
            <w:sz w:val="20"/>
            <w:szCs w:val="20"/>
            <w:lang w:val="en-GB"/>
          </w:rPr>
          <w:t xml:space="preserve"> found that representing pharmaceuticals by Chemicals n.e.c. may overestimate pharmaceutical-specific impacts for material extraction and greenhouse gas emissions, </w:t>
        </w:r>
        <w:r>
          <w:rPr>
            <w:rFonts w:ascii="Times New Roman" w:hAnsi="Times New Roman" w:cs="Times New Roman"/>
            <w:sz w:val="20"/>
            <w:szCs w:val="20"/>
            <w:lang w:val="en-GB"/>
          </w:rPr>
          <w:t xml:space="preserve">the only two categories it assessed. Neither category </w:t>
        </w:r>
        <w:r>
          <w:rPr>
            <w:rFonts w:ascii="Times New Roman" w:hAnsi="Times New Roman" w:cs="Times New Roman"/>
            <w:sz w:val="20"/>
            <w:szCs w:val="20"/>
            <w:lang w:val="en-GB"/>
          </w:rPr>
          <w:t xml:space="preserve">necessarily captures</w:t>
        </w:r>
        <w:r>
          <w:rPr>
            <w:rFonts w:ascii="Times New Roman" w:hAnsi="Times New Roman" w:cs="Times New Roman"/>
            <w:sz w:val="20"/>
            <w:szCs w:val="20"/>
            <w:lang w:val="en-GB"/>
          </w:rPr>
          <w:t xml:space="preserve"> the main impacts of medicines, because a life cycle assessment of penicillin treatments found toxicity-related categories, which this study does not assess, to be the largest after normalisation [3].</w:t>
        </w:r>
      </w:ins>
    </w:p>
    <w:p w14:paraId="5A8DE97F" w14:textId="4D9405FE" w:rsidR="00F55D2C" w:rsidRPr="000F0CBE" w:rsidRDefault="007B498E" w:rsidP="000F0CBE">
      <w:pPr>
        <w:spacing w:after="160" w:line="240" w:lineRule="auto"/>
        <w:rPr>
          <w:rFonts w:ascii="Times New Roman" w:hAnsi="Times New Roman" w:cs="Times New Roman"/>
          <w:sz w:val="20"/>
          <w:szCs w:val="20"/>
          <w:lang w:val="en-GB"/>
        </w:rPr>
      </w:pPr>
      <w:proofErr w:type="spellStart"/>
      <w:del w:id="35173" w:author="Albert Kwame Osei-Owusu" w:date="2026-09-12T09:00:00Z">
        <w:r>
          <w:rPr>
            <w:rFonts w:ascii="Times New Roman" w:hAnsi="Times New Roman" w:cs="Times New Roman"/>
            <w:sz w:val="20"/>
            <w:szCs w:val="20"/>
            <w:lang w:val="en-GB"/>
          </w:rPr>
          <w:delText>Hagenaars</w:delText>
        </w:r>
      </w:del>
      <w:proofErr w:type="spellEnd"/>
      <w:del w:id="35174" w:author="Albert Kwame Osei-Owusu" w:date="2026-09-12T09:00:00Z">
        <w:r>
          <w:rPr>
            <w:rFonts w:ascii="Times New Roman" w:hAnsi="Times New Roman" w:cs="Times New Roman"/>
            <w:sz w:val="20"/>
            <w:szCs w:val="20"/>
            <w:lang w:val="en-GB"/>
          </w:rPr>
          <w:delText xml:space="preserve"> </w:delText>
        </w:r>
      </w:del>
      <w:del w:id="35175" w:author="Albert Kwame Osei-Owusu" w:date="2026-09-12T09:00:00Z">
        <w:r w:rsidR="00DD0FF5" w:rsidRPr="00DD0FF5">
          <w:rPr>
            <w:rFonts w:ascii="Times New Roman" w:hAnsi="Times New Roman" w:cs="Times New Roman"/>
            <w:noProof/>
            <w:sz w:val="20"/>
            <w:szCs w:val="20"/>
            <w:vertAlign w:val="superscript"/>
            <w:lang w:val="en-GB"/>
          </w:rPr>
          <w:delText>2</w:delText>
        </w:r>
      </w:del>
      <w:del w:id="35176" w:author="Albert Kwame Osei-Owusu" w:date="2026-09-12T09:00:00Z">
        <w:r>
          <w:rPr>
            <w:rFonts w:ascii="Times New Roman" w:hAnsi="Times New Roman" w:cs="Times New Roman"/>
            <w:sz w:val="20"/>
            <w:szCs w:val="20"/>
            <w:lang w:val="en-GB"/>
          </w:rPr>
          <w:delText xml:space="preserve"> found that the total environmental impacts from Dutch </w:delText>
        </w:r>
      </w:del>
      <w:del w:id="4445" w:author="Albert Kwame Osei-Owusu" w:date="2026-09-12T09:00:00Z">
        <w:r>
          <w:rPr>
            <w:rFonts w:ascii="Times New Roman" w:hAnsi="Times New Roman" w:cs="Times New Roman"/>
            <w:sz w:val="20"/>
            <w:szCs w:val="20"/>
            <w:lang w:val="en-GB"/>
          </w:rPr>
          <w:delText xml:space="preserve">healthcare</w:delText>
        </w:r>
      </w:del>
      <w:del w:id="35178" w:author="Albert Kwame Osei-Owusu" w:date="2026-09-12T09:00:00Z">
        <w:r>
          <w:rPr>
            <w:rFonts w:ascii="Times New Roman" w:hAnsi="Times New Roman" w:cs="Times New Roman"/>
            <w:sz w:val="20"/>
            <w:szCs w:val="20"/>
            <w:lang w:val="en-GB"/>
          </w:rPr>
          <w:delText xml:space="preserve"> was 61% lower for material extraction and 11% lower for greenhouse gas emissions, when adjusting the pharmaceutical expenditure to an </w:delText>
        </w:r>
      </w:del>
      <w:proofErr w:type="spellStart"/>
      <w:del w:id="35179" w:author="Albert Kwame Osei-Owusu" w:date="2026-09-12T09:00:00Z">
        <w:r>
          <w:rPr>
            <w:rFonts w:ascii="Times New Roman" w:hAnsi="Times New Roman" w:cs="Times New Roman"/>
            <w:sz w:val="20"/>
            <w:szCs w:val="20"/>
            <w:lang w:val="en-GB"/>
          </w:rPr>
          <w:delText>exiobase</w:delText>
        </w:r>
      </w:del>
      <w:proofErr w:type="spellEnd"/>
      <w:del w:id="35180" w:author="Albert Kwame Osei-Owusu" w:date="2026-09-12T09:00:00Z">
        <w:r>
          <w:rPr>
            <w:rFonts w:ascii="Times New Roman" w:hAnsi="Times New Roman" w:cs="Times New Roman"/>
            <w:sz w:val="20"/>
            <w:szCs w:val="20"/>
            <w:lang w:val="en-GB"/>
          </w:rPr>
          <w:delText xml:space="preserve"> category closer aligned with pharmaceuticals instead of the ‘Chemicals </w:delText>
        </w:r>
      </w:del>
      <w:proofErr w:type="spellStart"/>
      <w:del w:id="35181" w:author="Albert Kwame Osei-Owusu" w:date="2026-09-12T09:00:00Z">
        <w:r>
          <w:rPr>
            <w:rFonts w:ascii="Times New Roman" w:hAnsi="Times New Roman" w:cs="Times New Roman"/>
            <w:sz w:val="20"/>
            <w:szCs w:val="20"/>
            <w:lang w:val="en-GB"/>
          </w:rPr>
          <w:delText>n.e.c</w:delText>
        </w:r>
      </w:del>
      <w:proofErr w:type="spellEnd"/>
      <w:del w:id="35182" w:author="Albert Kwame Osei-Owusu" w:date="2026-09-12T09:00:00Z">
        <w:r>
          <w:rPr>
            <w:rFonts w:ascii="Times New Roman" w:hAnsi="Times New Roman" w:cs="Times New Roman"/>
            <w:sz w:val="20"/>
            <w:szCs w:val="20"/>
            <w:lang w:val="en-GB"/>
          </w:rPr>
          <w:delText xml:space="preserve">’ category. Meanwhile, the aggregation of </w:delText>
        </w:r>
      </w:del>
      <w:del w:id="35183" w:author="Albert Kwame Osei-Owusu" w:date="2026-09-12T09:00:00Z">
        <w:r>
          <w:rPr>
            <w:rFonts w:ascii="Times New Roman" w:hAnsi="Times New Roman" w:cs="Times New Roman"/>
            <w:i/>
            <w:iCs/>
            <w:sz w:val="20"/>
            <w:szCs w:val="20"/>
            <w:lang w:val="en-GB"/>
          </w:rPr>
          <w:delText>pharmaceuticals and chemical products</w:delText>
        </w:r>
      </w:del>
      <w:del w:id="35184" w:author="Albert Kwame Osei-Owusu" w:date="2026-09-12T09:00:00Z">
        <w:r>
          <w:rPr>
            <w:rFonts w:ascii="Times New Roman" w:hAnsi="Times New Roman" w:cs="Times New Roman"/>
            <w:sz w:val="20"/>
            <w:szCs w:val="20"/>
            <w:lang w:val="en-GB"/>
          </w:rPr>
          <w:delText xml:space="preserve"> represent more than pharmaceuticals; it also represents emissions from </w:delText>
        </w:r>
      </w:del>
      <w:del w:id="4447" w:author="Albert Kwame Osei-Owusu" w:date="2026-09-12T09:00:00Z">
        <w:r>
          <w:rPr>
            <w:rFonts w:ascii="Times New Roman" w:hAnsi="Times New Roman" w:cs="Times New Roman"/>
            <w:sz w:val="20"/>
            <w:szCs w:val="20"/>
            <w:lang w:val="en-GB"/>
          </w:rPr>
          <w:delText xml:space="preserve">healthcare</w:delText>
        </w:r>
      </w:del>
      <w:del w:id="35186" w:author="Albert Kwame Osei-Owusu" w:date="2026-09-12T09:00:00Z">
        <w:r>
          <w:rPr>
            <w:rFonts w:ascii="Times New Roman" w:hAnsi="Times New Roman" w:cs="Times New Roman"/>
            <w:sz w:val="20"/>
            <w:szCs w:val="20"/>
            <w:lang w:val="en-GB"/>
          </w:rPr>
          <w:delText xml:space="preserve"> services and possibly other activities. </w:delText>
        </w:r>
      </w:del>
      <w:ins w:id="38535" w:author="Albert Kwame Osei-Owusu" w:date="2026-09-14T09:00:00Z">
        <w:r>
          <w:rPr>
            <w:rFonts w:ascii="Times New Roman" w:hAnsi="Times New Roman" w:cs="Times New Roman"/>
            <w:sz w:val="20"/>
            <w:szCs w:val="20"/>
            <w:lang w:val="en-GB"/>
          </w:rPr>
          <w:t xml:space="preserve">On SNAC-EXIOBASE,</w:t>
        </w:r>
        <w:r>
          <w:rPr>
            <w:rFonts w:ascii="Times New Roman" w:hAnsi="Times New Roman" w:cs="Times New Roman"/>
            <w:sz w:val="20"/>
            <w:szCs w:val="20"/>
            <w:lang w:val="en-GB"/>
          </w:rPr>
          <w:t xml:space="preserve"> a </w:t>
        </w:r>
        <w:r>
          <w:rPr>
            <w:rFonts w:ascii="Times New Roman" w:hAnsi="Times New Roman" w:cs="Times New Roman"/>
            <w:sz w:val="20"/>
            <w:szCs w:val="20"/>
            <w:lang w:val="en-GB"/>
          </w:rPr>
          <w:t xml:space="preserve">single-country national-accounts-consistent </w:t>
        </w:r>
        <w:r>
          <w:rPr>
            <w:rFonts w:ascii="Times New Roman" w:hAnsi="Times New Roman" w:cs="Times New Roman"/>
            <w:sz w:val="20"/>
            <w:szCs w:val="20"/>
            <w:lang w:val="en-GB"/>
          </w:rPr>
          <w:t xml:space="preserve">rebuild of </w:t>
        </w:r>
        <w:r>
          <w:rPr>
            <w:rFonts w:ascii="Times New Roman" w:hAnsi="Times New Roman" w:cs="Times New Roman"/>
            <w:sz w:val="20"/>
            <w:szCs w:val="20"/>
            <w:lang w:val="en-GB"/>
          </w:rPr>
          <w:t xml:space="preserve">EXIOBASE,</w:t>
        </w:r>
        <w:r>
          <w:rPr>
            <w:rFonts w:ascii="Times New Roman" w:hAnsi="Times New Roman" w:cs="Times New Roman"/>
            <w:sz w:val="20"/>
            <w:szCs w:val="20"/>
            <w:lang w:val="en-GB"/>
          </w:rPr>
          <w:t xml:space="preserve"> which separates pharmaceuticals from Chemicals n.e.c. and assumes domestic sourcing, the same </w:t>
        </w:r>
        <w:r>
          <w:rPr>
            <w:rFonts w:ascii="Times New Roman" w:hAnsi="Times New Roman" w:cs="Times New Roman"/>
            <w:sz w:val="20"/>
            <w:szCs w:val="20"/>
            <w:lang w:val="en-GB"/>
          </w:rPr>
          <w:t xml:space="preserve">thesis</w:t>
        </w:r>
        <w:r>
          <w:rPr>
            <w:rFonts w:ascii="Times New Roman" w:hAnsi="Times New Roman" w:cs="Times New Roman"/>
            <w:sz w:val="20"/>
            <w:szCs w:val="20"/>
            <w:lang w:val="en-GB"/>
          </w:rPr>
          <w:t xml:space="preserve"> </w:t>
        </w:r>
      </w:ins>
      <w:ins w:id="38536" w:author="Albert Kwame Osei-Owusu" w:date="2026-09-14T09:00:00Z">
        <w:r>
          <w:rPr>
            <w:rFonts w:ascii="Times New Roman" w:hAnsi="Times New Roman" w:cs="Times New Roman"/>
            <w:sz w:val="20"/>
            <w:szCs w:val="20"/>
            <w:highlight w:val="yellow"/>
            <w:lang w:val="en-GB"/>
          </w:rPr>
          <w:t xml:space="preserve">[2]</w:t>
        </w:r>
      </w:ins>
      <w:ins w:id="38537" w:author="Albert Kwame Osei-Owusu" w:date="2026-09-14T09:00:00Z">
        <w:r>
          <w:rPr>
            <w:rFonts w:ascii="Times New Roman" w:hAnsi="Times New Roman" w:cs="Times New Roman"/>
            <w:sz w:val="20"/>
            <w:szCs w:val="20"/>
            <w:lang w:val="en-GB"/>
          </w:rPr>
          <w:t xml:space="preserve"> found the indirect footprint of Dutch health care in 2014 to be about 60% lower for material extraction and 10% lower for greenhouse </w:t>
        </w:r>
        <w:r>
          <w:rPr>
            <w:rFonts w:ascii="Times New Roman" w:hAnsi="Times New Roman" w:cs="Times New Roman"/>
            <w:sz w:val="20"/>
            <w:szCs w:val="20"/>
            <w:lang w:val="en-GB"/>
          </w:rPr>
          <w:t xml:space="preserve">gases; the climate ratio behind this, a pharmaceutical intensity about one third of the chemicals intensity, is also stated in the same group’s peer-reviewed study of pharmaceutical emissions, which the main text cites.</w:t>
        </w:r>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pharmaceuticals and chemical products group also carries more than pharmaceuticals; the main text gives the split of its 27.1% of the climate footprint between medicines bought as goods, plastics and other chemicals bought by the health services, and inhaler propellants.</w:t>
        </w:r>
      </w:ins>
    </w:p>
    <w:p w14:paraId="114387F4" w14:textId="77777777" w:rsidR="00F55D2C" w:rsidRDefault="00EE1BD3" w:rsidP="000F0CBE">
      <w:pPr>
        <w:spacing w:after="160" w:line="240" w:lineRule="auto"/>
        <w:rPr>
          <w:rFonts w:ascii="Times New Roman" w:hAnsi="Times New Roman" w:cs="Times New Roman"/>
          <w:sz w:val="20"/>
          <w:szCs w:val="20"/>
          <w:lang w:val="en-GB"/>
        </w:rPr>
      </w:pPr>
      <w:del w:id="14960" w:author="Albert Kwame Osei-Owusu" w:date="2026-09-13T09:00:00Z">
        <w:r>
          <w:rPr>
            <w:rFonts w:ascii="Times New Roman" w:hAnsi="Times New Roman" w:cs="Times New Roman"/>
            <w:sz w:val="20"/>
            <w:szCs w:val="20"/>
            <w:lang w:val="en-GB"/>
          </w:rPr>
          <w:delText xml:space="preserve">In summary, the error margin for using chemicals </w:delText>
        </w:r>
      </w:del>
      <w:proofErr w:type="spellStart"/>
      <w:del w:id="14961" w:author="Albert Kwame Osei-Owusu" w:date="2026-09-13T09:00:00Z">
        <w:r>
          <w:rPr>
            <w:rFonts w:ascii="Times New Roman" w:hAnsi="Times New Roman" w:cs="Times New Roman"/>
            <w:sz w:val="20"/>
            <w:szCs w:val="20"/>
            <w:lang w:val="en-GB"/>
          </w:rPr>
          <w:delText>n.e.c</w:delText>
        </w:r>
      </w:del>
      <w:proofErr w:type="spellEnd"/>
      <w:del w:id="14962" w:author="Albert Kwame Osei-Owusu" w:date="2026-09-13T09:00:00Z">
        <w:r>
          <w:rPr>
            <w:rFonts w:ascii="Times New Roman" w:hAnsi="Times New Roman" w:cs="Times New Roman"/>
            <w:sz w:val="20"/>
            <w:szCs w:val="20"/>
            <w:lang w:val="en-GB"/>
          </w:rPr>
          <w:delText xml:space="preserve"> varies by impact category and allocation structure and cannot be robustly quantified within the present framework. Consequently, no quantitative correction factor was applied, and results related to pharmaceuticals are interpreted as indicative of chemically intensive supply chains rather than pharmaceutical</w:delText>
        </w:r>
      </w:del>
      <w:del w:id="14963" w:author="Albert Kwame Osei-Owusu" w:date="2026-09-13T09:00:00Z">
        <w:r>
          <w:rPr>
            <w:rFonts w:ascii="Times New Roman" w:hAnsi="Times New Roman" w:cs="Times New Roman"/>
            <w:sz w:val="20"/>
            <w:szCs w:val="20"/>
            <w:lang w:val="en-GB"/>
          </w:rPr>
          <w:noBreakHyphen/>
          <w:delText xml:space="preserve">specific production alone. </w:delText>
        </w:r>
      </w:del>
      <w:ins w:id="39538" w:author="Albert Kwame Osei-Owusu" w:date="2026-09-14T09:00:00Z">
        <w:r>
          <w:rPr>
            <w:rFonts w:ascii="Times New Roman" w:hAnsi="Times New Roman" w:cs="Times New Roman"/>
            <w:sz w:val="20"/>
            <w:szCs w:val="20"/>
            <w:lang w:val="en-GB"/>
          </w:rPr>
          <w:t xml:space="preserve">The error margin of using Chemicals n.e.c. </w:t>
        </w:r>
        <w:r>
          <w:rPr>
            <w:rFonts w:ascii="Times New Roman" w:hAnsi="Times New Roman" w:cs="Times New Roman"/>
            <w:sz w:val="20"/>
            <w:szCs w:val="20"/>
            <w:lang w:val="en-GB"/>
          </w:rPr>
          <w:t xml:space="preserve">varies by impact category and allocation structure. No correction factor is applied to the headline, and results for pharmaceuticals are interpreted as indicative of chemically intensive supply chains rather than of pharmaceutical production alone; the effect of a pharmaceutical-specific intensity is reported as a sensitivity case (see Sensitivity).</w:t>
        </w:r>
        <w:r>
          <w:rPr>
            <w:rFonts w:ascii="Times New Roman" w:hAnsi="Times New Roman" w:cs="Times New Roman"/>
            <w:sz w:val="20"/>
            <w:szCs w:val="20"/>
            <w:lang w:val="en-GB"/>
          </w:rPr>
          <w:t xml:space="preserve"> Conversely, the services component misses most of the medicines used in </w:t>
        </w:r>
        <w:r>
          <w:rPr>
            <w:rFonts w:ascii="Times New Roman" w:hAnsi="Times New Roman" w:cs="Times New Roman"/>
            <w:sz w:val="20"/>
            <w:szCs w:val="20"/>
            <w:lang w:val="en-GB"/>
          </w:rPr>
          <w:t xml:space="preserve">hospitals, because</w:t>
        </w:r>
        <w:r>
          <w:rPr>
            <w:rFonts w:ascii="Times New Roman" w:hAnsi="Times New Roman" w:cs="Times New Roman"/>
            <w:sz w:val="20"/>
            <w:szCs w:val="20"/>
            <w:lang w:val="en-GB"/>
          </w:rPr>
          <w:t xml:space="preserve"> EXIOBASE’s purchase column for the Danish health industry spends </w:t>
        </w:r>
        <w:r>
          <w:rPr>
            <w:rFonts w:ascii="Times New Roman" w:hAnsi="Times New Roman" w:cs="Times New Roman"/>
            <w:sz w:val="20"/>
            <w:szCs w:val="20"/>
            <w:lang w:val="en-GB"/>
          </w:rPr>
          <w:t xml:space="preserve">0.04% of its purchases</w:t>
        </w:r>
        <w:r>
          <w:rPr>
            <w:rFonts w:ascii="Times New Roman" w:hAnsi="Times New Roman" w:cs="Times New Roman"/>
            <w:sz w:val="20"/>
            <w:szCs w:val="20"/>
            <w:lang w:val="en-GB"/>
          </w:rPr>
          <w:t xml:space="preserve"> on Chemicals n.e.c., </w:t>
        </w:r>
        <w:r>
          <w:rPr>
            <w:rFonts w:ascii="Times New Roman" w:hAnsi="Times New Roman" w:cs="Times New Roman"/>
            <w:sz w:val="20"/>
            <w:szCs w:val="20"/>
            <w:lang w:val="en-GB"/>
          </w:rPr>
          <w:t xml:space="preserve">3.5 million euros at the services spend</w:t>
        </w:r>
        <w:r>
          <w:rPr>
            <w:rFonts w:ascii="Times New Roman" w:hAnsi="Times New Roman" w:cs="Times New Roman"/>
            <w:sz w:val="20"/>
            <w:szCs w:val="20"/>
            <w:lang w:val="en-GB"/>
          </w:rPr>
          <w:t xml:space="preserve"> of </w:t>
        </w:r>
        <w:r>
          <w:rPr>
            <w:rFonts w:ascii="Times New Roman" w:hAnsi="Times New Roman" w:cs="Times New Roman"/>
            <w:sz w:val="20"/>
            <w:szCs w:val="20"/>
            <w:lang w:val="en-GB"/>
          </w:rPr>
          <w:t xml:space="preserve">10,009 million,</w:t>
        </w:r>
        <w:r>
          <w:rPr>
            <w:rFonts w:ascii="Times New Roman" w:hAnsi="Times New Roman" w:cs="Times New Roman"/>
            <w:sz w:val="20"/>
            <w:szCs w:val="20"/>
            <w:lang w:val="en-GB"/>
          </w:rPr>
          <w:t xml:space="preserve"> whereas medicines are 13.9% of the purchases of the Danish health and care industries in Statistics Denmark’s </w:t>
        </w:r>
        <w:r>
          <w:rPr>
            <w:rFonts w:ascii="Times New Roman" w:hAnsi="Times New Roman" w:cs="Times New Roman"/>
            <w:sz w:val="20"/>
            <w:szCs w:val="20"/>
            <w:lang w:val="en-GB"/>
          </w:rPr>
          <w:t xml:space="preserve">table. The omission is specific to EXIOBASE’s Danish and Swedish health recipes rather than a property of the method. In the same table, the Dutch health industry’s column spends 11.4% of its purchases on Chemicals n.e.c., the German column 16.3% and the British column 8.5%, so the Dutch headline of Steenmeijer and colleagues carries hospital medicines where ours does not; the shares are published with the results. </w:t>
        </w:r>
        <w:r>
          <w:rPr>
            <w:rFonts w:ascii="Times New Roman" w:hAnsi="Times New Roman" w:cs="Times New Roman"/>
            <w:sz w:val="20"/>
            <w:szCs w:val="20"/>
            <w:lang w:val="en-GB"/>
          </w:rPr>
          <w:t xml:space="preserve">Re-weighting the Danish column to the national medicines share is reported as a sensitivity case. The re-weighting changes only this study’s demand vector, as NHS England composes its demand from national procurement statistics, and leaves the balanced global table untouched; correcting the table itself has no published precedent short of rebuilding the whole country block from the national accounts. We keep the headline on the published column because the correction’s size turns on an intensity the national table does not identify: at the Chemicals n.e.c. intensity it would place 78% of blue water consumption on pharmaceuticals and chemical products, roughly twice the share in the Dutch results, at a pharmaceutical-specific intensity it reverses sign, bounding the climate footprint between 3,933 and 5,635 kt CO₂e, and the match with the closest Danish comparator agrees with the published column (see Sensitivity, and Validation against published Danish footprints).</w:t>
        </w:r>
      </w:ins>
    </w:p>
    <w:p w14:paraId="66C354CF" w14:textId="77777777" w:rsidR="000F0CBE" w:rsidRPr="000F0CBE" w:rsidRDefault="000F0CBE" w:rsidP="000F0CBE">
      <w:pPr>
        <w:spacing w:after="0" w:line="240" w:lineRule="auto"/>
        <w:rPr>
          <w:del w:id="120958" w:author="Albert Kwame Osei-Owusu" w:date="2026-09-14T16:00:00Z"/>
          <w:rFonts w:ascii="Times New Roman" w:hAnsi="Times New Roman" w:cs="Times New Roman"/>
          <w:sz w:val="20"/>
          <w:szCs w:val="20"/>
          <w:lang w:val="en-GB"/>
        </w:rPr>
      </w:pPr>
    </w:p>
    <w:p w14:paraId="6E9979BD" w14:textId="77777777" w:rsidR="00962036" w:rsidRPr="000F0CBE" w:rsidRDefault="00980913" w:rsidP="000F0CBE">
      <w:pPr>
        <w:pStyle w:val="Heading2"/>
        <w:rPr>
          <w:lang w:val="en-GB"/>
        </w:rPr>
      </w:pPr>
      <w:del w:id="4485" w:author="Albert Kwame Osei-Owusu" w:date="2026-09-12T09:00:00Z">
        <w:r>
          <w:rPr>
            <w:lang w:val="en-GB"/>
          </w:rPr>
          <w:delText xml:space="preserve">Healthcare</w:delText>
        </w:r>
      </w:del>
      <w:ins w:id="4486" w:author="Albert Kwame Osei-Owusu" w:date="2026-09-12T09:00:00Z">
        <w:r>
          <w:rPr>
            <w:lang w:val="en-GB"/>
          </w:rPr>
          <w:t xml:space="preserve">Health care</w:t>
        </w:r>
      </w:ins>
      <w:r>
        <w:rPr>
          <w:lang w:val="en-GB"/>
        </w:rPr>
        <w:t xml:space="preserve"> final demand</w:t>
      </w:r>
      <w:del w:id="120926" w:author="Albert Kwame Osei-Owusu" w:date="2026-09-14T16:00:00Z">
        <w:r>
          <w:rPr>
            <w:lang w:val="en-GB"/>
          </w:rPr>
          <w:delText xml:space="preserve"> in further </w:delText>
        </w:r>
      </w:del>
      <w:del w:id="80673" w:author="Albert Kwame Osei-Owusu" w:date="2026-09-14T09:00:00Z">
        <w:r>
          <w:rPr>
            <w:lang w:val="en-GB"/>
          </w:rPr>
          <w:delText xml:space="preserve">detail </w:delText>
        </w:r>
      </w:del>
      <w:ins w:id="80674" w:author="Albert Kwame Osei-Owusu" w:date="2026-09-14T09:00:00Z">
        <w:r>
          <w:rPr>
            <w:lang w:val="en-GB"/>
          </w:rPr>
          <w:t xml:space="preserve"/>
        </w:r>
      </w:ins>
    </w:p>
    <w:p w14:paraId="10E0411F" w14:textId="77777777" w:rsidR="00326581" w:rsidRPr="000F0CBE" w:rsidRDefault="00326581" w:rsidP="000F0CBE">
      <w:pPr>
        <w:spacing w:line="240" w:lineRule="auto"/>
        <w:rPr>
          <w:rFonts w:ascii="Times New Roman" w:hAnsi="Times New Roman" w:cs="Times New Roman"/>
          <w:sz w:val="20"/>
          <w:szCs w:val="20"/>
          <w:lang w:val="en-GB"/>
        </w:rPr>
      </w:pPr>
      <w:r>
        <w:rPr>
          <w:rFonts w:ascii="Times New Roman" w:hAnsi="Times New Roman" w:cs="Times New Roman"/>
          <w:sz w:val="20"/>
          <w:szCs w:val="20"/>
          <w:lang w:val="en-GB"/>
        </w:rPr>
        <w:t>(</w:t>
      </w:r>
      <w:proofErr w:type="spellStart"/>
      <w:r>
        <w:rPr>
          <w:rFonts w:ascii="Times New Roman" w:hAnsi="Times New Roman" w:cs="Times New Roman"/>
          <w:sz w:val="20"/>
          <w:szCs w:val="20"/>
          <w:lang w:val="en-GB"/>
        </w:rPr>
        <w:t>i</w:t>
      </w:r>
      <w:proofErr w:type="spellEnd"/>
      <w:r>
        <w:rPr>
          <w:rFonts w:ascii="Times New Roman" w:hAnsi="Times New Roman" w:cs="Times New Roman"/>
          <w:sz w:val="20"/>
          <w:szCs w:val="20"/>
          <w:lang w:val="en-GB"/>
        </w:rPr>
        <w:t xml:space="preserve">) </w:t>
      </w:r>
      <w:del w:id="4487" w:author="Albert Kwame Osei-Owusu" w:date="2026-09-12T09:00:00Z">
        <w:r>
          <w:rPr>
            <w:rFonts w:ascii="Times New Roman" w:hAnsi="Times New Roman" w:cs="Times New Roman"/>
            <w:sz w:val="20"/>
            <w:szCs w:val="20"/>
            <w:lang w:val="en-GB"/>
          </w:rPr>
          <w:delText xml:space="preserve">Healthcare</w:delText>
        </w:r>
      </w:del>
      <w:ins w:id="4488"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services include the delivery of health services by hospitals, outpatient clinics, </w:t>
      </w:r>
      <w:del w:id="81675" w:author="Albert Kwame Osei-Owusu" w:date="2026-09-14T09:00:00Z">
        <w:r>
          <w:rPr>
            <w:rFonts w:ascii="Times New Roman" w:hAnsi="Times New Roman" w:cs="Times New Roman"/>
            <w:sz w:val="20"/>
            <w:szCs w:val="20"/>
            <w:lang w:val="en-GB"/>
          </w:rPr>
          <w:delText xml:space="preserve">general practitioners, and other</w:delText>
        </w:r>
      </w:del>
      <w:ins w:id="81676" w:author="Albert Kwame Osei-Owusu" w:date="2026-09-14T09:00:00Z">
        <w:r>
          <w:rPr>
            <w:rFonts w:ascii="Times New Roman" w:hAnsi="Times New Roman" w:cs="Times New Roman"/>
            <w:sz w:val="20"/>
            <w:szCs w:val="20"/>
            <w:lang w:val="en-GB"/>
          </w:rPr>
          <w:t xml:space="preserve">general practitioners and other</w:t>
        </w:r>
      </w:ins>
      <w:r>
        <w:rPr>
          <w:rFonts w:ascii="Times New Roman" w:hAnsi="Times New Roman" w:cs="Times New Roman"/>
          <w:sz w:val="20"/>
          <w:szCs w:val="20"/>
          <w:lang w:val="en-GB"/>
        </w:rPr>
        <w:t xml:space="preserve"> </w:t>
      </w:r>
      <w:del w:id="4449" w:author="Albert Kwame Osei-Owusu" w:date="2026-09-12T09:00:00Z">
        <w:r>
          <w:rPr>
            <w:rFonts w:ascii="Times New Roman" w:hAnsi="Times New Roman" w:cs="Times New Roman"/>
            <w:sz w:val="20"/>
            <w:szCs w:val="20"/>
            <w:lang w:val="en-GB"/>
          </w:rPr>
          <w:delText xml:space="preserve">healthcare</w:delText>
        </w:r>
      </w:del>
      <w:ins w:id="4450"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providers, covering </w:t>
      </w:r>
      <w:del w:id="82677" w:author="Albert Kwame Osei-Owusu" w:date="2026-09-14T09:00:00Z">
        <w:r>
          <w:rPr>
            <w:rFonts w:ascii="Times New Roman" w:hAnsi="Times New Roman" w:cs="Times New Roman"/>
            <w:sz w:val="20"/>
            <w:szCs w:val="20"/>
            <w:lang w:val="en-GB"/>
          </w:rPr>
          <w:delText xml:space="preserve">labour intensive clinical activities as well as associated institutional services, (ii) Pharmaceutical products and other medical products includes</w:delText>
        </w:r>
      </w:del>
      <w:ins w:id="82678" w:author="Albert Kwame Osei-Owusu" w:date="2026-09-14T09:00:00Z">
        <w:r>
          <w:rPr>
            <w:rFonts w:ascii="Times New Roman" w:hAnsi="Times New Roman" w:cs="Times New Roman"/>
            <w:sz w:val="20"/>
            <w:szCs w:val="20"/>
            <w:lang w:val="en-GB"/>
          </w:rPr>
          <w:t xml:space="preserve">labour-intensive clinical activities as well as associated institutional services; (ii) pharmaceutical products and other medical products include</w:t>
        </w:r>
      </w:ins>
      <w:r>
        <w:rPr>
          <w:rFonts w:ascii="Times New Roman" w:hAnsi="Times New Roman" w:cs="Times New Roman"/>
          <w:sz w:val="20"/>
          <w:szCs w:val="20"/>
          <w:lang w:val="en-GB"/>
        </w:rPr>
        <w:t xml:space="preserve"> the manufacturing and upstream supply of pharmaceuticals, vaccines, diagnostic reagents, </w:t>
      </w:r>
      <w:del w:id="83679" w:author="Albert Kwame Osei-Owusu" w:date="2026-09-14T09:00:00Z">
        <w:r>
          <w:rPr>
            <w:rFonts w:ascii="Times New Roman" w:hAnsi="Times New Roman" w:cs="Times New Roman"/>
            <w:sz w:val="20"/>
            <w:szCs w:val="20"/>
            <w:lang w:val="en-GB"/>
          </w:rPr>
          <w:delText xml:space="preserve">consumables, and other</w:delText>
        </w:r>
      </w:del>
      <w:ins w:id="83680" w:author="Albert Kwame Osei-Owusu" w:date="2026-09-14T09:00:00Z">
        <w:r>
          <w:rPr>
            <w:rFonts w:ascii="Times New Roman" w:hAnsi="Times New Roman" w:cs="Times New Roman"/>
            <w:sz w:val="20"/>
            <w:szCs w:val="20"/>
            <w:lang w:val="en-GB"/>
          </w:rPr>
          <w:t xml:space="preserve">consumables and other</w:t>
        </w:r>
      </w:ins>
      <w:r>
        <w:rPr>
          <w:rFonts w:ascii="Times New Roman" w:hAnsi="Times New Roman" w:cs="Times New Roman"/>
          <w:sz w:val="20"/>
          <w:szCs w:val="20"/>
          <w:lang w:val="en-GB"/>
        </w:rPr>
        <w:t xml:space="preserve"> chemically based medical products used in </w:t>
      </w:r>
      <w:del w:id="84681" w:author="Albert Kwame Osei-Owusu" w:date="2026-09-14T09:00:00Z">
        <w:r>
          <w:rPr>
            <w:rFonts w:ascii="Times New Roman" w:hAnsi="Times New Roman" w:cs="Times New Roman"/>
            <w:sz w:val="20"/>
            <w:szCs w:val="20"/>
            <w:lang w:val="en-GB"/>
          </w:rPr>
          <w:delText xml:space="preserve">prevention, diagnosis, and treatment, and (iii) Therapeutic appliances and equipment, which comprise</w:delText>
        </w:r>
      </w:del>
      <w:ins w:id="84682" w:author="Albert Kwame Osei-Owusu" w:date="2026-09-14T09:00:00Z">
        <w:r>
          <w:rPr>
            <w:rFonts w:ascii="Times New Roman" w:hAnsi="Times New Roman" w:cs="Times New Roman"/>
            <w:sz w:val="20"/>
            <w:szCs w:val="20"/>
            <w:lang w:val="en-GB"/>
          </w:rPr>
          <w:t xml:space="preserve">prevention, diagnosis and treatment; and (iii) therapeutic appliances and equipment comprise</w:t>
        </w:r>
      </w:ins>
      <w:r>
        <w:rPr>
          <w:rFonts w:ascii="Times New Roman" w:hAnsi="Times New Roman" w:cs="Times New Roman"/>
          <w:sz w:val="20"/>
          <w:szCs w:val="20"/>
          <w:lang w:val="en-GB"/>
        </w:rPr>
        <w:t xml:space="preserve"> medical devices and durable equipment such as diagnostic imaging equipment, surgical instruments, </w:t>
      </w:r>
      <w:del w:id="85683" w:author="Albert Kwame Osei-Owusu" w:date="2026-09-14T09:00:00Z">
        <w:r>
          <w:rPr>
            <w:rFonts w:ascii="Times New Roman" w:hAnsi="Times New Roman" w:cs="Times New Roman"/>
            <w:sz w:val="20"/>
            <w:szCs w:val="20"/>
            <w:lang w:val="en-GB"/>
          </w:rPr>
          <w:delText xml:space="preserve">implants, and other</w:delText>
        </w:r>
      </w:del>
      <w:ins w:id="85684" w:author="Albert Kwame Osei-Owusu" w:date="2026-09-14T09:00:00Z">
        <w:r>
          <w:rPr>
            <w:rFonts w:ascii="Times New Roman" w:hAnsi="Times New Roman" w:cs="Times New Roman"/>
            <w:sz w:val="20"/>
            <w:szCs w:val="20"/>
            <w:lang w:val="en-GB"/>
          </w:rPr>
          <w:t xml:space="preserve">implants and other</w:t>
        </w:r>
      </w:ins>
      <w:r>
        <w:rPr>
          <w:rFonts w:ascii="Times New Roman" w:hAnsi="Times New Roman" w:cs="Times New Roman"/>
          <w:sz w:val="20"/>
          <w:szCs w:val="20"/>
          <w:lang w:val="en-GB"/>
        </w:rPr>
        <w:t xml:space="preserve"> specialised medical </w:t>
      </w:r>
      <w:del w:id="86685" w:author="Albert Kwame Osei-Owusu" w:date="2026-09-14T09:00:00Z">
        <w:r>
          <w:rPr>
            <w:rFonts w:ascii="Times New Roman" w:hAnsi="Times New Roman" w:cs="Times New Roman"/>
            <w:sz w:val="20"/>
            <w:szCs w:val="20"/>
            <w:lang w:val="en-GB"/>
          </w:rPr>
          <w:delText xml:space="preserve">technologies. </w:delText>
        </w:r>
      </w:del>
      <w:ins w:id="86686" w:author="Albert Kwame Osei-Owusu" w:date="2026-09-14T09:00:00Z">
        <w:r>
          <w:rPr>
            <w:rFonts w:ascii="Times New Roman" w:hAnsi="Times New Roman" w:cs="Times New Roman"/>
            <w:sz w:val="20"/>
            <w:szCs w:val="20"/>
            <w:lang w:val="en-GB"/>
          </w:rPr>
          <w:t xml:space="preserve">technologies.</w:t>
        </w:r>
      </w:ins>
    </w:p>
    <w:p w14:paraId="062F06AD" w14:textId="77777777" w:rsidR="008262E8" w:rsidRDefault="008262E8" w:rsidP="000F0CBE">
      <w:pPr>
        <w:spacing w:after="0" w:line="240" w:lineRule="auto"/>
        <w:rPr>
          <w:rFonts w:ascii="Times New Roman" w:hAnsi="Times New Roman" w:cs="Times New Roman"/>
          <w:i/>
          <w:iCs/>
          <w:sz w:val="20"/>
          <w:szCs w:val="20"/>
          <w:lang w:val="en-GB"/>
        </w:rPr>
      </w:pPr>
      <w:del w:id="14953" w:author="Albert Kwame Osei-Owusu" w:date="2026-09-13T09:00:00Z">
        <w:r>
          <w:rPr>
            <w:rFonts w:ascii="Times New Roman" w:hAnsi="Times New Roman" w:cs="Times New Roman"/>
            <w:i/>
            <w:iCs/>
            <w:sz w:val="20"/>
            <w:szCs w:val="20"/>
            <w:lang w:val="en-GB"/>
          </w:rPr>
          <w:delText xml:space="preserve">The following is a list of expenditures </w:delText>
        </w:r>
      </w:del>
      <w:del w:id="3423" w:author="Albert Kwame Osei-Owusu" w:date="2026-09-12T09:00:00Z">
        <w:r>
          <w:rPr>
            <w:rFonts w:ascii="Times New Roman" w:hAnsi="Times New Roman" w:cs="Times New Roman"/>
            <w:i/>
            <w:iCs/>
            <w:sz w:val="20"/>
            <w:szCs w:val="20"/>
            <w:lang w:val="en-GB"/>
          </w:rPr>
          <w:delText xml:space="preserve">from the Danish SUT (2019)</w:delText>
        </w:r>
      </w:del>
      <w:ins w:id="3424" w:author="Albert Kwame Osei-Owusu" w:date="2026-09-12T09:00:00Z">
        <w:del w:id="14954" w:author="Albert Kwame Osei-Owusu" w:date="2026-09-13T09:00:00Z">
          <w:r>
            <w:rPr>
              <w:rFonts w:ascii="Times New Roman" w:hAnsi="Times New Roman" w:cs="Times New Roman"/>
              <w:i/>
              <w:iCs/>
              <w:sz w:val="20"/>
              <w:szCs w:val="20"/>
              <w:lang w:val="en-GB"/>
            </w:rPr>
            <w:delText xml:space="preserve">from the Danish national accounts for 2022</w:delText>
          </w:r>
        </w:del>
      </w:ins>
      <w:del w:id="14955" w:author="Albert Kwame Osei-Owusu" w:date="2026-09-13T09:00:00Z">
        <w:r>
          <w:rPr>
            <w:rFonts w:ascii="Times New Roman" w:hAnsi="Times New Roman" w:cs="Times New Roman"/>
            <w:i/>
            <w:iCs/>
            <w:sz w:val="20"/>
            <w:szCs w:val="20"/>
            <w:lang w:val="en-GB"/>
          </w:rPr>
          <w:delText xml:space="preserve"> that were summed for each of the three expenditure categories: </w:delText>
        </w:r>
      </w:del>
      <w:ins w:id="14957" w:author="Albert Kwame Osei-Owusu" w:date="2026-09-13T09:00:00Z">
        <w:r>
          <w:rPr>
            <w:rFonts w:ascii="Times New Roman" w:hAnsi="Times New Roman" w:cs="Times New Roman"/>
            <w:sz w:val="20"/>
            <w:szCs w:val="20"/>
            <w:lang w:val="en-GB"/>
          </w:rPr>
          <w:t xml:space="preserve">The purposes and transactions summed for each category in 2022, from Statistics Denmark’s input-output table (sheets CP and IO, industry rows only) </w:t>
        </w:r>
      </w:ins>
      <w:ins w:id="14958" w:author="Albert Kwame Osei-Owusu" w:date="2026-09-13T09:00:00Z">
        <w:r>
          <w:rPr>
            <w:rFonts w:ascii="Times New Roman" w:hAnsi="Times New Roman" w:cs="Times New Roman"/>
            <w:sz w:val="20"/>
            <w:szCs w:val="20"/>
            <w:highlight w:val="yellow"/>
            <w:lang w:val="en-GB"/>
          </w:rPr>
          <w:t xml:space="preserve">[4]</w:t>
        </w:r>
      </w:ins>
      <w:ins w:id="14959" w:author="Albert Kwame Osei-Owusu" w:date="2026-09-13T09:00:00Z">
        <w:r>
          <w:rPr>
            <w:rFonts w:ascii="Times New Roman" w:hAnsi="Times New Roman" w:cs="Times New Roman"/>
            <w:sz w:val="20"/>
            <w:szCs w:val="20"/>
            <w:lang w:val="en-GB"/>
          </w:rPr>
          <w:t xml:space="preserve">, were:</w:t>
        </w:r>
      </w:ins>
    </w:p>
    <w:p w14:paraId="551FC81A" w14:textId="77777777" w:rsidR="000F0CBE" w:rsidRPr="000F0CBE" w:rsidRDefault="000F0CBE" w:rsidP="000F0CBE">
      <w:pPr>
        <w:spacing w:after="0" w:line="240" w:lineRule="auto"/>
        <w:rPr>
          <w:del w:id="120960" w:author="Albert Kwame Osei-Owusu" w:date="2026-09-14T16:00:00Z"/>
          <w:rFonts w:ascii="Times New Roman" w:hAnsi="Times New Roman" w:cs="Times New Roman"/>
          <w:i/>
          <w:iCs/>
          <w:sz w:val="20"/>
          <w:szCs w:val="20"/>
          <w:lang w:val="en-GB"/>
        </w:rPr>
      </w:pPr>
    </w:p>
    <w:p w14:paraId="3F4C828F" w14:textId="77777777" w:rsidR="008262E8" w:rsidRPr="000F0CBE" w:rsidRDefault="008262E8" w:rsidP="000F0CBE">
      <w:pPr>
        <w:pStyle w:val="ListParagraph"/>
        <w:spacing w:after="0" w:line="240" w:lineRule="auto"/>
        <w:rPr>
          <w:del w:id="14952" w:author="Albert Kwame Osei-Owusu" w:date="2026-09-13T09:00:00Z"/>
          <w:rFonts w:ascii="Times New Roman" w:hAnsi="Times New Roman" w:cs="Times New Roman"/>
          <w:sz w:val="20"/>
          <w:szCs w:val="20"/>
          <w:lang w:val="en-GB"/>
        </w:rPr>
      </w:pPr>
      <w:del w:id="4489" w:author="Albert Kwame Osei-Owusu" w:date="2026-09-12T09:00:00Z">
        <w:r>
          <w:rPr>
            <w:rFonts w:ascii="Times New Roman" w:hAnsi="Times New Roman" w:cs="Times New Roman"/>
            <w:sz w:val="20"/>
            <w:szCs w:val="20"/>
            <w:lang w:val="en-GB"/>
          </w:rPr>
          <w:delText xml:space="preserve">Healthcare</w:delText>
        </w:r>
      </w:del>
      <w:ins w:id="4490" w:author="Albert Kwame Osei-Owusu" w:date="2026-09-12T09:00:00Z">
        <w:del w:id="14949" w:author="Albert Kwame Osei-Owusu" w:date="2026-09-13T09:00:00Z">
          <w:r>
            <w:rPr>
              <w:rFonts w:ascii="Times New Roman" w:hAnsi="Times New Roman" w:cs="Times New Roman"/>
              <w:sz w:val="20"/>
              <w:szCs w:val="20"/>
              <w:lang w:val="en-GB"/>
            </w:rPr>
            <w:delText xml:space="preserve">Health care</w:delText>
          </w:r>
        </w:del>
      </w:ins>
      <w:del w:id="14950" w:author="Albert Kwame Osei-Owusu" w:date="2026-09-13T09:00:00Z">
        <w:r>
          <w:rPr>
            <w:rFonts w:ascii="Times New Roman" w:hAnsi="Times New Roman" w:cs="Times New Roman"/>
            <w:sz w:val="20"/>
            <w:szCs w:val="20"/>
            <w:lang w:val="en-GB"/>
          </w:rPr>
          <w:delText xml:space="preserve"> services: </w:delText>
        </w:r>
      </w:del>
    </w:p>
    <w:p w14:paraId="75397E1D" w14:textId="77777777" w:rsidR="008262E8" w:rsidRPr="000F0CBE" w:rsidRDefault="008262E8" w:rsidP="000F0CBE">
      <w:pPr>
        <w:pStyle w:val="ListParagraph"/>
        <w:spacing w:after="0" w:line="240" w:lineRule="auto"/>
        <w:ind w:left="1440"/>
        <w:rPr>
          <w:del w:id="14948" w:author="Albert Kwame Osei-Owusu" w:date="2026-09-13T09:00:00Z"/>
          <w:rFonts w:ascii="Times New Roman" w:hAnsi="Times New Roman" w:cs="Times New Roman"/>
          <w:sz w:val="20"/>
          <w:szCs w:val="20"/>
          <w:lang w:val="en-GB"/>
        </w:rPr>
      </w:pPr>
      <w:del w:id="14946" w:author="Albert Kwame Osei-Owusu" w:date="2026-09-13T09:00:00Z">
        <w:r>
          <w:rPr>
            <w:rFonts w:ascii="Times New Roman" w:hAnsi="Times New Roman" w:cs="Times New Roman"/>
            <w:sz w:val="20"/>
            <w:szCs w:val="20"/>
            <w:lang w:val="en-GB"/>
          </w:rPr>
          <w:delText xml:space="preserve">Household consumption, Transaction code 3110) </w:delText>
        </w:r>
      </w:del>
    </w:p>
    <w:p w14:paraId="39A81A64" w14:textId="77777777" w:rsidR="008262E8" w:rsidRPr="000F0CBE" w:rsidRDefault="008262E8" w:rsidP="000F0CBE">
      <w:pPr>
        <w:pStyle w:val="ListParagraph"/>
        <w:numPr>
          <w:ilvl w:val="2"/>
          <w:numId w:val="17"/>
        </w:numPr>
        <w:spacing w:after="0" w:line="240" w:lineRule="auto"/>
        <w:rPr>
          <w:del w:id="14945" w:author="Albert Kwame Osei-Owusu" w:date="2026-09-13T09:00:00Z"/>
          <w:rFonts w:ascii="Times New Roman" w:hAnsi="Times New Roman" w:cs="Times New Roman"/>
          <w:sz w:val="20"/>
          <w:szCs w:val="20"/>
          <w:lang w:val="en-GB"/>
        </w:rPr>
      </w:pPr>
      <w:del w:id="14943" w:author="Albert Kwame Osei-Owusu" w:date="2026-09-13T09:00:00Z">
        <w:r>
          <w:rPr>
            <w:rFonts w:ascii="Times New Roman" w:hAnsi="Times New Roman" w:cs="Times New Roman"/>
            <w:i/>
            <w:iCs/>
            <w:sz w:val="20"/>
            <w:szCs w:val="20"/>
            <w:lang w:val="en-GB"/>
          </w:rPr>
          <w:delText xml:space="preserve">Out-patient services, 06200 </w:delText>
        </w:r>
      </w:del>
    </w:p>
    <w:p w14:paraId="010951E9" w14:textId="77777777" w:rsidR="008262E8" w:rsidRPr="000F0CBE" w:rsidRDefault="008262E8" w:rsidP="000F0CBE">
      <w:pPr>
        <w:pStyle w:val="ListParagraph"/>
        <w:numPr>
          <w:ilvl w:val="2"/>
          <w:numId w:val="17"/>
        </w:numPr>
        <w:spacing w:after="0" w:line="240" w:lineRule="auto"/>
        <w:rPr>
          <w:del w:id="14942" w:author="Albert Kwame Osei-Owusu" w:date="2026-09-13T09:00:00Z"/>
          <w:rFonts w:ascii="Times New Roman" w:hAnsi="Times New Roman" w:cs="Times New Roman"/>
          <w:sz w:val="20"/>
          <w:szCs w:val="20"/>
          <w:lang w:val="en-GB"/>
        </w:rPr>
      </w:pPr>
      <w:del w:id="14940" w:author="Albert Kwame Osei-Owusu" w:date="2026-09-13T09:00:00Z">
        <w:r>
          <w:rPr>
            <w:rFonts w:ascii="Times New Roman" w:hAnsi="Times New Roman" w:cs="Times New Roman"/>
            <w:i/>
            <w:iCs/>
            <w:sz w:val="20"/>
            <w:szCs w:val="20"/>
            <w:lang w:val="en-GB"/>
          </w:rPr>
          <w:delText xml:space="preserve">Hospital services, 06300 </w:delText>
        </w:r>
      </w:del>
    </w:p>
    <w:p w14:paraId="5D981A7B" w14:textId="77777777" w:rsidR="008262E8" w:rsidRPr="000F0CBE" w:rsidRDefault="008262E8" w:rsidP="000F0CBE">
      <w:pPr>
        <w:pStyle w:val="ListParagraph"/>
        <w:numPr>
          <w:ilvl w:val="2"/>
          <w:numId w:val="17"/>
        </w:numPr>
        <w:spacing w:after="0" w:line="240" w:lineRule="auto"/>
        <w:rPr>
          <w:del w:id="14939" w:author="Albert Kwame Osei-Owusu" w:date="2026-09-13T09:00:00Z"/>
          <w:rFonts w:ascii="Times New Roman" w:hAnsi="Times New Roman" w:cs="Times New Roman"/>
          <w:sz w:val="20"/>
          <w:szCs w:val="20"/>
          <w:lang w:val="en-GB"/>
        </w:rPr>
      </w:pPr>
      <w:del w:id="14937" w:author="Albert Kwame Osei-Owusu" w:date="2026-09-13T09:00:00Z">
        <w:r>
          <w:rPr>
            <w:rFonts w:ascii="Times New Roman" w:hAnsi="Times New Roman" w:cs="Times New Roman"/>
            <w:i/>
            <w:iCs/>
            <w:sz w:val="20"/>
            <w:szCs w:val="20"/>
            <w:lang w:val="en-GB"/>
          </w:rPr>
          <w:delText xml:space="preserve">Retirement homes, day-care centres etc., 12401 </w:delText>
        </w:r>
      </w:del>
    </w:p>
    <w:p w14:paraId="2F3CBB6D" w14:textId="77777777" w:rsidR="008262E8" w:rsidRPr="000F0CBE" w:rsidRDefault="008262E8" w:rsidP="000F0CBE">
      <w:pPr>
        <w:pStyle w:val="ListParagraph"/>
        <w:spacing w:after="0" w:line="240" w:lineRule="auto"/>
        <w:ind w:left="1440"/>
        <w:rPr>
          <w:del w:id="14936" w:author="Albert Kwame Osei-Owusu" w:date="2026-09-13T09:00:00Z"/>
          <w:rFonts w:ascii="Times New Roman" w:hAnsi="Times New Roman" w:cs="Times New Roman"/>
          <w:sz w:val="20"/>
          <w:szCs w:val="20"/>
          <w:lang w:val="en-GB"/>
        </w:rPr>
      </w:pPr>
      <w:del w:id="14934" w:author="Albert Kwame Osei-Owusu" w:date="2026-09-13T09:00:00Z">
        <w:r>
          <w:rPr>
            <w:rFonts w:ascii="Times New Roman" w:hAnsi="Times New Roman" w:cs="Times New Roman"/>
            <w:sz w:val="20"/>
            <w:szCs w:val="20"/>
            <w:lang w:val="en-GB"/>
          </w:rPr>
          <w:delText xml:space="preserve">Marketed individual government consumption, Transaction code 3141 </w:delText>
        </w:r>
      </w:del>
    </w:p>
    <w:p w14:paraId="47EF0243" w14:textId="77777777" w:rsidR="008262E8" w:rsidRPr="000F0CBE" w:rsidRDefault="008262E8" w:rsidP="000F0CBE">
      <w:pPr>
        <w:pStyle w:val="ListParagraph"/>
        <w:numPr>
          <w:ilvl w:val="2"/>
          <w:numId w:val="17"/>
        </w:numPr>
        <w:spacing w:after="0" w:line="240" w:lineRule="auto"/>
        <w:rPr>
          <w:del w:id="14933" w:author="Albert Kwame Osei-Owusu" w:date="2026-09-13T09:00:00Z"/>
          <w:rFonts w:ascii="Times New Roman" w:hAnsi="Times New Roman" w:cs="Times New Roman"/>
          <w:sz w:val="20"/>
          <w:szCs w:val="20"/>
          <w:lang w:val="en-GB"/>
        </w:rPr>
      </w:pPr>
      <w:del w:id="14931" w:author="Albert Kwame Osei-Owusu" w:date="2026-09-13T09:00:00Z">
        <w:r>
          <w:rPr>
            <w:rFonts w:ascii="Times New Roman" w:hAnsi="Times New Roman" w:cs="Times New Roman"/>
            <w:i/>
            <w:iCs/>
            <w:sz w:val="20"/>
            <w:szCs w:val="20"/>
            <w:lang w:val="en-GB"/>
          </w:rPr>
          <w:delText xml:space="preserve">Out-patient services, 06200 </w:delText>
        </w:r>
      </w:del>
    </w:p>
    <w:p w14:paraId="3736B0FD" w14:textId="77777777" w:rsidR="008262E8" w:rsidRPr="000F0CBE" w:rsidRDefault="008262E8" w:rsidP="000F0CBE">
      <w:pPr>
        <w:pStyle w:val="ListParagraph"/>
        <w:spacing w:after="0" w:line="240" w:lineRule="auto"/>
        <w:ind w:left="1440"/>
        <w:rPr>
          <w:del w:id="14930" w:author="Albert Kwame Osei-Owusu" w:date="2026-09-13T09:00:00Z"/>
          <w:rFonts w:ascii="Times New Roman" w:hAnsi="Times New Roman" w:cs="Times New Roman"/>
          <w:sz w:val="20"/>
          <w:szCs w:val="20"/>
          <w:lang w:val="en-GB"/>
        </w:rPr>
      </w:pPr>
      <w:del w:id="14926" w:author="Albert Kwame Osei-Owusu" w:date="2026-09-13T09:00:00Z">
        <w:r>
          <w:rPr>
            <w:rFonts w:ascii="Times New Roman" w:hAnsi="Times New Roman" w:cs="Times New Roman"/>
            <w:sz w:val="20"/>
            <w:szCs w:val="20"/>
            <w:lang w:val="en-GB"/>
          </w:rPr>
          <w:delText xml:space="preserve">Non-market individual government </w:delText>
        </w:r>
      </w:del>
      <w:proofErr w:type="spellStart"/>
      <w:proofErr w:type="gramStart"/>
      <w:del w:id="14927" w:author="Albert Kwame Osei-Owusu" w:date="2026-09-13T09:00:00Z">
        <w:r>
          <w:rPr>
            <w:rFonts w:ascii="Times New Roman" w:hAnsi="Times New Roman" w:cs="Times New Roman"/>
            <w:sz w:val="20"/>
            <w:szCs w:val="20"/>
            <w:lang w:val="en-GB"/>
          </w:rPr>
          <w:delText>consumption,Transaction</w:delText>
        </w:r>
      </w:del>
      <w:proofErr w:type="spellEnd"/>
      <w:proofErr w:type="gramEnd"/>
      <w:del w:id="14928" w:author="Albert Kwame Osei-Owusu" w:date="2026-09-13T09:00:00Z">
        <w:r>
          <w:rPr>
            <w:rFonts w:ascii="Times New Roman" w:hAnsi="Times New Roman" w:cs="Times New Roman"/>
            <w:sz w:val="20"/>
            <w:szCs w:val="20"/>
            <w:lang w:val="en-GB"/>
          </w:rPr>
          <w:delText xml:space="preserve"> code 3142 </w:delText>
        </w:r>
      </w:del>
    </w:p>
    <w:p w14:paraId="48309BEC" w14:textId="77777777" w:rsidR="008262E8" w:rsidRPr="000F0CBE" w:rsidRDefault="008262E8" w:rsidP="000F0CBE">
      <w:pPr>
        <w:pStyle w:val="ListParagraph"/>
        <w:numPr>
          <w:ilvl w:val="2"/>
          <w:numId w:val="17"/>
        </w:numPr>
        <w:spacing w:after="0" w:line="240" w:lineRule="auto"/>
        <w:rPr>
          <w:del w:id="14925" w:author="Albert Kwame Osei-Owusu" w:date="2026-09-13T09:00:00Z"/>
          <w:rFonts w:ascii="Times New Roman" w:hAnsi="Times New Roman" w:cs="Times New Roman"/>
          <w:sz w:val="20"/>
          <w:szCs w:val="20"/>
          <w:lang w:val="en-GB"/>
        </w:rPr>
      </w:pPr>
      <w:del w:id="14923" w:author="Albert Kwame Osei-Owusu" w:date="2026-09-13T09:00:00Z">
        <w:r>
          <w:rPr>
            <w:rFonts w:ascii="Times New Roman" w:hAnsi="Times New Roman" w:cs="Times New Roman"/>
            <w:i/>
            <w:iCs/>
            <w:sz w:val="20"/>
            <w:szCs w:val="20"/>
            <w:lang w:val="en-GB"/>
          </w:rPr>
          <w:delText xml:space="preserve">Out-patient services, 06200 </w:delText>
        </w:r>
      </w:del>
    </w:p>
    <w:p w14:paraId="0BDA878D" w14:textId="77777777" w:rsidR="008262E8" w:rsidRPr="000F0CBE" w:rsidRDefault="008262E8" w:rsidP="000F0CBE">
      <w:pPr>
        <w:pStyle w:val="ListParagraph"/>
        <w:numPr>
          <w:ilvl w:val="2"/>
          <w:numId w:val="17"/>
        </w:numPr>
        <w:spacing w:after="0" w:line="240" w:lineRule="auto"/>
        <w:rPr>
          <w:del w:id="14922" w:author="Albert Kwame Osei-Owusu" w:date="2026-09-13T09:00:00Z"/>
          <w:rFonts w:ascii="Times New Roman" w:hAnsi="Times New Roman" w:cs="Times New Roman"/>
          <w:sz w:val="20"/>
          <w:szCs w:val="20"/>
          <w:lang w:val="en-GB"/>
        </w:rPr>
      </w:pPr>
      <w:del w:id="14920" w:author="Albert Kwame Osei-Owusu" w:date="2026-09-13T09:00:00Z">
        <w:r>
          <w:rPr>
            <w:rFonts w:ascii="Times New Roman" w:hAnsi="Times New Roman" w:cs="Times New Roman"/>
            <w:i/>
            <w:iCs/>
            <w:sz w:val="20"/>
            <w:szCs w:val="20"/>
            <w:lang w:val="en-GB"/>
          </w:rPr>
          <w:delText xml:space="preserve">Hospital services, 06300 </w:delText>
        </w:r>
      </w:del>
    </w:p>
    <w:p w14:paraId="598EE564" w14:textId="77777777" w:rsidR="008262E8" w:rsidRPr="000F0CBE" w:rsidRDefault="008262E8" w:rsidP="000F0CBE">
      <w:pPr>
        <w:pStyle w:val="ListParagraph"/>
        <w:spacing w:after="0" w:line="240" w:lineRule="auto"/>
        <w:ind w:left="1440"/>
        <w:rPr>
          <w:del w:id="14919" w:author="Albert Kwame Osei-Owusu" w:date="2026-09-13T09:00:00Z"/>
          <w:rFonts w:ascii="Times New Roman" w:hAnsi="Times New Roman" w:cs="Times New Roman"/>
          <w:sz w:val="20"/>
          <w:szCs w:val="20"/>
          <w:lang w:val="en-GB"/>
        </w:rPr>
      </w:pPr>
      <w:del w:id="14917" w:author="Albert Kwame Osei-Owusu" w:date="2026-09-13T09:00:00Z">
        <w:r>
          <w:rPr>
            <w:rFonts w:ascii="Times New Roman" w:hAnsi="Times New Roman" w:cs="Times New Roman"/>
            <w:sz w:val="20"/>
            <w:szCs w:val="20"/>
            <w:lang w:val="en-GB"/>
          </w:rPr>
          <w:delText xml:space="preserve">NPISH, Transaction code 3130 </w:delText>
        </w:r>
      </w:del>
    </w:p>
    <w:p w14:paraId="5A031DDF" w14:textId="77777777" w:rsidR="008262E8" w:rsidRPr="000F0CBE" w:rsidRDefault="008262E8" w:rsidP="000F0CBE">
      <w:pPr>
        <w:pStyle w:val="ListParagraph"/>
        <w:numPr>
          <w:ilvl w:val="2"/>
          <w:numId w:val="17"/>
        </w:numPr>
        <w:spacing w:after="0" w:line="240" w:lineRule="auto"/>
        <w:rPr>
          <w:del w:id="14916" w:author="Albert Kwame Osei-Owusu" w:date="2026-09-13T09:00:00Z"/>
          <w:rFonts w:ascii="Times New Roman" w:hAnsi="Times New Roman" w:cs="Times New Roman"/>
          <w:sz w:val="20"/>
          <w:szCs w:val="20"/>
          <w:lang w:val="en-GB"/>
        </w:rPr>
      </w:pPr>
      <w:del w:id="14914" w:author="Albert Kwame Osei-Owusu" w:date="2026-09-13T09:00:00Z">
        <w:r>
          <w:rPr>
            <w:rFonts w:ascii="Times New Roman" w:hAnsi="Times New Roman" w:cs="Times New Roman"/>
            <w:i/>
            <w:iCs/>
            <w:sz w:val="20"/>
            <w:szCs w:val="20"/>
            <w:lang w:val="en-GB"/>
          </w:rPr>
          <w:delText xml:space="preserve">Retirement homes, day-care centres etc., 12401 </w:delText>
        </w:r>
      </w:del>
    </w:p>
    <w:p w14:paraId="449DC71B" w14:textId="77777777" w:rsidR="008262E8" w:rsidRPr="000F0CBE" w:rsidRDefault="008262E8" w:rsidP="000F0CBE">
      <w:pPr>
        <w:pStyle w:val="ListParagraph"/>
        <w:spacing w:after="0" w:line="240" w:lineRule="auto"/>
        <w:rPr>
          <w:del w:id="14913" w:author="Albert Kwame Osei-Owusu" w:date="2026-09-13T09:00:00Z"/>
          <w:rFonts w:ascii="Times New Roman" w:hAnsi="Times New Roman" w:cs="Times New Roman"/>
          <w:sz w:val="20"/>
          <w:szCs w:val="20"/>
          <w:lang w:val="en-GB"/>
        </w:rPr>
      </w:pPr>
      <w:del w:id="14911" w:author="Albert Kwame Osei-Owusu" w:date="2026-09-13T09:00:00Z">
        <w:r>
          <w:rPr>
            <w:rFonts w:ascii="Times New Roman" w:hAnsi="Times New Roman" w:cs="Times New Roman"/>
            <w:sz w:val="20"/>
            <w:szCs w:val="20"/>
            <w:lang w:val="en-GB"/>
          </w:rPr>
          <w:lastRenderedPageBreak/>
          <w:delText xml:space="preserve">Pharmaceutical products and other medical products: </w:delText>
        </w:r>
      </w:del>
    </w:p>
    <w:p w14:paraId="73EC4181" w14:textId="77777777" w:rsidR="008262E8" w:rsidRPr="000F0CBE" w:rsidRDefault="008262E8" w:rsidP="000F0CBE">
      <w:pPr>
        <w:pStyle w:val="ListParagraph"/>
        <w:spacing w:after="0" w:line="240" w:lineRule="auto"/>
        <w:ind w:left="1440"/>
        <w:rPr>
          <w:del w:id="14910" w:author="Albert Kwame Osei-Owusu" w:date="2026-09-13T09:00:00Z"/>
          <w:rFonts w:ascii="Times New Roman" w:hAnsi="Times New Roman" w:cs="Times New Roman"/>
          <w:sz w:val="20"/>
          <w:szCs w:val="20"/>
          <w:lang w:val="en-GB"/>
        </w:rPr>
      </w:pPr>
      <w:del w:id="14908" w:author="Albert Kwame Osei-Owusu" w:date="2026-09-13T09:00:00Z">
        <w:r>
          <w:rPr>
            <w:rFonts w:ascii="Times New Roman" w:hAnsi="Times New Roman" w:cs="Times New Roman"/>
            <w:sz w:val="20"/>
            <w:szCs w:val="20"/>
            <w:lang w:val="en-GB"/>
          </w:rPr>
          <w:delText xml:space="preserve">Household consumption (Transaction code 3110) </w:delText>
        </w:r>
      </w:del>
    </w:p>
    <w:p w14:paraId="4999E4E1" w14:textId="77777777" w:rsidR="008262E8" w:rsidRPr="000F0CBE" w:rsidRDefault="008262E8" w:rsidP="000F0CBE">
      <w:pPr>
        <w:pStyle w:val="ListParagraph"/>
        <w:numPr>
          <w:ilvl w:val="2"/>
          <w:numId w:val="16"/>
        </w:numPr>
        <w:spacing w:after="0" w:line="240" w:lineRule="auto"/>
        <w:rPr>
          <w:del w:id="14907" w:author="Albert Kwame Osei-Owusu" w:date="2026-09-13T09:00:00Z"/>
          <w:rFonts w:ascii="Times New Roman" w:hAnsi="Times New Roman" w:cs="Times New Roman"/>
          <w:i/>
          <w:iCs/>
          <w:sz w:val="20"/>
          <w:szCs w:val="20"/>
          <w:lang w:val="en-GB"/>
        </w:rPr>
      </w:pPr>
      <w:del w:id="14905" w:author="Albert Kwame Osei-Owusu" w:date="2026-09-13T09:00:00Z">
        <w:r>
          <w:rPr>
            <w:rFonts w:ascii="Times New Roman" w:hAnsi="Times New Roman" w:cs="Times New Roman"/>
            <w:i/>
            <w:iCs/>
            <w:sz w:val="20"/>
            <w:szCs w:val="20"/>
            <w:lang w:val="en-GB"/>
          </w:rPr>
          <w:delText xml:space="preserve">Pharmaceutical products and other medical products, Transaction code 06112 </w:delText>
        </w:r>
      </w:del>
    </w:p>
    <w:p w14:paraId="2FEE5EAF" w14:textId="77777777" w:rsidR="008262E8" w:rsidRPr="000F0CBE" w:rsidRDefault="008262E8" w:rsidP="000F0CBE">
      <w:pPr>
        <w:pStyle w:val="ListParagraph"/>
        <w:spacing w:after="0" w:line="240" w:lineRule="auto"/>
        <w:ind w:left="1440"/>
        <w:rPr>
          <w:del w:id="14904" w:author="Albert Kwame Osei-Owusu" w:date="2026-09-13T09:00:00Z"/>
          <w:rFonts w:ascii="Times New Roman" w:hAnsi="Times New Roman" w:cs="Times New Roman"/>
          <w:sz w:val="20"/>
          <w:szCs w:val="20"/>
          <w:lang w:val="en-GB"/>
        </w:rPr>
      </w:pPr>
      <w:del w:id="14902" w:author="Albert Kwame Osei-Owusu" w:date="2026-09-13T09:00:00Z">
        <w:r>
          <w:rPr>
            <w:rFonts w:ascii="Times New Roman" w:hAnsi="Times New Roman" w:cs="Times New Roman"/>
            <w:sz w:val="20"/>
            <w:szCs w:val="20"/>
            <w:lang w:val="en-GB"/>
          </w:rPr>
          <w:delText xml:space="preserve">Marketed individual government consumption, Transaction code 3141 </w:delText>
        </w:r>
      </w:del>
    </w:p>
    <w:p w14:paraId="66B33C55" w14:textId="77777777" w:rsidR="008262E8" w:rsidRPr="000F0CBE" w:rsidRDefault="008262E8" w:rsidP="000F0CBE">
      <w:pPr>
        <w:pStyle w:val="ListParagraph"/>
        <w:numPr>
          <w:ilvl w:val="2"/>
          <w:numId w:val="16"/>
        </w:numPr>
        <w:spacing w:after="0" w:line="240" w:lineRule="auto"/>
        <w:rPr>
          <w:del w:id="14901" w:author="Albert Kwame Osei-Owusu" w:date="2026-09-13T09:00:00Z"/>
          <w:rFonts w:ascii="Times New Roman" w:hAnsi="Times New Roman" w:cs="Times New Roman"/>
          <w:i/>
          <w:iCs/>
          <w:sz w:val="20"/>
          <w:szCs w:val="20"/>
          <w:lang w:val="en-GB"/>
        </w:rPr>
      </w:pPr>
      <w:del w:id="14899" w:author="Albert Kwame Osei-Owusu" w:date="2026-09-13T09:00:00Z">
        <w:r>
          <w:rPr>
            <w:rFonts w:ascii="Times New Roman" w:hAnsi="Times New Roman" w:cs="Times New Roman"/>
            <w:i/>
            <w:iCs/>
            <w:sz w:val="20"/>
            <w:szCs w:val="20"/>
            <w:lang w:val="en-GB"/>
          </w:rPr>
          <w:delText xml:space="preserve">Pharmaceutical products and other medical products, Transaction code 06112 </w:delText>
        </w:r>
      </w:del>
    </w:p>
    <w:p w14:paraId="051E8424" w14:textId="77777777" w:rsidR="008262E8" w:rsidRPr="000F0CBE" w:rsidRDefault="008262E8" w:rsidP="000F0CBE">
      <w:pPr>
        <w:pStyle w:val="ListParagraph"/>
        <w:spacing w:after="0" w:line="240" w:lineRule="auto"/>
        <w:rPr>
          <w:del w:id="14898" w:author="Albert Kwame Osei-Owusu" w:date="2026-09-13T09:00:00Z"/>
          <w:rFonts w:ascii="Times New Roman" w:hAnsi="Times New Roman" w:cs="Times New Roman"/>
          <w:sz w:val="20"/>
          <w:szCs w:val="20"/>
          <w:lang w:val="en-GB"/>
        </w:rPr>
      </w:pPr>
      <w:del w:id="14896" w:author="Albert Kwame Osei-Owusu" w:date="2026-09-13T09:00:00Z">
        <w:r>
          <w:rPr>
            <w:rFonts w:ascii="Times New Roman" w:hAnsi="Times New Roman" w:cs="Times New Roman"/>
            <w:sz w:val="20"/>
            <w:szCs w:val="20"/>
            <w:lang w:val="en-GB"/>
          </w:rPr>
          <w:delText xml:space="preserve">Therapeutic appliances and equipment </w:delText>
        </w:r>
      </w:del>
    </w:p>
    <w:p w14:paraId="7EC004D5" w14:textId="77777777" w:rsidR="008262E8" w:rsidRPr="000F0CBE" w:rsidRDefault="008262E8" w:rsidP="000F0CBE">
      <w:pPr>
        <w:pStyle w:val="ListParagraph"/>
        <w:spacing w:after="0" w:line="240" w:lineRule="auto"/>
        <w:ind w:left="1440"/>
        <w:rPr>
          <w:del w:id="14895" w:author="Albert Kwame Osei-Owusu" w:date="2026-09-13T09:00:00Z"/>
          <w:rFonts w:ascii="Times New Roman" w:hAnsi="Times New Roman" w:cs="Times New Roman"/>
          <w:sz w:val="20"/>
          <w:szCs w:val="20"/>
          <w:lang w:val="en-GB"/>
        </w:rPr>
      </w:pPr>
      <w:del w:id="14893" w:author="Albert Kwame Osei-Owusu" w:date="2026-09-13T09:00:00Z">
        <w:r>
          <w:rPr>
            <w:rFonts w:ascii="Times New Roman" w:hAnsi="Times New Roman" w:cs="Times New Roman"/>
            <w:sz w:val="20"/>
            <w:szCs w:val="20"/>
            <w:lang w:val="en-GB"/>
          </w:rPr>
          <w:delText xml:space="preserve">Household consumption, Transaction code 3110 </w:delText>
        </w:r>
      </w:del>
    </w:p>
    <w:p w14:paraId="27866295" w14:textId="77777777" w:rsidR="008262E8" w:rsidRPr="000F0CBE" w:rsidRDefault="008262E8" w:rsidP="000F0CBE">
      <w:pPr>
        <w:pStyle w:val="ListParagraph"/>
        <w:numPr>
          <w:ilvl w:val="2"/>
          <w:numId w:val="16"/>
        </w:numPr>
        <w:spacing w:after="0" w:line="240" w:lineRule="auto"/>
        <w:rPr>
          <w:del w:id="14892" w:author="Albert Kwame Osei-Owusu" w:date="2026-09-13T09:00:00Z"/>
          <w:rFonts w:ascii="Times New Roman" w:hAnsi="Times New Roman" w:cs="Times New Roman"/>
          <w:sz w:val="20"/>
          <w:szCs w:val="20"/>
          <w:lang w:val="en-GB"/>
        </w:rPr>
      </w:pPr>
      <w:del w:id="14890" w:author="Albert Kwame Osei-Owusu" w:date="2026-09-13T09:00:00Z">
        <w:r>
          <w:rPr>
            <w:rFonts w:ascii="Times New Roman" w:hAnsi="Times New Roman" w:cs="Times New Roman"/>
            <w:i/>
            <w:iCs/>
            <w:sz w:val="20"/>
            <w:szCs w:val="20"/>
            <w:lang w:val="en-GB"/>
          </w:rPr>
          <w:delText xml:space="preserve">Therapeutic appliances and equipment, 06130 </w:delText>
        </w:r>
      </w:del>
    </w:p>
    <w:p w14:paraId="6980A3B3" w14:textId="77777777" w:rsidR="008262E8" w:rsidRPr="000F0CBE" w:rsidRDefault="008262E8" w:rsidP="000F0CBE">
      <w:pPr>
        <w:pStyle w:val="ListParagraph"/>
        <w:spacing w:after="0" w:line="240" w:lineRule="auto"/>
        <w:ind w:left="1440"/>
        <w:rPr>
          <w:del w:id="14889" w:author="Albert Kwame Osei-Owusu" w:date="2026-09-13T09:00:00Z"/>
          <w:rFonts w:ascii="Times New Roman" w:hAnsi="Times New Roman" w:cs="Times New Roman"/>
          <w:sz w:val="20"/>
          <w:szCs w:val="20"/>
          <w:lang w:val="en-GB"/>
        </w:rPr>
      </w:pPr>
      <w:del w:id="14887" w:author="Albert Kwame Osei-Owusu" w:date="2026-09-13T09:00:00Z">
        <w:r>
          <w:rPr>
            <w:rFonts w:ascii="Times New Roman" w:hAnsi="Times New Roman" w:cs="Times New Roman"/>
            <w:sz w:val="20"/>
            <w:szCs w:val="20"/>
            <w:lang w:val="en-GB"/>
          </w:rPr>
          <w:delText xml:space="preserve">Marketed individual government consumption, Transaction code 3141 </w:delText>
        </w:r>
      </w:del>
    </w:p>
    <w:p w14:paraId="0715055D" w14:textId="77777777" w:rsidR="008262E8" w:rsidRPr="000F0CBE" w:rsidRDefault="008262E8" w:rsidP="000F0CBE">
      <w:pPr>
        <w:pStyle w:val="ListParagraph"/>
        <w:numPr>
          <w:ilvl w:val="2"/>
          <w:numId w:val="16"/>
        </w:numPr>
        <w:spacing w:after="0" w:line="240" w:lineRule="auto"/>
        <w:rPr>
          <w:del w:id="14886" w:author="Albert Kwame Osei-Owusu" w:date="2026-09-13T09:00:00Z"/>
          <w:rFonts w:ascii="Times New Roman" w:hAnsi="Times New Roman" w:cs="Times New Roman"/>
          <w:sz w:val="20"/>
          <w:szCs w:val="20"/>
          <w:lang w:val="en-GB"/>
        </w:rPr>
      </w:pPr>
      <w:del w:id="14884" w:author="Albert Kwame Osei-Owusu" w:date="2026-09-13T09:00:00Z">
        <w:r>
          <w:rPr>
            <w:rFonts w:ascii="Times New Roman" w:hAnsi="Times New Roman" w:cs="Times New Roman"/>
            <w:i/>
            <w:iCs/>
            <w:sz w:val="20"/>
            <w:szCs w:val="20"/>
            <w:lang w:val="en-GB"/>
          </w:rPr>
          <w:delText xml:space="preserve">Therapeutic appliances and equipment, 06130 </w:delText>
        </w:r>
      </w:del>
    </w:p>
    <w:p w14:paraId="4C7B7383" w14:textId="77777777" w:rsidR="008262E8" w:rsidRPr="000F0CBE" w:rsidRDefault="008262E8" w:rsidP="000F0CBE">
      <w:pPr>
        <w:pStyle w:val="ListParagraph"/>
        <w:spacing w:after="0" w:line="240" w:lineRule="auto"/>
        <w:ind w:left="1440"/>
        <w:rPr>
          <w:del w:id="14883" w:author="Albert Kwame Osei-Owusu" w:date="2026-09-13T09:00:00Z"/>
          <w:rFonts w:ascii="Times New Roman" w:hAnsi="Times New Roman" w:cs="Times New Roman"/>
          <w:sz w:val="20"/>
          <w:szCs w:val="20"/>
          <w:lang w:val="en-GB"/>
        </w:rPr>
      </w:pPr>
      <w:del w:id="14881" w:author="Albert Kwame Osei-Owusu" w:date="2026-09-13T09:00:00Z">
        <w:r>
          <w:rPr>
            <w:rFonts w:ascii="Times New Roman" w:hAnsi="Times New Roman" w:cs="Times New Roman"/>
            <w:sz w:val="20"/>
            <w:szCs w:val="20"/>
            <w:lang w:val="en-GB"/>
          </w:rPr>
          <w:delText xml:space="preserve">Non-market individual government consumption, Transaction code 3142 </w:delText>
        </w:r>
      </w:del>
    </w:p>
    <w:p w14:paraId="370B414E" w14:textId="77777777" w:rsidR="008262E8" w:rsidRPr="000F0CBE" w:rsidRDefault="008262E8" w:rsidP="000F0CBE">
      <w:pPr>
        <w:pStyle w:val="ListParagraph"/>
        <w:numPr>
          <w:ilvl w:val="2"/>
          <w:numId w:val="16"/>
        </w:numPr>
        <w:spacing w:after="0" w:line="240" w:lineRule="auto"/>
        <w:rPr>
          <w:del w:id="14880" w:author="Albert Kwame Osei-Owusu" w:date="2026-09-13T09:00:00Z"/>
          <w:rFonts w:ascii="Times New Roman" w:hAnsi="Times New Roman" w:cs="Times New Roman"/>
          <w:sz w:val="20"/>
          <w:szCs w:val="20"/>
          <w:lang w:val="en-GB"/>
        </w:rPr>
      </w:pPr>
      <w:del w:id="14878" w:author="Albert Kwame Osei-Owusu" w:date="2026-09-13T09:00:00Z">
        <w:r>
          <w:rPr>
            <w:rFonts w:ascii="Times New Roman" w:hAnsi="Times New Roman" w:cs="Times New Roman"/>
            <w:i/>
            <w:iCs/>
            <w:sz w:val="20"/>
            <w:szCs w:val="20"/>
            <w:lang w:val="en-GB"/>
          </w:rPr>
          <w:delText xml:space="preserve">Therapeutic appliances and equipment, 06130 </w:delText>
        </w:r>
      </w:del>
    </w:p>
    <w:p>
      <w:pPr>
        <w:pStyle w:val="ListParagraph"/>
        <w:numPr>
          <w:ilvl w:val="0"/>
          <w:numId w:val="18"/>
        </w:numPr>
        <w:spacing w:after="0" w:line="240" w:lineRule="auto"/>
        <w:ind w:left="360" w:hanging="360"/>
        <w:rPr>
          <w:ins w:id="13802" w:author="Albert Kwame Osei-Owusu" w:date="2026-09-13T09:00:00Z"/>
          <w:rFonts w:ascii="Times New Roman" w:hAnsi="Times New Roman" w:cs="Times New Roman"/>
          <w:sz w:val="20"/>
          <w:szCs w:val="20"/>
          <w:lang w:val="en-GB"/>
        </w:rPr>
      </w:pPr>
      <w:ins w:id="13803" w:author="Albert Kwame Osei-Owusu" w:date="2026-09-13T09:00:00Z">
        <w:r>
          <w:rPr>
            <w:rFonts w:ascii="Times New Roman" w:hAnsi="Times New Roman" w:cs="Times New Roman"/>
            <w:sz w:val="20"/>
            <w:szCs w:val="20"/>
            <w:lang w:val="en-GB"/>
          </w:rPr>
          <w:t xml:space="preserve">Health care services, 37,552 million euros: household consumption (3110) of out-patient care services (06200), hospital services (06340) and retirement homes and day-care centres (13302); consumption by non-profit institutions serving households (NPISH, 3130) of hospitals (06300) and retirement homes (13302); marketed individual government consumption (3141) of out-patient care services (06200); and non-market individual government consumption (3142) of out-patient care services (06200), hospitals (06300), other hospital services (06400) and retirement homes (13302). The service columns contain no trade deliveries.</w:t>
        </w:r>
      </w:ins>
    </w:p>
    <w:p>
      <w:pPr>
        <w:pStyle w:val="ListParagraph"/>
        <w:numPr>
          <w:ilvl w:val="0"/>
          <w:numId w:val="18"/>
        </w:numPr>
        <w:spacing w:after="0" w:line="240" w:lineRule="auto"/>
        <w:ind w:left="360" w:hanging="360"/>
        <w:rPr>
          <w:ins w:id="13804" w:author="Albert Kwame Osei-Owusu" w:date="2026-09-13T09:00:00Z"/>
          <w:rFonts w:ascii="Times New Roman" w:hAnsi="Times New Roman" w:cs="Times New Roman"/>
          <w:sz w:val="20"/>
          <w:szCs w:val="20"/>
          <w:lang w:val="en-GB"/>
        </w:rPr>
      </w:pPr>
      <w:ins w:id="13805" w:author="Albert Kwame Osei-Owusu" w:date="2026-09-13T09:00:00Z">
        <w:r>
          <w:rPr>
            <w:rFonts w:ascii="Times New Roman" w:hAnsi="Times New Roman" w:cs="Times New Roman"/>
            <w:sz w:val="20"/>
            <w:szCs w:val="20"/>
            <w:lang w:val="en-GB"/>
          </w:rPr>
          <w:t xml:space="preserve">Pharmaceutical products and other medical products (06112), 1,950 million euros: household consumption (3110) and marketed individual government consumption (3141), of which 791 million euros are distribution margins.</w:t>
        </w:r>
      </w:ins>
    </w:p>
    <w:p>
      <w:pPr>
        <w:pStyle w:val="ListParagraph"/>
        <w:numPr>
          <w:ilvl w:val="0"/>
          <w:numId w:val="18"/>
        </w:numPr>
        <w:spacing w:after="160" w:line="240" w:lineRule="auto"/>
        <w:ind w:left="360" w:hanging="360"/>
        <w:rPr>
          <w:ins w:id="13806" w:author="Albert Kwame Osei-Owusu" w:date="2026-09-13T09:00:00Z"/>
          <w:rFonts w:ascii="Times New Roman" w:hAnsi="Times New Roman" w:cs="Times New Roman"/>
          <w:sz w:val="20"/>
          <w:szCs w:val="20"/>
          <w:lang w:val="en-GB"/>
        </w:rPr>
      </w:pPr>
      <w:ins w:id="13807" w:author="Albert Kwame Osei-Owusu" w:date="2026-09-13T09:00:00Z">
        <w:r>
          <w:rPr>
            <w:rFonts w:ascii="Times New Roman" w:hAnsi="Times New Roman" w:cs="Times New Roman"/>
            <w:sz w:val="20"/>
            <w:szCs w:val="20"/>
            <w:lang w:val="en-GB"/>
          </w:rPr>
          <w:t xml:space="preserve">Therapeutic appliances and assistive products (06134), 1,094 million euros: household consumption (3110) and marketed (3141) and non-market (3142) individual government consumption, of which 596 million euros are distribution margins.</w:t>
        </w:r>
      </w:ins>
    </w:p>
    <w:p>
      <w:pPr>
        <w:spacing w:after="160" w:line="240" w:lineRule="auto"/>
        <w:rPr>
          <w:ins w:id="13808" w:author="Albert Kwame Osei-Owusu" w:date="2026-09-13T09:00:00Z"/>
          <w:rFonts w:ascii="Times New Roman" w:hAnsi="Times New Roman" w:cs="Times New Roman"/>
          <w:sz w:val="20"/>
          <w:szCs w:val="20"/>
          <w:lang w:val="en-GB"/>
        </w:rPr>
      </w:pPr>
      <w:ins w:id="16072" w:author="Albert Kwame Osei-Owusu" w:date="2026-09-14T09:00:00Z">
        <w:r>
          <w:rPr>
            <w:rFonts w:ascii="Times New Roman" w:hAnsi="Times New Roman" w:cs="Times New Roman"/>
            <w:sz w:val="20"/>
            <w:szCs w:val="20"/>
            <w:lang w:val="en-GB"/>
          </w:rPr>
          <w:t xml:space="preserve">The two NPISH columns for hospitals (06300) and retirement homes (13302) are both delivered by industry 880000 and carry the same value within each table: 2,420,768 thousand kroner in 2022 and 2,298,963 thousand in 2016. The values are used as published; in 2022 each is 0.9% of services expenditure and the two together 1.7%.</w:t>
        </w:r>
      </w:ins>
    </w:p>
    <w:p w14:paraId="45D52993" w14:textId="77777777" w:rsidR="000F0CBE" w:rsidRPr="000F0CBE" w:rsidRDefault="000F0CBE" w:rsidP="000F0CBE">
      <w:pPr>
        <w:pStyle w:val="ListParagraph"/>
        <w:numPr>
          <w:ilvl w:val="2"/>
          <w:numId w:val="16"/>
        </w:numPr>
        <w:spacing w:after="0" w:line="240" w:lineRule="auto"/>
        <w:rPr>
          <w:del w:id="120962" w:author="Albert Kwame Osei-Owusu" w:date="2026-09-14T16:00:00Z"/>
          <w:rFonts w:ascii="Times New Roman" w:hAnsi="Times New Roman" w:cs="Times New Roman"/>
          <w:sz w:val="20"/>
          <w:szCs w:val="20"/>
          <w:lang w:val="en-GB"/>
        </w:rPr>
      </w:pPr>
    </w:p>
    <w:p w14:paraId="1DA8B6E2" w14:textId="3E0E7B4E" w:rsidR="008262E8" w:rsidRPr="000F0CBE" w:rsidRDefault="008262E8" w:rsidP="000F0CBE">
      <w:pPr>
        <w:spacing w:line="240" w:lineRule="auto"/>
        <w:rPr>
          <w:rFonts w:ascii="Times New Roman" w:hAnsi="Times New Roman" w:cs="Times New Roman"/>
          <w:sz w:val="20"/>
          <w:szCs w:val="20"/>
          <w:lang w:val="en-GB"/>
        </w:rPr>
      </w:pPr>
      <w:del w:id="1333" w:author="Albert Kwame Osei-Owusu" w:date="2026-09-12T09:00:00Z">
        <w:r>
          <w:rPr>
            <w:rFonts w:ascii="Times New Roman" w:hAnsi="Times New Roman" w:cs="Times New Roman"/>
            <w:sz w:val="20"/>
            <w:szCs w:val="20"/>
            <w:lang w:val="en-GB"/>
          </w:rPr>
          <w:delText xml:space="preserve">Values were converted from DKK to Millions of </w:delText>
        </w:r>
      </w:del>
      <w:proofErr w:type="gramStart"/>
      <w:del w:id="1334" w:author="Albert Kwame Osei-Owusu" w:date="2026-09-12T09:00:00Z">
        <w:r>
          <w:rPr>
            <w:rFonts w:ascii="Times New Roman" w:hAnsi="Times New Roman" w:cs="Times New Roman"/>
            <w:sz w:val="20"/>
            <w:szCs w:val="20"/>
            <w:lang w:val="en-GB"/>
          </w:rPr>
          <w:delText>Euro</w:delText>
        </w:r>
      </w:del>
      <w:proofErr w:type="gramEnd"/>
      <w:del w:id="1335" w:author="Albert Kwame Osei-Owusu" w:date="2026-09-12T09:00:00Z">
        <w:r>
          <w:rPr>
            <w:rFonts w:ascii="Times New Roman" w:hAnsi="Times New Roman" w:cs="Times New Roman"/>
            <w:sz w:val="20"/>
            <w:szCs w:val="20"/>
            <w:lang w:val="en-GB"/>
          </w:rPr>
          <w:delText xml:space="preserve"> (MEUR) at an exchange rate of 7.45 DKK/EUR </w:delText>
        </w:r>
      </w:del>
      <w:ins w:id="1336" w:author="Albert Kwame Osei-Owusu" w:date="2026-09-12T09:00:00Z">
        <w:r>
          <w:t xml:space="preserve">Values are converted from Danish kroner (DKK) to million euros </w:t>
        </w:r>
        <w:r>
          <w:t xml:space="preserve">at the annual average euro reference rate of the European Central Bank for the reference year, 7.4452 DKK/EUR for 2016, 7.4661 for 2019 and 7.4396 for 2022; Danmarks Nationalbank’s annual averages are the same to four decimals except in 2019 (7.4660).</w:t>
        </w:r>
      </w:ins>
    </w:p>
    <w:p>
      <w:pPr>
        <w:pStyle w:val="Heading2"/>
        <w:rPr>
          <w:ins w:id="13810" w:author="Albert Kwame Osei-Owusu" w:date="2026-09-13T09:00:00Z"/>
          <w:lang w:val="en-GB"/>
        </w:rPr>
      </w:pPr>
      <w:ins w:id="13811" w:author="Albert Kwame Osei-Owusu" w:date="2026-09-13T09:00:00Z">
        <w:r>
          <w:rPr>
            <w:lang w:val="en-GB"/>
          </w:rPr>
          <w:t xml:space="preserve">Valuation and distribution margins</w:t>
        </w:r>
      </w:ins>
    </w:p>
    <w:p>
      <w:pPr>
        <w:spacing w:after="160" w:line="240" w:lineRule="auto"/>
        <w:rPr>
          <w:ins w:id="13812" w:author="Albert Kwame Osei-Owusu" w:date="2026-09-13T09:00:00Z"/>
          <w:rFonts w:ascii="Times New Roman" w:hAnsi="Times New Roman" w:cs="Times New Roman"/>
          <w:sz w:val="20"/>
          <w:szCs w:val="20"/>
          <w:lang w:val="en-GB"/>
        </w:rPr>
      </w:pPr>
      <w:ins w:id="40539" w:author="Albert Kwame Osei-Owusu" w:date="2026-09-14T09:00:00Z">
        <w:r>
          <w:rPr>
            <w:rFonts w:ascii="Times New Roman" w:hAnsi="Times New Roman" w:cs="Times New Roman"/>
            <w:sz w:val="20"/>
            <w:szCs w:val="20"/>
            <w:lang w:val="en-GB"/>
          </w:rPr>
          <w:t xml:space="preserve">Statistics Denmark’s input-output table records purchases at basic prices; </w:t>
        </w:r>
        <w:r>
          <w:rPr>
            <w:rFonts w:ascii="Times New Roman" w:hAnsi="Times New Roman" w:cs="Times New Roman"/>
            <w:sz w:val="20"/>
            <w:szCs w:val="20"/>
            <w:lang w:val="en-GB"/>
          </w:rPr>
          <w:t xml:space="preserve">value added tax (</w:t>
        </w:r>
        <w:r>
          <w:rPr>
            <w:rFonts w:ascii="Times New Roman" w:hAnsi="Times New Roman" w:cs="Times New Roman"/>
            <w:sz w:val="20"/>
            <w:szCs w:val="20"/>
            <w:lang w:val="en-GB"/>
          </w:rPr>
          <w:t xml:space="preserve">VAT</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and other product taxes are separate rows and are excluded here. A basic-price column for a good bought by a final user nevertheless contains the distribution margin on that good, recorded as a delivery from the trade industry that earned it. In 2022, margins were 790.7 million euros of the 1,950.3 million spent on pharmaceuticals (40.5%: wholesale 352, retail 436.1, motor trade 2.7) and 595.8 million of the 1,094.4 million spent on therapeutic appliances (54.4%: wholesale 207, retail 388, motor trade 0.8). The good itself is mapped to its manufacturing sector and the margins to the Danish EXIOBASE trade industries, as in Eqs. (A.2) and (A.4), so that the expenditure total is preserved and each part is charged at its own intensity. </w:t>
        </w:r>
        <w:r>
          <w:rPr>
            <w:rFonts w:ascii="Times New Roman" w:hAnsi="Times New Roman" w:cs="Times New Roman"/>
            <w:sz w:val="20"/>
            <w:szCs w:val="20"/>
            <w:lang w:val="en-GB"/>
          </w:rPr>
          <w:t xml:space="preserve">Mapping each whole column to the manufacturing sector instead would add 488 kt CO₂e (11.4%) to the climate footprint, 761 kt to material extraction, 20.6 Mm³ to blue water consumption, 730 km² to land use and 38 kt to waste generation; the case is published with the results.</w:t>
        </w:r>
        <w:r>
          <w:rPr>
            <w:rFonts w:ascii="Times New Roman" w:hAnsi="Times New Roman" w:cs="Times New Roman"/>
            <w:sz w:val="20"/>
            <w:szCs w:val="20"/>
            <w:lang w:val="en-GB"/>
          </w:rPr>
          <w:t xml:space="preserve"> The 2019 supply-use table records the same margins as trade-service rows, and the 2016 and 2019 runs are treated identically.</w:t>
        </w:r>
      </w:ins>
    </w:p>
    <w:p w14:paraId="6C7CC4B4" w14:textId="77777777" w:rsidR="003C0BF0" w:rsidRPr="000F0CBE" w:rsidRDefault="003C0BF0" w:rsidP="000F0CBE">
      <w:pPr>
        <w:spacing w:after="60" w:line="240" w:lineRule="auto"/>
        <w:rPr>
          <w:del w:id="123359" w:author="Albert Kwame Osei-Owusu" w:date="2026-10-21T20:00:00Z"/>
          <w:rFonts w:ascii="Times New Roman" w:hAnsi="Times New Roman" w:cs="Times New Roman"/>
          <w:sz w:val="20"/>
          <w:szCs w:val="20"/>
          <w:lang w:val="en-GB"/>
        </w:rPr>
      </w:pPr>
      <w:del w:id="87687" w:author="Albert Kwame Osei-Owusu" w:date="2026-09-14T09:00:00Z">
        <w:r>
          <w:rPr>
            <w:rFonts w:ascii="Times New Roman" w:hAnsi="Times New Roman" w:cs="Times New Roman"/>
            <w:sz w:val="20"/>
            <w:szCs w:val="20"/>
            <w:lang w:val="en-GB"/>
          </w:rPr>
          <w:delText xml:space="preserve">Included from the Bottom-up analysis </w:delText>
        </w:r>
      </w:del>
    </w:p>
    <w:p w14:paraId="09932DF9" w14:textId="77777777" w:rsidR="000F0CBE" w:rsidRDefault="000F0CBE" w:rsidP="000F0CBE">
      <w:pPr>
        <w:spacing w:after="0" w:line="240" w:lineRule="auto"/>
        <w:rPr>
          <w:del w:id="120964" w:author="Albert Kwame Osei-Owusu" w:date="2026-09-14T16:00:00Z"/>
          <w:rFonts w:ascii="Times New Roman" w:hAnsi="Times New Roman" w:cs="Times New Roman"/>
          <w:sz w:val="20"/>
          <w:szCs w:val="20"/>
          <w:lang w:val="en-GB"/>
        </w:rPr>
      </w:pPr>
    </w:p>
    <w:p w14:paraId="6E57513E" w14:textId="4C9D2C49" w:rsidR="003C0BF0" w:rsidRPr="000F0CBE" w:rsidRDefault="00D22A46" w:rsidP="000F0CBE">
      <w:pPr>
        <w:pStyle w:val="ListParagraph"/>
        <w:numPr>
          <w:ilvl w:val="0"/>
          <w:numId w:val="18"/>
        </w:numPr>
        <w:spacing w:after="0" w:line="240" w:lineRule="auto"/>
        <w:ind w:left="360" w:hanging="360"/>
        <w:rPr>
          <w:del w:id="123360" w:author="Albert Kwame Osei-Owusu" w:date="2026-10-21T20:00:00Z"/>
          <w:rFonts w:ascii="Times New Roman" w:hAnsi="Times New Roman" w:cs="Times New Roman"/>
          <w:sz w:val="20"/>
          <w:szCs w:val="20"/>
          <w:lang w:val="en-GB"/>
        </w:rPr>
      </w:pPr>
      <w:del w:id="21124" w:author="Albert Kwame Osei-Owusu" w:date="2026-09-14T09:00:00Z">
        <w:r>
          <w:rPr>
            <w:rFonts w:ascii="Times New Roman" w:hAnsi="Times New Roman" w:cs="Times New Roman"/>
            <w:sz w:val="20"/>
            <w:szCs w:val="20"/>
            <w:lang w:val="en-GB"/>
          </w:rPr>
          <w:delText xml:space="preserve">Nitrous Oxide</w:delText>
        </w:r>
      </w:del>
      <w:ins w:id="21125" w:author="Albert Kwame Osei-Owusu" w:date="2026-09-14T09:00:00Z">
        <w:r>
          <w:rPr>
            <w:rFonts w:ascii="Times New Roman" w:hAnsi="Times New Roman" w:cs="Times New Roman"/>
            <w:sz w:val="20"/>
            <w:szCs w:val="20"/>
            <w:lang w:val="en-GB"/>
          </w:rPr>
          <w:t xml:space="preserve"/>
        </w:r>
      </w:ins>
      <w:del w:id="88692" w:author="Albert Kwame Osei-Owusu" w:date="2026-09-14T09:00:00Z">
        <w:r>
          <w:rPr>
            <w:rFonts w:ascii="Times New Roman" w:hAnsi="Times New Roman" w:cs="Times New Roman"/>
            <w:sz w:val="20"/>
            <w:szCs w:val="20"/>
            <w:lang w:val="en-GB"/>
          </w:rPr>
          <w:delText xml:space="preserve"> (N₂O) and pressurised metered-dose inhalers (</w:delText>
        </w:r>
      </w:del>
      <w:proofErr w:type="spellStart"/>
      <w:del w:id="88691" w:author="Albert Kwame Osei-Owusu" w:date="2026-09-14T09:00:00Z">
        <w:r>
          <w:rPr>
            <w:rFonts w:ascii="Times New Roman" w:hAnsi="Times New Roman" w:cs="Times New Roman"/>
            <w:sz w:val="20"/>
            <w:szCs w:val="20"/>
            <w:lang w:val="en-GB"/>
          </w:rPr>
          <w:delText xml:space="preserve">pMDIs</w:delText>
        </w:r>
      </w:del>
      <w:proofErr w:type="spellEnd"/>
      <w:del w:id="88689" w:author="Albert Kwame Osei-Owusu" w:date="2026-09-14T09:00:00Z">
        <w:r>
          <w:rPr>
            <w:rFonts w:ascii="Times New Roman" w:hAnsi="Times New Roman" w:cs="Times New Roman"/>
            <w:sz w:val="20"/>
            <w:szCs w:val="20"/>
            <w:lang w:val="en-GB"/>
          </w:rPr>
          <w:delText xml:space="preserve">) </w:delText>
        </w:r>
      </w:del>
    </w:p>
    <w:p w14:paraId="26D4A2AC" w14:textId="77777777" w:rsidR="000F0CBE" w:rsidRDefault="003C0BF0" w:rsidP="000F0CBE">
      <w:pPr>
        <w:pStyle w:val="ListParagraph"/>
        <w:numPr>
          <w:ilvl w:val="0"/>
          <w:numId w:val="18"/>
        </w:numPr>
        <w:spacing w:after="160" w:line="240" w:lineRule="auto"/>
        <w:ind w:left="360" w:hanging="360"/>
        <w:rPr>
          <w:del w:id="123361" w:author="Albert Kwame Osei-Owusu" w:date="2026-10-21T20:00:00Z"/>
          <w:rFonts w:ascii="Times New Roman" w:hAnsi="Times New Roman" w:cs="Times New Roman"/>
          <w:sz w:val="20"/>
          <w:szCs w:val="20"/>
          <w:lang w:val="en-GB"/>
        </w:rPr>
      </w:pPr>
      <w:del w:id="89693" w:author="Albert Kwame Osei-Owusu" w:date="2026-09-14T09:00:00Z">
        <w:r>
          <w:rPr>
            <w:rFonts w:ascii="Times New Roman" w:hAnsi="Times New Roman" w:cs="Times New Roman"/>
            <w:sz w:val="20"/>
            <w:szCs w:val="20"/>
            <w:lang w:val="en-GB"/>
          </w:rPr>
          <w:delText xml:space="preserve">Private travel (commuting, and patients and visitors) </w:delText>
        </w:r>
      </w:del>
    </w:p>
    <w:p w14:paraId="467170BC" w14:textId="77777777" w:rsidR="000F0CBE" w:rsidRPr="000F0CBE" w:rsidRDefault="000F0CBE" w:rsidP="000F0CBE">
      <w:pPr>
        <w:spacing w:after="0" w:line="240" w:lineRule="auto"/>
        <w:rPr>
          <w:del w:id="120966" w:author="Albert Kwame Osei-Owusu" w:date="2026-09-14T16:00:00Z"/>
          <w:rFonts w:ascii="Times New Roman" w:hAnsi="Times New Roman" w:cs="Times New Roman"/>
          <w:sz w:val="20"/>
          <w:szCs w:val="20"/>
          <w:lang w:val="en-GB"/>
        </w:rPr>
      </w:pPr>
    </w:p>
    <w:p w14:paraId="08FEA462" w14:textId="77777777" w:rsidR="003C0BF0" w:rsidRPr="000F0CBE" w:rsidRDefault="003C0BF0" w:rsidP="000F0CBE">
      <w:pPr>
        <w:spacing w:line="240" w:lineRule="auto" w:after="60"/>
        <w:rPr>
          <w:del w:id="123362" w:author="Albert Kwame Osei-Owusu" w:date="2026-10-21T20:00:00Z"/>
          <w:rFonts w:ascii="Times New Roman" w:hAnsi="Times New Roman" w:cs="Times New Roman"/>
          <w:sz w:val="20"/>
          <w:szCs w:val="20"/>
          <w:lang w:val="en-GB"/>
        </w:rPr>
      </w:pPr>
      <w:del w:id="90695" w:author="Albert Kwame Osei-Owusu" w:date="2026-09-14T09:00:00Z">
        <w:r>
          <w:rPr>
            <w:rFonts w:ascii="Times New Roman" w:hAnsi="Times New Roman" w:cs="Times New Roman"/>
            <w:sz w:val="20"/>
            <w:szCs w:val="20"/>
            <w:lang w:val="en-GB"/>
          </w:rPr>
          <w:delText xml:space="preserve">Excluded: </w:delText>
        </w:r>
      </w:del>
    </w:p>
    <w:p w14:paraId="2BF4ED0A" w14:textId="77777777" w:rsidR="003C0BF0" w:rsidRPr="000F0CBE" w:rsidRDefault="003C0BF0" w:rsidP="000F0CBE">
      <w:pPr>
        <w:pStyle w:val="ListParagraph"/>
        <w:numPr>
          <w:ilvl w:val="0"/>
          <w:numId w:val="18"/>
        </w:numPr>
        <w:spacing w:after="160" w:line="240" w:lineRule="auto"/>
        <w:ind w:left="360" w:hanging="360"/>
        <w:rPr>
          <w:del w:id="123363" w:author="Albert Kwame Osei-Owusu" w:date="2026-10-21T20:00:00Z"/>
          <w:rFonts w:ascii="Times New Roman" w:hAnsi="Times New Roman" w:cs="Times New Roman"/>
          <w:sz w:val="20"/>
          <w:szCs w:val="20"/>
          <w:lang w:val="en-GB"/>
        </w:rPr>
      </w:pPr>
      <w:del w:id="91697" w:author="Albert Kwame Osei-Owusu" w:date="2026-09-14T09:00:00Z">
        <w:r>
          <w:rPr>
            <w:rFonts w:ascii="Times New Roman" w:hAnsi="Times New Roman" w:cs="Times New Roman"/>
            <w:sz w:val="20"/>
            <w:szCs w:val="20"/>
            <w:lang w:val="en-GB"/>
          </w:rPr>
          <w:delText xml:space="preserve">GFCF (infrastructure and durable equipment) </w:delText>
        </w:r>
      </w:del>
    </w:p>
    <w:p w14:paraId="6E365D44" w14:textId="77777777" w:rsidR="001D7235" w:rsidRPr="000F0CBE" w:rsidRDefault="001D7235" w:rsidP="000F0CBE">
      <w:pPr>
        <w:spacing w:line="240" w:lineRule="auto"/>
        <w:rPr>
          <w:del w:id="120968" w:author="Albert Kwame Osei-Owusu" w:date="2026-09-14T16:00:00Z"/>
          <w:rFonts w:ascii="Times New Roman" w:hAnsi="Times New Roman" w:cs="Times New Roman"/>
          <w:b/>
          <w:bCs/>
          <w:sz w:val="20"/>
          <w:szCs w:val="20"/>
          <w:lang w:val="en-GB"/>
        </w:rPr>
      </w:pPr>
    </w:p>
    <w:p w14:paraId="36A4E23B" w14:textId="77777777" w:rsidR="00427B23" w:rsidRPr="000F0CBE" w:rsidRDefault="00D35D6F" w:rsidP="000F0CBE">
      <w:pPr>
        <w:pStyle w:val="Heading2"/>
        <w:rPr>
          <w:lang w:val="en-GB"/>
        </w:rPr>
      </w:pPr>
      <w:proofErr w:type="spellStart"/>
      <w:del w:id="22126" w:author="Albert Kwame Osei-Owusu" w:date="2026-09-14T09:00:00Z">
        <w:r>
          <w:rPr>
            <w:lang w:val="en-GB"/>
          </w:rPr>
          <w:delText xml:space="preserve">Exiobase</w:delText>
        </w:r>
      </w:del>
      <w:ins w:id="22127" w:author="Albert Kwame Osei-Owusu" w:date="2026-09-14T09:00:00Z">
        <w:r>
          <w:rPr>
            <w:lang w:val="en-GB"/>
          </w:rPr>
          <w:t xml:space="preserve">EXIOBASE</w:t>
        </w:r>
      </w:ins>
      <w:proofErr w:type="spellEnd"/>
      <w:r>
        <w:rPr>
          <w:lang w:val="en-GB"/>
        </w:rPr>
        <w:t xml:space="preserve"> </w:t>
      </w:r>
      <w:del w:id="92699" w:author="Albert Kwame Osei-Owusu" w:date="2026-09-14T09:00:00Z">
        <w:r>
          <w:rPr>
            <w:lang w:val="en-GB"/>
          </w:rPr>
          <w:delText xml:space="preserve">integration </w:delText>
        </w:r>
      </w:del>
      <w:ins w:id="92700" w:author="Albert Kwame Osei-Owusu" w:date="2026-09-14T09:00:00Z">
        <w:r>
          <w:rPr>
            <w:lang w:val="en-GB"/>
          </w:rPr>
          <w:t xml:space="preserve">integration</w:t>
        </w:r>
      </w:ins>
    </w:p>
    <w:p w14:paraId="6E87B3E4" w14:textId="77777777" w:rsidR="00427B23" w:rsidRPr="000F0CBE" w:rsidRDefault="00D35D6F" w:rsidP="000F0CBE">
      <w:pPr>
        <w:spacing w:line="240" w:lineRule="auto"/>
        <w:rPr>
          <w:rFonts w:ascii="Times New Roman" w:hAnsi="Times New Roman" w:cs="Times New Roman"/>
          <w:sz w:val="20"/>
          <w:szCs w:val="20"/>
          <w:lang w:val="en-GB"/>
        </w:rPr>
      </w:pPr>
      <w:del w:id="93701" w:author="Albert Kwame Osei-Owusu" w:date="2026-09-14T09:00:00Z">
        <w:r>
          <w:rPr>
            <w:rFonts w:ascii="Times New Roman" w:hAnsi="Times New Roman" w:cs="Times New Roman"/>
            <w:sz w:val="20"/>
            <w:szCs w:val="20"/>
            <w:lang w:val="en-GB"/>
          </w:rPr>
          <w:delText xml:space="preserve">The three expenditure categories were classified to corresponding EXIOBASE sectors </w:delText>
        </w:r>
      </w:del>
      <w:ins w:id="93702" w:author="Albert Kwame Osei-Owusu" w:date="2026-09-14T09:00:00Z">
        <w:r>
          <w:rPr>
            <w:rFonts w:ascii="Times New Roman" w:hAnsi="Times New Roman" w:cs="Times New Roman"/>
            <w:sz w:val="20"/>
            <w:szCs w:val="20"/>
            <w:lang w:val="en-GB"/>
          </w:rPr>
          <w:t xml:space="preserve">The three expenditure categories are mapped to EXIOBASE sectors as follows (Fig. A.1):</w:t>
        </w:r>
      </w:ins>
    </w:p>
    <w:p w14:paraId="670D3673" w14:textId="77777777" w:rsidR="003D547D" w:rsidRPr="000F0CBE" w:rsidRDefault="003D547D" w:rsidP="000F0CBE">
      <w:pPr>
        <w:pStyle w:val="ListParagraph"/>
        <w:numPr>
          <w:ilvl w:val="0"/>
          <w:numId w:val="18"/>
        </w:numPr>
        <w:spacing w:after="0" w:line="240" w:lineRule="auto"/>
        <w:ind w:left="360" w:hanging="360"/>
        <w:rPr>
          <w:rFonts w:ascii="Times New Roman" w:hAnsi="Times New Roman" w:cs="Times New Roman"/>
          <w:sz w:val="20"/>
          <w:szCs w:val="20"/>
          <w:lang w:val="en-GB"/>
        </w:rPr>
      </w:pPr>
      <w:del w:id="94705" w:author="Albert Kwame Osei-Owusu" w:date="2026-09-14T09:00:00Z">
        <w:r>
          <w:rPr>
            <w:rFonts w:ascii="Times New Roman" w:hAnsi="Times New Roman" w:cs="Times New Roman"/>
            <w:sz w:val="20"/>
            <w:szCs w:val="20"/>
            <w:lang w:val="en-GB"/>
          </w:rPr>
          <w:delText xml:space="preserve">HC.1-HC.9 </w:delText>
        </w:r>
      </w:del>
      <w:del w:id="6511" w:author="Albert Kwame Osei-Owusu" w:date="2026-09-12T09:00:00Z">
        <w:r>
          <w:rPr>
            <w:rFonts w:ascii="Times New Roman" w:hAnsi="Times New Roman" w:cs="Times New Roman"/>
            <w:sz w:val="20"/>
            <w:szCs w:val="20"/>
            <w:lang w:val="en-GB"/>
          </w:rPr>
          <w:delText xml:space="preserve">(excl.HC.5)</w:delText>
        </w:r>
      </w:del>
      <w:ins w:id="6512" w:author="Albert Kwame Osei-Owusu" w:date="2026-09-12T09:00:00Z">
        <w:r>
          <w:rPr>
            <w:rFonts w:ascii="Times New Roman" w:hAnsi="Times New Roman" w:cs="Times New Roman"/>
            <w:sz w:val="20"/>
            <w:szCs w:val="20"/>
            <w:lang w:val="en-GB"/>
          </w:rPr>
          <w:t xml:space="preserve"/>
        </w:r>
      </w:ins>
      <w:del w:id="94703" w:author="Albert Kwame Osei-Owusu" w:date="2026-09-14T09:00:00Z">
        <w:r>
          <w:rPr>
            <w:rFonts w:ascii="Times New Roman" w:hAnsi="Times New Roman" w:cs="Times New Roman"/>
            <w:sz w:val="20"/>
            <w:szCs w:val="20"/>
            <w:lang w:val="en-GB"/>
          </w:rPr>
          <w:delText xml:space="preserve"> represented by Health and Social Work </w:delText>
        </w:r>
      </w:del>
      <w:ins w:id="94704" w:author="Albert Kwame Osei-Owusu" w:date="2026-09-14T09:00:00Z">
        <w:r>
          <w:rPr>
            <w:rFonts w:ascii="Times New Roman" w:hAnsi="Times New Roman" w:cs="Times New Roman"/>
            <w:sz w:val="20"/>
            <w:szCs w:val="20"/>
            <w:lang w:val="en-GB"/>
          </w:rPr>
          <w:t xml:space="preserve">HC.1 to HC.9 (excluding HC.5) represented by Health and social work</w:t>
        </w:r>
      </w:ins>
    </w:p>
    <w:p w14:paraId="00EEC71A" w14:textId="77777777" w:rsidR="003D547D" w:rsidRPr="000F0CBE" w:rsidRDefault="003D547D" w:rsidP="000F0CBE">
      <w:pPr>
        <w:pStyle w:val="ListParagraph"/>
        <w:numPr>
          <w:ilvl w:val="0"/>
          <w:numId w:val="18"/>
        </w:numPr>
        <w:spacing w:after="0" w:line="240" w:lineRule="auto"/>
        <w:ind w:left="360" w:hanging="360"/>
        <w:rPr>
          <w:rFonts w:ascii="Times New Roman" w:hAnsi="Times New Roman" w:cs="Times New Roman"/>
          <w:sz w:val="20"/>
          <w:szCs w:val="20"/>
          <w:lang w:val="en-GB"/>
        </w:rPr>
      </w:pPr>
      <w:r>
        <w:rPr>
          <w:rFonts w:ascii="Times New Roman" w:hAnsi="Times New Roman" w:cs="Times New Roman"/>
          <w:sz w:val="20"/>
          <w:szCs w:val="20"/>
          <w:lang w:val="en-GB"/>
        </w:rPr>
        <w:t xml:space="preserve">HC.51 represented by </w:t>
      </w:r>
      <w:del w:id="95709" w:author="Albert Kwame Osei-Owusu" w:date="2026-09-14T09:00:00Z">
        <w:r>
          <w:rPr>
            <w:rFonts w:ascii="Times New Roman" w:hAnsi="Times New Roman" w:cs="Times New Roman"/>
            <w:sz w:val="20"/>
            <w:szCs w:val="20"/>
            <w:lang w:val="en-GB"/>
          </w:rPr>
          <w:delText xml:space="preserve">Chemicals </w:delText>
        </w:r>
      </w:del>
      <w:proofErr w:type="spellStart"/>
      <w:del w:id="95708" w:author="Albert Kwame Osei-Owusu" w:date="2026-09-14T09:00:00Z">
        <w:r>
          <w:rPr>
            <w:rFonts w:ascii="Times New Roman" w:hAnsi="Times New Roman" w:cs="Times New Roman"/>
            <w:sz w:val="20"/>
            <w:szCs w:val="20"/>
            <w:lang w:val="en-GB"/>
          </w:rPr>
          <w:delText xml:space="preserve">n.e.c</w:delText>
        </w:r>
      </w:del>
      <w:proofErr w:type="spellEnd"/>
      <w:del w:id="95706" w:author="Albert Kwame Osei-Owusu" w:date="2026-09-14T09:00:00Z">
        <w:r>
          <w:rPr>
            <w:rFonts w:ascii="Times New Roman" w:hAnsi="Times New Roman" w:cs="Times New Roman"/>
            <w:sz w:val="20"/>
            <w:szCs w:val="20"/>
            <w:lang w:val="en-GB"/>
          </w:rPr>
          <w:delText xml:space="preserve"> </w:delText>
        </w:r>
      </w:del>
      <w:ins w:id="95707" w:author="Albert Kwame Osei-Owusu" w:date="2026-09-14T09:00:00Z">
        <w:r>
          <w:rPr>
            <w:rFonts w:ascii="Times New Roman" w:hAnsi="Times New Roman" w:cs="Times New Roman"/>
            <w:sz w:val="20"/>
            <w:szCs w:val="20"/>
            <w:lang w:val="en-GB"/>
          </w:rPr>
          <w:t xml:space="preserve">Chemicals n.e.c.</w:t>
        </w:r>
      </w:ins>
    </w:p>
    <w:p w14:paraId="6358E472" w14:textId="77777777" w:rsidR="003D547D" w:rsidRPr="000F0CBE" w:rsidRDefault="003D547D" w:rsidP="000F0CBE">
      <w:pPr>
        <w:pStyle w:val="ListParagraph"/>
        <w:numPr>
          <w:ilvl w:val="0"/>
          <w:numId w:val="18"/>
        </w:numPr>
        <w:spacing w:after="160" w:line="240" w:lineRule="auto"/>
        <w:ind w:left="360" w:hanging="360"/>
        <w:rPr>
          <w:rFonts w:ascii="Times New Roman" w:hAnsi="Times New Roman" w:cs="Times New Roman"/>
          <w:sz w:val="20"/>
          <w:szCs w:val="20"/>
          <w:lang w:val="en-GB"/>
        </w:rPr>
      </w:pPr>
      <w:r>
        <w:rPr>
          <w:rFonts w:ascii="Times New Roman" w:hAnsi="Times New Roman" w:cs="Times New Roman"/>
          <w:sz w:val="20"/>
          <w:szCs w:val="20"/>
          <w:lang w:val="en-GB"/>
        </w:rPr>
        <w:t xml:space="preserve">HC.52 represented by </w:t>
      </w:r>
      <w:proofErr w:type="gramStart"/>
      <w:del w:id="96712" w:author="Albert Kwame Osei-Owusu" w:date="2026-09-14T09:00:00Z">
        <w:r>
          <w:rPr>
            <w:rFonts w:ascii="Times New Roman" w:hAnsi="Times New Roman" w:cs="Times New Roman"/>
            <w:sz w:val="20"/>
            <w:szCs w:val="20"/>
            <w:lang w:val="en-GB"/>
          </w:rPr>
          <w:delText xml:space="preserve">Medical</w:delText>
        </w:r>
      </w:del>
      <w:proofErr w:type="gramEnd"/>
      <w:del w:id="96710" w:author="Albert Kwame Osei-Owusu" w:date="2026-09-14T09:00:00Z">
        <w:r>
          <w:rPr>
            <w:rFonts w:ascii="Times New Roman" w:hAnsi="Times New Roman" w:cs="Times New Roman"/>
            <w:sz w:val="20"/>
            <w:szCs w:val="20"/>
            <w:lang w:val="en-GB"/>
          </w:rPr>
          <w:delText xml:space="preserve"> precision and optical instruments </w:delText>
        </w:r>
      </w:del>
      <w:ins w:id="96711" w:author="Albert Kwame Osei-Owusu" w:date="2026-09-14T09:00:00Z">
        <w:r>
          <w:rPr>
            <w:rFonts w:ascii="Times New Roman" w:hAnsi="Times New Roman" w:cs="Times New Roman"/>
            <w:sz w:val="20"/>
            <w:szCs w:val="20"/>
            <w:lang w:val="en-GB"/>
          </w:rPr>
          <w:t xml:space="preserve">Medical, precision and optical instruments</w:t>
        </w:r>
      </w:ins>
    </w:p>
    <w:p w14:paraId="6440C580" w14:textId="77777777" w:rsidR="00427B23" w:rsidRPr="000F0CBE" w:rsidRDefault="00427B23" w:rsidP="000F0CBE">
      <w:pPr>
        <w:spacing w:line="240" w:lineRule="auto"/>
        <w:rPr>
          <w:del w:id="120970" w:author="Albert Kwame Osei-Owusu" w:date="2026-09-14T16:00:00Z"/>
          <w:rFonts w:ascii="Times New Roman" w:hAnsi="Times New Roman" w:cs="Times New Roman"/>
          <w:sz w:val="20"/>
          <w:szCs w:val="20"/>
          <w:lang w:val="en-GB"/>
        </w:rPr>
      </w:pPr>
    </w:p>
    <w:p w14:paraId="23E5ADDF" w14:textId="77777777" w:rsidR="00427B23" w:rsidRPr="000F0CBE" w:rsidRDefault="00542D69" w:rsidP="000F0CBE">
      <w:pPr>
        <w:keepNext/>
        <w:spacing w:before="240" w:after="60" w:line="240" w:lineRule="auto"/>
        <w:jc w:val="cente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A6AE528" wp14:editId="19DE39D1">
            <wp:extent cx="6116955" cy="3657429"/>
            <wp:effectExtent l="0" t="0" r="0" b="1270"/>
            <wp:docPr id="50269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5621" name=""/>
                    <pic:cNvPicPr/>
                  </pic:nvPicPr>
                  <pic:blipFill>
                    <a:blip r:embed="rId11"/>
                    <a:stretch>
                      <a:fillRect/>
                    </a:stretch>
                  </pic:blipFill>
                  <pic:spPr>
                    <a:xfrm>
                      <a:off x="0" y="0"/>
                      <a:ext cx="6116955" cy="3657429"/>
                    </a:xfrm>
                    <a:prstGeom prst="rect">
                      <a:avLst/>
                    </a:prstGeom>
                  </pic:spPr>
                </pic:pic>
              </a:graphicData>
            </a:graphic>
          </wp:inline>
        </w:drawing>
      </w:r>
    </w:p>
    <w:p w14:paraId="3D4C0CD8" w14:textId="77777777" w:rsidR="008E041B" w:rsidRPr="000F0CBE" w:rsidRDefault="008E041B" w:rsidP="000F0CBE">
      <w:pPr>
        <w:pStyle w:val="Caption"/>
        <w:rPr>
          <w:lang w:val="en-GB"/>
        </w:rPr>
      </w:pPr>
      <w:del w:id="120948" w:author="Albert Kwame Osei-Owusu" w:date="2026-09-14T16:00:00Z">
        <w:r>
          <w:rPr>
            <w:lang w:val="en-GB"/>
          </w:rPr>
          <w:delText xml:space="preserve">Figure A1:</w:delText>
        </w:r>
      </w:del>
      <w:ins w:id="120949" w:author="Albert Kwame Osei-Owusu" w:date="2026-09-14T16:00:00Z">
        <w:r>
          <w:rPr>
            <w:b/>
            <w:bCs/>
            <w:lang w:val="en-GB"/>
          </w:rPr>
          <w:t xml:space="preserve">Fig. A.1.</w:t>
        </w:r>
      </w:ins>
      <w:r>
        <w:rPr>
          <w:lang w:val="en-GB"/>
        </w:rPr>
        <w:t xml:space="preserve"> </w:t>
      </w:r>
      <w:del w:id="121989" w:author="Albert Kwame Osei-Owusu" w:date="2026-09-14T16:00:00Z">
        <w:r>
          <w:rPr>
            <w:lang w:val="en-GB"/>
          </w:rPr>
          <w:delText xml:space="preserve">Integration of </w:delText>
        </w:r>
      </w:del>
      <w:del w:id="6509" w:author="Albert Kwame Osei-Owusu" w:date="2026-09-12T09:00:00Z">
        <w:r>
          <w:rPr>
            <w:lang w:val="en-GB"/>
          </w:rPr>
          <w:delText xml:space="preserve">Danish Supply–Use Tables</w:delText>
        </w:r>
      </w:del>
      <w:ins w:id="6510" w:author="Albert Kwame Osei-Owusu" w:date="2026-09-12T09:00:00Z">
        <w:r>
          <w:rPr>
            <w:lang w:val="en-GB"/>
          </w:rPr>
          <w:t xml:space="preserve"/>
        </w:r>
      </w:ins>
      <w:del w:id="121988" w:author="Albert Kwame Osei-Owusu" w:date="2026-09-14T16:00:00Z">
        <w:r>
          <w:rPr>
            <w:lang w:val="en-GB"/>
          </w:rPr>
          <w:delText xml:space="preserve"> with EXIOBASE in five steps: (</w:delText>
        </w:r>
      </w:del>
      <w:proofErr w:type="spellStart"/>
      <w:del w:id="121987" w:author="Albert Kwame Osei-Owusu" w:date="2026-09-14T16:00:00Z">
        <w:r>
          <w:rPr>
            <w:lang w:val="en-GB"/>
          </w:rPr>
          <w:delText xml:space="preserve">i</w:delText>
        </w:r>
      </w:del>
      <w:proofErr w:type="spellEnd"/>
      <w:del w:id="121986" w:author="Albert Kwame Osei-Owusu" w:date="2026-09-14T16:00:00Z">
        <w:r>
          <w:rPr>
            <w:lang w:val="en-GB"/>
          </w:rPr>
          <w:delText xml:space="preserve">) summarising Danish </w:delText>
        </w:r>
      </w:del>
      <w:del w:id="4451" w:author="Albert Kwame Osei-Owusu" w:date="2026-09-12T09:00:00Z">
        <w:r>
          <w:rPr>
            <w:lang w:val="en-GB"/>
          </w:rPr>
          <w:delText xml:space="preserve">healthcare</w:delText>
        </w:r>
      </w:del>
      <w:ins w:id="4452" w:author="Albert Kwame Osei-Owusu" w:date="2026-09-12T09:00:00Z">
        <w:r>
          <w:rPr>
            <w:lang w:val="en-GB"/>
          </w:rPr>
          <w:t xml:space="preserve"/>
        </w:r>
      </w:ins>
      <w:del w:id="121985" w:author="Albert Kwame Osei-Owusu" w:date="2026-09-14T16:00:00Z">
        <w:r>
          <w:rPr>
            <w:lang w:val="en-GB"/>
          </w:rPr>
          <w:delText xml:space="preserve"> expenditures, (ii) aggregating them into SHA-based categories, (iii) mapping these to corresponding EXIOBASE sectors, </w:delText>
        </w:r>
      </w:del>
      <w:del w:id="97716" w:author="Albert Kwame Osei-Owusu" w:date="2026-09-14T09:00:00Z">
        <w:r>
          <w:rPr>
            <w:lang w:val="en-GB"/>
          </w:rPr>
          <w:delText xml:space="preserve">(iv) combining with environmental extensions using </w:delText>
        </w:r>
      </w:del>
      <w:proofErr w:type="spellStart"/>
      <w:del w:id="97715" w:author="Albert Kwame Osei-Owusu" w:date="2026-09-14T09:00:00Z">
        <w:r>
          <w:rPr>
            <w:lang w:val="en-GB"/>
          </w:rPr>
          <w:delText xml:space="preserve">Steenmeijer</w:delText>
        </w:r>
      </w:del>
      <w:proofErr w:type="spellEnd"/>
      <w:del w:id="97713" w:author="Albert Kwame Osei-Owusu" w:date="2026-09-14T09:00:00Z">
        <w:r>
          <w:rPr>
            <w:lang w:val="en-GB"/>
          </w:rPr>
          <w:delText xml:space="preserve"> et al.’s edited code base</w:delText>
        </w:r>
      </w:del>
      <w:ins w:id="97714" w:author="Albert Kwame Osei-Owusu" w:date="2026-09-14T09:00:00Z">
        <w:r>
          <w:rPr>
            <w:lang w:val="en-GB"/>
          </w:rPr>
          <w:t xml:space="preserve"/>
        </w:r>
      </w:ins>
      <w:del w:id="121984" w:author="Albert Kwame Osei-Owusu" w:date="2026-09-14T16:00:00Z">
        <w:r>
          <w:rPr>
            <w:lang w:val="en-GB"/>
          </w:rPr>
          <w:delText xml:space="preserve">, and (v) aggregating outputs into </w:delText>
        </w:r>
      </w:del>
      <w:del w:id="98717" w:author="Albert Kwame Osei-Owusu" w:date="2026-09-14T09:00:00Z">
        <w:r>
          <w:rPr>
            <w:lang w:val="en-GB"/>
          </w:rPr>
          <w:delText xml:space="preserve">sectoral, geographical, and contribution analyses</w:delText>
        </w:r>
      </w:del>
      <w:ins w:id="98718" w:author="Albert Kwame Osei-Owusu" w:date="2026-09-14T09:00:00Z">
        <w:r>
          <w:rPr>
            <w:lang w:val="en-GB"/>
          </w:rPr>
          <w:t xml:space="preserve"/>
        </w:r>
      </w:ins>
      <w:del w:id="121983" w:author="Albert Kwame Osei-Owusu" w:date="2026-09-14T16:00:00Z">
        <w:r>
          <w:rPr>
            <w:lang w:val="en-GB"/>
          </w:rPr>
          <w:delText xml:space="preserve">, as well as a scope-based </w:delText>
        </w:r>
      </w:del>
      <w:del w:id="99719" w:author="Albert Kwame Osei-Owusu" w:date="2026-09-14T09:00:00Z">
        <w:r>
          <w:rPr>
            <w:lang w:val="en-GB"/>
          </w:rPr>
          <w:delText xml:space="preserve">summary. </w:delText>
        </w:r>
      </w:del>
      <w:ins w:id="99720" w:author="Albert Kwame Osei-Owusu" w:date="2026-09-14T09:00:00Z">
        <w:r>
          <w:rPr>
            <w:lang w:val="en-GB"/>
          </w:rPr>
          <w:t xml:space="preserve">Integration of Danish health care expenditure with EXIOBASE in five steps: (i) summarising expenditure from Statistics Denmark’s input-output table, (ii) aggregating it into System of Health Accounts categories, (iii) mapping these to EXIOBASE sectors, with the distribution margins on the two goods placed at the Danish trade industries, (iv) combining them with the environmental extensions and adding the terms estimated outside the model, and (v) reporting the results by activity group, producing sector, producing region, region-by-industry pair and </w:t>
        </w:r>
        <w:r>
          <w:rPr>
            <w:lang w:val="en-GB"/>
          </w:rPr>
          <w:t xml:space="preserve">Greenhouse Gas (</w:t>
        </w:r>
        <w:r>
          <w:rPr>
            <w:lang w:val="en-GB"/>
          </w:rPr>
          <w:t xml:space="preserve">GHG</w:t>
        </w:r>
        <w:r>
          <w:rPr>
            <w:lang w:val="en-GB"/>
          </w:rPr>
          <w:t xml:space="preserve">)</w:t>
        </w:r>
        <w:r>
          <w:rPr>
            <w:lang w:val="en-GB"/>
          </w:rPr>
          <w:t xml:space="preserve"> Protocol scope.</w:t>
        </w:r>
      </w:ins>
    </w:p>
    <w:p w14:paraId="2995833A" w14:textId="77777777" w:rsidR="000737F6" w:rsidRPr="000F0CBE" w:rsidRDefault="000737F6" w:rsidP="000F0CBE">
      <w:pPr>
        <w:pStyle w:val="Heading2"/>
        <w:rPr>
          <w:lang w:val="en-GB"/>
        </w:rPr>
      </w:pPr>
      <w:del w:id="14875" w:author="Albert Kwame Osei-Owusu" w:date="2026-09-13T09:00:00Z">
        <w:r>
          <w:rPr>
            <w:lang w:val="en-GB"/>
          </w:rPr>
          <w:delText xml:space="preserve">Direct emissions </w:delText>
        </w:r>
      </w:del>
      <w:ins w:id="14877" w:author="Albert Kwame Osei-Owusu" w:date="2026-09-13T09:00:00Z">
        <w:r>
          <w:rPr>
            <w:lang w:val="en-GB"/>
          </w:rPr>
          <w:t xml:space="preserve">Bottom-up terms</w:t>
        </w:r>
      </w:ins>
    </w:p>
    <w:p w14:paraId="67D809DB" w14:textId="77777777" w:rsidR="00A91535" w:rsidRPr="000F0CBE" w:rsidRDefault="00FD51B4" w:rsidP="000F0CBE">
      <w:pPr>
        <w:spacing w:line="240" w:lineRule="auto"/>
        <w:rPr>
          <w:rFonts w:ascii="Times New Roman" w:hAnsi="Times New Roman" w:cs="Times New Roman"/>
          <w:sz w:val="20"/>
          <w:szCs w:val="20"/>
          <w:lang w:val="en-GB"/>
        </w:rPr>
      </w:pPr>
      <w:del w:id="14862" w:author="Albert Kwame Osei-Owusu" w:date="2026-09-13T09:00:00Z">
        <w:r>
          <w:rPr>
            <w:rFonts w:ascii="Times New Roman" w:eastAsiaTheme="minorEastAsia" w:hAnsi="Times New Roman" w:cs="Times New Roman"/>
            <w:sz w:val="20"/>
            <w:szCs w:val="20"/>
            <w:lang w:val="en-GB"/>
          </w:rPr>
          <w:delText>To integrate bottom‑up estimates, two different approaches were used. For most categories (</w:delText>
        </w:r>
      </w:del>
      <w:proofErr w:type="spellStart"/>
      <w:del w:id="14863" w:author="Albert Kwame Osei-Owusu" w:date="2026-09-13T09:00:00Z">
        <w:r>
          <w:rPr>
            <w:rFonts w:ascii="Times New Roman" w:eastAsiaTheme="minorEastAsia" w:hAnsi="Times New Roman" w:cs="Times New Roman"/>
            <w:sz w:val="20"/>
            <w:szCs w:val="20"/>
            <w:lang w:val="en-GB"/>
          </w:rPr>
          <w:delText>pMDIs</w:delText>
        </w:r>
      </w:del>
      <w:proofErr w:type="spellEnd"/>
      <w:del w:id="10656" w:author="Albert Kwame Osei-Owusu" w:date="2026-09-12T09:00:00Z">
        <w:r>
          <w:rPr>
            <w:rFonts w:ascii="Times New Roman" w:eastAsiaTheme="minorEastAsia" w:hAnsi="Times New Roman" w:cs="Times New Roman"/>
            <w:sz w:val="20"/>
            <w:szCs w:val="20"/>
            <w:lang w:val="en-GB"/>
          </w:rPr>
          <w:delText xml:space="preserve"> and transport), Danish values were obtained by scaling Dutch estimates from </w:delText>
        </w:r>
      </w:del>
      <w:proofErr w:type="spellStart"/>
      <w:del w:id="14865" w:author="Albert Kwame Osei-Owusu" w:date="2026-09-13T09:00:00Z">
        <w:r>
          <w:rPr>
            <w:rFonts w:ascii="Times New Roman" w:eastAsiaTheme="minorEastAsia" w:hAnsi="Times New Roman" w:cs="Times New Roman"/>
            <w:sz w:val="20"/>
            <w:szCs w:val="20"/>
            <w:lang w:val="en-GB"/>
          </w:rPr>
          <w:delText>Steenmeijer</w:delText>
        </w:r>
      </w:del>
      <w:proofErr w:type="spellEnd"/>
      <w:del w:id="10658" w:author="Albert Kwame Osei-Owusu" w:date="2026-09-12T09:00:00Z">
        <w:r>
          <w:rPr>
            <w:rFonts w:ascii="Times New Roman" w:eastAsiaTheme="minorEastAsia" w:hAnsi="Times New Roman" w:cs="Times New Roman"/>
            <w:sz w:val="20"/>
            <w:szCs w:val="20"/>
            <w:lang w:val="en-GB"/>
          </w:rPr>
          <w:delText xml:space="preserve"> et al. using activity‑based ratios. In contrast, nitrous oxide emissions were first calculated directly from Danish data and then converted into a scaling factor relative to the Dutch value.</w:delText>
        </w:r>
      </w:del>
      <w:del w:id="14867" w:author="Albert Kwame Osei-Owusu" w:date="2026-09-13T09:00:00Z">
        <w:r>
          <w:rPr>
            <w:rFonts w:ascii="Times New Roman" w:eastAsiaTheme="minorEastAsia" w:hAnsi="Times New Roman" w:cs="Times New Roman"/>
            <w:sz w:val="20"/>
            <w:szCs w:val="20"/>
            <w:lang w:val="en-GB"/>
          </w:rPr>
          <w:delText xml:space="preserve"> This conversion was necessary because the computational framework applies Danish adjustments by </w:delText>
        </w:r>
      </w:del>
      <w:del w:id="14868" w:author="Albert Kwame Osei-Owusu" w:date="2026-09-13T09:00:00Z">
        <w:r>
          <w:rPr>
            <w:rFonts w:ascii="Times New Roman" w:eastAsiaTheme="minorEastAsia" w:hAnsi="Times New Roman" w:cs="Times New Roman"/>
            <w:sz w:val="20"/>
            <w:szCs w:val="20"/>
            <w:lang w:val="en-GB"/>
          </w:rPr>
          <w:lastRenderedPageBreak/>
          <w:delText xml:space="preserve">scaling a Dutch baseline dataset across all impact categories; therefore, all inputs must be expressed as multiplicative factors rather than absolute values. </w:delText>
        </w:r>
      </w:del>
      <w:ins w:id="16073" w:author="Albert Kwame Osei-Owusu" w:date="2026-09-14T09:00:00Z">
        <w:r>
          <w:rPr>
            <w:rFonts w:ascii="Times New Roman" w:hAnsi="Times New Roman" w:cs="Times New Roman"/>
            <w:sz w:val="20"/>
            <w:szCs w:val="20"/>
            <w:lang w:val="en-GB"/>
          </w:rPr>
          <w:t xml:space="preserve">Two kinds of bottom-up term are used. The anaesthetic gases and inhaler propellants are Danish primary data, characterised on </w:t>
        </w:r>
        <w:r>
          <w:rPr>
            <w:rFonts w:ascii="Times New Roman" w:hAnsi="Times New Roman" w:cs="Times New Roman"/>
            <w:sz w:val="20"/>
            <w:szCs w:val="20"/>
            <w:lang w:val="en-GB"/>
          </w:rPr>
          <w:t xml:space="preserve">the 100-year global warming potentials (GWP100) of the Sixth Assessment Report (AR6) of the Intergovernmental Panel on Climate Change (</w:t>
        </w:r>
        <w:r>
          <w:rPr>
            <w:rFonts w:ascii="Times New Roman" w:hAnsi="Times New Roman" w:cs="Times New Roman"/>
            <w:sz w:val="20"/>
            <w:szCs w:val="20"/>
            <w:lang w:val="en-GB"/>
          </w:rPr>
          <w:t xml:space="preserve">IPCC</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w:t>
        </w:r>
      </w:ins>
      <w:ins w:id="16074" w:author="Albert Kwame Osei-Owusu" w:date="2026-09-14T09:00:00Z">
        <w:r>
          <w:rPr>
            <w:rFonts w:ascii="Times New Roman" w:hAnsi="Times New Roman" w:cs="Times New Roman"/>
            <w:sz w:val="20"/>
            <w:szCs w:val="20"/>
            <w:highlight w:val="yellow"/>
            <w:lang w:val="en-GB"/>
          </w:rPr>
          <w:t xml:space="preserve">[5,6]</w:t>
        </w:r>
      </w:ins>
      <w:ins w:id="16075" w:author="Albert Kwame Osei-Owusu" w:date="2026-09-14T09:00:00Z">
        <w:r>
          <w:rPr>
            <w:rFonts w:ascii="Times New Roman" w:hAnsi="Times New Roman" w:cs="Times New Roman"/>
            <w:sz w:val="20"/>
            <w:szCs w:val="20"/>
            <w:lang w:val="en-GB"/>
          </w:rPr>
          <w:t xml:space="preserve"> and added to climate change only. Employee commuting and patient and visitor travel are built from the Danish National Travel Survey </w:t>
        </w:r>
      </w:ins>
      <w:ins w:id="16076" w:author="Albert Kwame Osei-Owusu" w:date="2026-09-14T09:00:00Z">
        <w:r>
          <w:rPr>
            <w:rFonts w:ascii="Times New Roman" w:hAnsi="Times New Roman" w:cs="Times New Roman"/>
            <w:sz w:val="20"/>
            <w:szCs w:val="20"/>
            <w:highlight w:val="yellow"/>
            <w:lang w:val="en-GB"/>
          </w:rPr>
          <w:t xml:space="preserve">[7]</w:t>
        </w:r>
      </w:ins>
      <w:ins w:id="16077" w:author="Albert Kwame Osei-Owusu" w:date="2026-09-14T09:00:00Z">
        <w:r>
          <w:rPr>
            <w:rFonts w:ascii="Times New Roman" w:hAnsi="Times New Roman" w:cs="Times New Roman"/>
            <w:sz w:val="20"/>
            <w:szCs w:val="20"/>
            <w:lang w:val="en-GB"/>
          </w:rPr>
          <w:t xml:space="preserve"> and valued at the Dutch emission intensity per person-kilometre </w:t>
        </w:r>
      </w:ins>
      <w:ins w:id="16078" w:author="Albert Kwame Osei-Owusu" w:date="2026-09-14T09:00:00Z">
        <w:r>
          <w:rPr>
            <w:rFonts w:ascii="Times New Roman" w:hAnsi="Times New Roman" w:cs="Times New Roman"/>
            <w:sz w:val="20"/>
            <w:szCs w:val="20"/>
            <w:highlight w:val="yellow"/>
            <w:lang w:val="en-GB"/>
          </w:rPr>
          <w:t xml:space="preserve">[8]</w:t>
        </w:r>
      </w:ins>
      <w:ins w:id="16079" w:author="Albert Kwame Osei-Owusu" w:date="2026-09-14T09:00:00Z">
        <w:r>
          <w:rPr>
            <w:rFonts w:ascii="Times New Roman" w:hAnsi="Times New Roman" w:cs="Times New Roman"/>
            <w:sz w:val="20"/>
            <w:szCs w:val="20"/>
            <w:lang w:val="en-GB"/>
          </w:rPr>
          <w:t xml:space="preserve">; both travel terms carry four of the five indicators, all but waste generation, for which the Dutch inventory records </w:t>
        </w:r>
        <w:r>
          <w:rPr>
            <w:rFonts w:ascii="Times New Roman" w:hAnsi="Times New Roman" w:cs="Times New Roman"/>
            <w:sz w:val="20"/>
            <w:szCs w:val="20"/>
            <w:lang w:val="en-GB"/>
          </w:rPr>
          <w:t xml:space="preserve">zero.</w:t>
        </w:r>
      </w:ins>
    </w:p>
    <w:p w14:paraId="65FF02D4" w14:textId="77777777" w:rsidR="005F5BFB" w:rsidRPr="000F0CBE" w:rsidRDefault="005F5BFB" w:rsidP="000F0CBE">
      <w:pPr>
        <w:pStyle w:val="Heading3"/>
        <w:rPr>
          <w:lang w:val="en-GB"/>
        </w:rPr>
      </w:pPr>
      <w:del w:id="14859" w:author="Albert Kwame Osei-Owusu" w:date="2026-09-13T09:00:00Z">
        <w:r>
          <w:rPr>
            <w:lang w:val="en-GB"/>
          </w:rPr>
          <w:delText xml:space="preserve">Nitrous Oxide </w:delText>
        </w:r>
      </w:del>
      <w:ins w:id="14861" w:author="Albert Kwame Osei-Owusu" w:date="2026-09-13T09:00:00Z">
        <w:r>
          <w:rPr>
            <w:lang w:val="en-GB"/>
          </w:rPr>
          <w:t xml:space="preserve">Anaesthetic gases</w:t>
        </w:r>
      </w:ins>
    </w:p>
    <w:p w14:paraId="031C6AEB" w14:textId="44B8DB43" w:rsidR="005F5BFB" w:rsidRPr="000F0CBE" w:rsidRDefault="005F5BFB" w:rsidP="000F0CBE">
      <w:pPr>
        <w:spacing w:line="240" w:lineRule="auto"/>
        <w:rPr>
          <w:rFonts w:ascii="Times New Roman" w:hAnsi="Times New Roman" w:cs="Times New Roman"/>
          <w:sz w:val="20"/>
          <w:szCs w:val="20"/>
          <w:lang w:val="en-GB"/>
        </w:rPr>
      </w:pPr>
      <w:del w:id="2349" w:author="Albert Kwame Osei-Owusu" w:date="2026-09-12T09:00:00Z">
        <w:r>
          <w:rPr>
            <w:rFonts w:ascii="Times New Roman" w:hAnsi="Times New Roman" w:cs="Times New Roman"/>
            <w:sz w:val="20"/>
            <w:szCs w:val="20"/>
            <w:lang w:val="en-GB"/>
          </w:rPr>
          <w:delText xml:space="preserve">Data available: Number of births in the Region of Southern Denmark, total number of births in Denmark, and amount of N₂O purchased by the former. The difference in number of births was applied as a ratio to estimate the amount of N₂O purchased on a national level. Uncertainties depend on whether the usage of N₂O is equally distributed across Denmark and whether number of births can function as a proxy for amount of N₂O purchased. We based the assumption on childbirth being the primary usage of N₂O. </w:delText>
        </w:r>
      </w:del>
      <w:ins w:id="16080" w:author="Albert Kwame Osei-Owusu" w:date="2026-09-14T09:00:00Z">
        <w:r>
          <w:rPr>
            <w:rFonts w:ascii="Times New Roman" w:hAnsi="Times New Roman" w:cs="Times New Roman"/>
            <w:sz w:val="20"/>
            <w:szCs w:val="20"/>
            <w:lang w:val="en-GB"/>
          </w:rPr>
          <w:t xml:space="preserve">Medical nitrous oxide </w:t>
        </w:r>
        <w:r>
          <w:rPr>
            <w:rFonts w:ascii="Times New Roman" w:hAnsi="Times New Roman" w:cs="Times New Roman"/>
            <w:sz w:val="20"/>
            <w:szCs w:val="20"/>
            <w:lang w:val="en-GB"/>
          </w:rPr>
          <w:t xml:space="preserve">(N₂O) </w:t>
        </w:r>
        <w:r>
          <w:rPr>
            <w:rFonts w:ascii="Times New Roman" w:hAnsi="Times New Roman" w:cs="Times New Roman"/>
            <w:sz w:val="20"/>
            <w:szCs w:val="20"/>
            <w:lang w:val="en-GB"/>
          </w:rPr>
          <w:t xml:space="preserve">is taken from Denmark’s National Inventory Document </w:t>
        </w:r>
      </w:ins>
      <w:ins w:id="16081" w:author="Albert Kwame Osei-Owusu" w:date="2026-09-14T09:00:00Z">
        <w:r>
          <w:rPr>
            <w:rFonts w:ascii="Times New Roman" w:hAnsi="Times New Roman" w:cs="Times New Roman"/>
            <w:sz w:val="20"/>
            <w:szCs w:val="20"/>
            <w:highlight w:val="yellow"/>
            <w:lang w:val="en-GB"/>
          </w:rPr>
          <w:t xml:space="preserve">[9]</w:t>
        </w:r>
      </w:ins>
      <w:ins w:id="16082" w:author="Albert Kwame Osei-Owusu" w:date="2026-09-14T09:00:00Z">
        <w:r>
          <w:rPr>
            <w:rFonts w:ascii="Times New Roman" w:hAnsi="Times New Roman" w:cs="Times New Roman"/>
            <w:sz w:val="20"/>
            <w:szCs w:val="20"/>
            <w:lang w:val="en-GB"/>
          </w:rPr>
          <w:t xml:space="preserve">, category 2.G.3.a, which reports 38 tonnes of N₂O per year for 2013 to 2024, estimated from average sales in 2005 to 2012 and covering hospital, dental and veterinary use as well as minor non-medical uses; all of it is attributed to health care here, so the term is an upper bound. Volatile anaesthetic agents are read from the Register of Medicinal Product Statistics of the Danish Health Data Authority </w:t>
        </w:r>
      </w:ins>
      <w:ins w:id="16083" w:author="Albert Kwame Osei-Owusu" w:date="2026-09-14T09:00:00Z">
        <w:r>
          <w:rPr>
            <w:rFonts w:ascii="Times New Roman" w:hAnsi="Times New Roman" w:cs="Times New Roman"/>
            <w:sz w:val="20"/>
            <w:szCs w:val="20"/>
            <w:highlight w:val="yellow"/>
            <w:lang w:val="en-GB"/>
          </w:rPr>
          <w:t xml:space="preserve">[10]</w:t>
        </w:r>
      </w:ins>
      <w:ins w:id="16084" w:author="Albert Kwame Osei-Owusu" w:date="2026-09-14T09:00:00Z">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(Anatomical Therapeutic Chemical </w:t>
        </w:r>
        <w:r>
          <w:rPr>
            <w:rFonts w:ascii="Times New Roman" w:hAnsi="Times New Roman" w:cs="Times New Roman"/>
            <w:sz w:val="20"/>
            <w:szCs w:val="20"/>
            <w:lang w:val="en-GB"/>
          </w:rPr>
          <w:t xml:space="preserve">(ATC</w:t>
        </w:r>
        <w:r>
          <w:rPr>
            <w:rFonts w:ascii="Times New Roman" w:hAnsi="Times New Roman" w:cs="Times New Roman"/>
            <w:sz w:val="20"/>
            <w:szCs w:val="20"/>
            <w:lang w:val="en-GB"/>
          </w:rPr>
          <w:t xml:space="preserve">) group</w:t>
        </w:r>
        <w:r>
          <w:rPr>
            <w:rFonts w:ascii="Times New Roman" w:hAnsi="Times New Roman" w:cs="Times New Roman"/>
            <w:sz w:val="20"/>
            <w:szCs w:val="20"/>
            <w:lang w:val="en-GB"/>
          </w:rPr>
          <w:t xml:space="preserve"> N01AB, entire country, all sectors): 2,400 litres of sevoflurane, 181 of desflurane and 15 of isoflurane sold in 2022. The anaesthetic term is</w:t>
        </w:r>
      </w:ins>
    </w:p>
    <w:p>
      <w:pPr>
        <w:tabs>
          <w:tab w:val="center" w:pos="4819"/>
          <w:tab w:val="right" w:pos="9638"/>
        </w:tabs>
        <w:spacing w:before="60" w:after="60"/>
        <w:rPr>
          <w:ins w:id="13814" w:author="Albert Kwame Osei-Owusu" w:date="2026-09-13T09:00:00Z"/>
        </w:rPr>
      </w:pPr>
      <w:ins w:id="13815"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G</m:t>
              </m:r>
            </m:e>
            <m:sub>
              <m:r>
                <m:rPr>
                  <m:sty m:val="p"/>
                </m:rPr>
                <w:rPr>
                  <w:rFonts w:ascii="Cambria Math" w:hAnsi="Cambria Math"/>
                  <w:sz w:val="20"/>
                  <w:szCs w:val="20"/>
                  <w:lang w:val="en-GB"/>
                </w:rPr>
                <m:t xml:space="preserve">anae</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W</m:t>
              </m:r>
            </m:e>
            <m:sub>
              <m:sSub>
                <m:sSubPr>
                  <m:ctrlPr>
                    <w:rPr>
                      <w:rFonts w:ascii="Cambria Math" w:hAnsi="Cambria Math"/>
                      <w:sz w:val="20"/>
                      <w:szCs w:val="20"/>
                      <w:lang w:val="en-GB"/>
                    </w:rPr>
                  </m:ctrlPr>
                </m:sSubPr>
                <m:e>
                  <m:r>
                    <m:rPr>
                      <m:sty m:val="p"/>
                    </m:rPr>
                    <w:rPr>
                      <w:rFonts w:ascii="Cambria Math" w:hAnsi="Cambria Math"/>
                      <w:sz w:val="20"/>
                      <w:szCs w:val="20"/>
                      <w:lang w:val="en-GB"/>
                    </w:rPr>
                    <m:t xml:space="preserve">N</m:t>
                  </m:r>
                </m:e>
                <m:sub>
                  <m:r>
                    <m:rPr>
                      <m:sty m:val="p"/>
                    </m:rPr>
                    <w:rPr>
                      <w:rFonts w:ascii="Cambria Math" w:hAnsi="Cambria Math"/>
                      <w:sz w:val="20"/>
                      <w:szCs w:val="20"/>
                      <w:lang w:val="en-GB"/>
                    </w:rPr>
                    <m:t xml:space="preserve">2</m:t>
                  </m:r>
                </m:sub>
              </m:sSub>
              <m:r>
                <m:rPr>
                  <m:sty m:val="p"/>
                </m:rPr>
                <w:rPr>
                  <w:rFonts w:ascii="Cambria Math" w:hAnsi="Cambria Math"/>
                  <w:sz w:val="20"/>
                  <w:szCs w:val="20"/>
                  <w:lang w:val="en-GB"/>
                </w:rPr>
                <m:t xml:space="preserve">O</m:t>
              </m:r>
            </m:sub>
          </m:sSub>
          <m:sSub>
            <m:sSubPr>
              <m:ctrlPr>
                <w:rPr>
                  <w:rFonts w:ascii="Cambria Math" w:hAnsi="Cambria Math"/>
                  <w:sz w:val="20"/>
                  <w:szCs w:val="20"/>
                  <w:lang w:val="en-GB"/>
                </w:rPr>
              </m:ctrlPr>
            </m:sSubPr>
            <m:e>
              <m:r>
                <m:rPr>
                  <m:sty m:val="p"/>
                </m:rPr>
                <w:rPr>
                  <w:rFonts w:ascii="Cambria Math" w:hAnsi="Cambria Math"/>
                  <w:sz w:val="20"/>
                  <w:szCs w:val="20"/>
                  <w:lang w:val="en-GB"/>
                </w:rPr>
                <m:t xml:space="preserve">GWP</m:t>
              </m:r>
            </m:e>
            <m:sub>
              <m:sSub>
                <m:sSubPr>
                  <m:ctrlPr>
                    <w:rPr>
                      <w:rFonts w:ascii="Cambria Math" w:hAnsi="Cambria Math"/>
                      <w:sz w:val="20"/>
                      <w:szCs w:val="20"/>
                      <w:lang w:val="en-GB"/>
                    </w:rPr>
                  </m:ctrlPr>
                </m:sSubPr>
                <m:e>
                  <m:r>
                    <m:rPr>
                      <m:sty m:val="p"/>
                    </m:rPr>
                    <w:rPr>
                      <w:rFonts w:ascii="Cambria Math" w:hAnsi="Cambria Math"/>
                      <w:sz w:val="20"/>
                      <w:szCs w:val="20"/>
                      <w:lang w:val="en-GB"/>
                    </w:rPr>
                    <m:t xml:space="preserve">N</m:t>
                  </m:r>
                </m:e>
                <m:sub>
                  <m:r>
                    <m:rPr>
                      <m:sty m:val="p"/>
                    </m:rPr>
                    <w:rPr>
                      <w:rFonts w:ascii="Cambria Math" w:hAnsi="Cambria Math"/>
                      <w:sz w:val="20"/>
                      <w:szCs w:val="20"/>
                      <w:lang w:val="en-GB"/>
                    </w:rPr>
                    <m:t xml:space="preserve">2</m:t>
                  </m:r>
                </m:sub>
              </m:sSub>
              <m:r>
                <m:rPr>
                  <m:sty m:val="p"/>
                </m:rPr>
                <w:rPr>
                  <w:rFonts w:ascii="Cambria Math" w:hAnsi="Cambria Math"/>
                  <w:sz w:val="20"/>
                  <w:szCs w:val="20"/>
                  <w:lang w:val="en-GB"/>
                </w:rPr>
                <m:t xml:space="preserve">O</m:t>
              </m:r>
            </m:sub>
          </m:sSub>
          <m:r>
            <m:rPr>
              <m:sty m:val="p"/>
            </m:rPr>
            <w:rPr>
              <w:rFonts w:ascii="Cambria Math" w:hAnsi="Cambria Math"/>
              <w:sz w:val="20"/>
              <w:szCs w:val="20"/>
              <w:lang w:val="en-GB"/>
            </w:rPr>
            <m:t xml:space="preserve">+</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a</m:t>
              </m:r>
            </m:sub>
            <m:sup/>
            <m:e>
              <m:sSub>
                <m:sSubPr>
                  <m:ctrlPr>
                    <w:rPr>
                      <w:rFonts w:ascii="Cambria Math" w:hAnsi="Cambria Math"/>
                      <w:sz w:val="20"/>
                      <w:szCs w:val="20"/>
                      <w:lang w:val="en-GB"/>
                    </w:rPr>
                  </m:ctrlPr>
                </m:sSubPr>
                <m:e>
                  <m:r>
                    <w:rPr>
                      <w:rFonts w:ascii="Cambria Math" w:hAnsi="Cambria Math"/>
                      <w:sz w:val="20"/>
                      <w:szCs w:val="20"/>
                      <w:lang w:val="en-GB"/>
                    </w:rPr>
                    <m:t xml:space="preserve">V</m:t>
                  </m:r>
                </m:e>
                <m:sub>
                  <m:r>
                    <w:rPr>
                      <w:rFonts w:ascii="Cambria Math" w:hAnsi="Cambria Math"/>
                      <w:sz w:val="20"/>
                      <w:szCs w:val="20"/>
                      <w:lang w:val="en-GB"/>
                    </w:rPr>
                    <m:t xml:space="preserve">a</m:t>
                  </m:r>
                </m:sub>
              </m:sSub>
              <m:sSub>
                <m:sSubPr>
                  <m:ctrlPr>
                    <w:rPr>
                      <w:rFonts w:ascii="Cambria Math" w:hAnsi="Cambria Math"/>
                      <w:sz w:val="20"/>
                      <w:szCs w:val="20"/>
                      <w:lang w:val="en-GB"/>
                    </w:rPr>
                  </m:ctrlPr>
                </m:sSubPr>
                <m:e>
                  <m:r>
                    <w:rPr>
                      <w:rFonts w:ascii="Cambria Math" w:hAnsi="Cambria Math"/>
                      <w:sz w:val="20"/>
                      <w:szCs w:val="20"/>
                      <w:lang w:val="en-GB"/>
                    </w:rPr>
                    <m:t xml:space="preserve">ρ</m:t>
                  </m:r>
                </m:e>
                <m:sub>
                  <m:r>
                    <w:rPr>
                      <w:rFonts w:ascii="Cambria Math" w:hAnsi="Cambria Math"/>
                      <w:sz w:val="20"/>
                      <w:szCs w:val="20"/>
                      <w:lang w:val="en-GB"/>
                    </w:rPr>
                    <m:t xml:space="preserve">a</m:t>
                  </m:r>
                </m:sub>
              </m:sSub>
              <m:sSub>
                <m:sSubPr>
                  <m:ctrlPr>
                    <w:rPr>
                      <w:rFonts w:ascii="Cambria Math" w:hAnsi="Cambria Math"/>
                      <w:sz w:val="20"/>
                      <w:szCs w:val="20"/>
                      <w:lang w:val="en-GB"/>
                    </w:rPr>
                  </m:ctrlPr>
                </m:sSubPr>
                <m:e>
                  <m:r>
                    <w:rPr>
                      <w:rFonts w:ascii="Cambria Math" w:hAnsi="Cambria Math"/>
                      <w:sz w:val="20"/>
                      <w:szCs w:val="20"/>
                      <w:lang w:val="en-GB"/>
                    </w:rPr>
                    <m:t xml:space="preserve">ε</m:t>
                  </m:r>
                </m:e>
                <m:sub>
                  <m:r>
                    <w:rPr>
                      <w:rFonts w:ascii="Cambria Math" w:hAnsi="Cambria Math"/>
                      <w:sz w:val="20"/>
                      <w:szCs w:val="20"/>
                      <w:lang w:val="en-GB"/>
                    </w:rPr>
                    <m:t xml:space="preserve">a</m:t>
                  </m:r>
                </m:sub>
              </m:sSub>
              <m:sSub>
                <m:sSubPr>
                  <m:ctrlPr>
                    <w:rPr>
                      <w:rFonts w:ascii="Cambria Math" w:hAnsi="Cambria Math"/>
                      <w:sz w:val="20"/>
                      <w:szCs w:val="20"/>
                      <w:lang w:val="en-GB"/>
                    </w:rPr>
                  </m:ctrlPr>
                </m:sSubPr>
                <m:e>
                  <m:r>
                    <m:rPr>
                      <m:sty m:val="p"/>
                    </m:rPr>
                    <w:rPr>
                      <w:rFonts w:ascii="Cambria Math" w:hAnsi="Cambria Math"/>
                      <w:sz w:val="20"/>
                      <w:szCs w:val="20"/>
                      <w:lang w:val="en-GB"/>
                    </w:rPr>
                    <m:t xml:space="preserve">GWP</m:t>
                  </m:r>
                </m:e>
                <m:sub>
                  <m:r>
                    <w:rPr>
                      <w:rFonts w:ascii="Cambria Math" w:hAnsi="Cambria Math"/>
                      <w:sz w:val="20"/>
                      <w:szCs w:val="20"/>
                      <w:lang w:val="en-GB"/>
                    </w:rPr>
                    <m:t xml:space="preserve">a</m:t>
                  </m:r>
                </m:sub>
              </m:sSub>
            </m:e>
          </m:nary>
        </m:oMath>
      </w:ins>
      <w:ins w:id="13816" w:author="Albert Kwame Osei-Owusu" w:date="2026-09-13T09:00:00Z">
        <w:r>
          <w:tab/>
          <w:t xml:space="preserve">(A.9)</w:t>
        </w:r>
      </w:ins>
    </w:p>
    <w:p w14:paraId="743E5C0F" w14:textId="52C8D86B" w:rsidR="005F5BFB" w:rsidRPr="000F0CBE" w:rsidRDefault="005F5BFB" w:rsidP="000F0CBE">
      <w:pPr>
        <w:spacing w:line="240" w:lineRule="auto"/>
        <w:rPr>
          <w:del w:id="14850" w:author="Albert Kwame Osei-Owusu" w:date="2026-09-13T09:00:00Z"/>
          <w:rFonts w:ascii="Times New Roman" w:hAnsi="Times New Roman" w:cs="Times New Roman"/>
          <w:sz w:val="20"/>
          <w:szCs w:val="20"/>
          <w:lang w:val="en-GB"/>
        </w:rPr>
      </w:pPr>
      <w:del w:id="14840" w:author="Albert Kwame Osei-Owusu" w:date="2026-09-13T09:00:00Z">
        <w:r>
          <w:rPr>
            <w:rFonts w:ascii="Times New Roman" w:hAnsi="Times New Roman" w:cs="Times New Roman"/>
            <w:sz w:val="20"/>
            <w:szCs w:val="20"/>
            <w:lang w:val="en-GB"/>
          </w:rPr>
          <w:delText>The ratio was calculated based on the total number of births in Denmark divided by the number of births in the region of southern Denmark, which was thereafter multiplied with the amount of N₂O purchased by the Region of Southern Denmark. Finally, the greenhouse gas emissions in carbon dioxide equivalents (</w:delText>
        </w:r>
      </w:del>
      <w:proofErr w:type="spellStart"/>
      <w:del w:id="14841" w:author="Albert Kwame Osei-Owusu" w:date="2026-09-13T09:00:00Z">
        <w:r>
          <w:rPr>
            <w:rFonts w:ascii="Times New Roman" w:hAnsi="Times New Roman" w:cs="Times New Roman"/>
            <w:sz w:val="20"/>
            <w:szCs w:val="20"/>
            <w:lang w:val="en-GB"/>
          </w:rPr>
          <w:delText>CO₂e</w:delText>
        </w:r>
      </w:del>
      <w:proofErr w:type="spellEnd"/>
      <w:del w:id="14842" w:author="Albert Kwame Osei-Owusu" w:date="2026-09-13T09:00:00Z">
        <w:r>
          <w:rPr>
            <w:rFonts w:ascii="Times New Roman" w:hAnsi="Times New Roman" w:cs="Times New Roman"/>
            <w:sz w:val="20"/>
            <w:szCs w:val="20"/>
            <w:lang w:val="en-GB"/>
          </w:rPr>
          <w:delText xml:space="preserve">) were calculated by multiplying N₂O emissions with its respective emission factor </w:delText>
        </w:r>
      </w:del>
      <w:del w:id="14846" w:author="Albert Kwame Osei-Owusu" w:date="2026-09-13T09:00:00Z">
        <w:r w:rsidR="00DD0FF5" w:rsidRPr="00DD0FF5">
          <w:rPr>
            <w:rFonts w:ascii="Times New Roman" w:hAnsi="Times New Roman" w:cs="Times New Roman"/>
            <w:noProof/>
            <w:sz w:val="20"/>
            <w:szCs w:val="20"/>
            <w:vertAlign w:val="superscript"/>
            <w:lang w:val="en-GB"/>
          </w:rPr>
          <w:delText>4</w:delText>
        </w:r>
      </w:del>
      <w:del w:id="14848" w:author="Albert Kwame Osei-Owusu" w:date="2026-09-13T09:00:00Z">
        <w:r>
          <w:rPr>
            <w:rFonts w:ascii="Times New Roman" w:hAnsi="Times New Roman" w:cs="Times New Roman"/>
            <w:sz w:val="20"/>
            <w:szCs w:val="20"/>
            <w:lang w:val="en-GB"/>
          </w:rPr>
          <w:delText xml:space="preserve">. </w:delText>
        </w:r>
      </w:del>
    </w:p>
    <w:p w14:paraId="175EAF7A" w14:textId="77777777" w:rsidR="004C3780" w:rsidRDefault="00FD10E8">
      <w:pPr>
        <w:tabs>
          <w:tab w:val="center" w:pos="4819"/>
          <w:tab w:val="right" w:pos="9638"/>
        </w:tabs>
        <w:rPr>
          <w:del w:id="14839" w:author="Albert Kwame Osei-Owusu" w:date="2026-09-13T09:00:00Z"/>
        </w:rPr>
      </w:pPr>
      <w:del w:id="14836" w:author="Albert Kwame Osei-Owusu" w:date="2026-09-13T09:00:00Z">
        <w:r>
          <w:tab/>
        </w:r>
      </w:del>
      <w:del w:id="14835" w:author="Albert Kwame Osei-Owusu" w:date="2026-09-13T09:00:00Z">
        <m:oMath>
          <m:r>
            <m:rPr>
              <m:nor/>
            </m:rPr>
            <w:rPr>
              <w:rFonts w:ascii="Cambria Math" w:hAnsi="Cambria Math" w:cs="Times New Roman"/>
              <w:i/>
              <w:iCs/>
              <w:sz w:val="20"/>
              <w:szCs w:val="20"/>
              <w:lang w:val="en-GB"/>
            </w:rPr>
            <m:t>Total Danish N₂O impacts</m:t>
          </m:r>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Cambria Math" w:hAnsi="Cambria Math" w:cs="Times New Roman"/>
                  <w:i/>
                  <w:iCs/>
                  <w:sz w:val="20"/>
                  <w:szCs w:val="20"/>
                  <w:lang w:val="en-GB"/>
                </w:rPr>
                <m:t>National births</m:t>
              </m:r>
            </m:num>
            <m:den>
              <m:r>
                <m:rPr>
                  <m:nor/>
                </m:rPr>
                <w:rPr>
                  <w:rFonts w:ascii="Cambria Math" w:hAnsi="Cambria Math" w:cs="Times New Roman"/>
                  <w:i/>
                  <w:iCs/>
                  <w:sz w:val="20"/>
                  <w:szCs w:val="20"/>
                  <w:lang w:val="en-GB"/>
                </w:rPr>
                <m:t>Regional births</m:t>
              </m:r>
            </m:den>
          </m:f>
          <m:r>
            <w:rPr>
              <w:rFonts w:ascii="Cambria Math" w:hAnsi="Cambria Math" w:cs="Times New Roman"/>
              <w:sz w:val="20"/>
              <w:szCs w:val="20"/>
              <w:lang w:val="en-GB"/>
            </w:rPr>
            <m:t xml:space="preserve">x Regional N₂O purchased x N₂O emission factor </m:t>
          </m:r>
        </m:oMath>
      </w:del>
      <w:del w:id="3417" w:author="Albert Kwame Osei-Owusu" w:date="2026-09-12T09:00:00Z">
        <w:r>
          <w:tab/>
          <w:delText xml:space="preserve">(A4)</w:delText>
        </w:r>
      </w:del>
      <w:ins w:id="3418" w:author="Albert Kwame Osei-Owusu" w:date="2026-09-12T09:00:00Z">
        <w:del w:id="14837" w:author="Albert Kwame Osei-Owusu" w:date="2026-09-13T09:00:00Z">
          <w:r>
            <w:tab/>
            <w:delText xml:space="preserve">(A.4)</w:delText>
          </w:r>
        </w:del>
      </w:ins>
    </w:p>
    <w:p w14:paraId="267EA7D3" w14:textId="77777777" w:rsidR="005F5BFB" w:rsidRPr="000F0CBE" w:rsidRDefault="005F5BFB" w:rsidP="000F0CBE">
      <w:pPr>
        <w:spacing w:line="240" w:lineRule="auto"/>
        <w:rPr>
          <w:del w:id="14834" w:author="Albert Kwame Osei-Owusu" w:date="2026-09-13T09:00:00Z"/>
          <w:rFonts w:ascii="Times New Roman" w:hAnsi="Times New Roman" w:cs="Times New Roman"/>
          <w:sz w:val="20"/>
          <w:szCs w:val="20"/>
          <w:lang w:val="en-GB"/>
        </w:rPr>
      </w:pPr>
    </w:p>
    <w:p w14:paraId="63F90E96" w14:textId="77777777" w:rsidR="005F5BFB" w:rsidRPr="000F0CBE" w:rsidRDefault="005F5BFB" w:rsidP="00FA3B3F">
      <w:pPr>
        <w:spacing w:line="240" w:lineRule="auto"/>
        <w:rPr>
          <w:del w:id="14832" w:author="Albert Kwame Osei-Owusu" w:date="2026-09-13T09:00:00Z"/>
          <w:rFonts w:ascii="Times New Roman" w:hAnsi="Times New Roman" w:cs="Times New Roman"/>
          <w:sz w:val="20"/>
          <w:szCs w:val="20"/>
          <w:lang w:val="en-GB"/>
        </w:rPr>
      </w:pPr>
      <w:del w:id="14830" w:author="Albert Kwame Osei-Owusu" w:date="2026-09-13T09:00:00Z">
        <w:r>
          <w:rPr>
            <w:rFonts w:ascii="Times New Roman" w:hAnsi="Times New Roman" w:cs="Times New Roman"/>
            <w:sz w:val="20"/>
            <w:szCs w:val="20"/>
            <w:lang w:val="en-GB"/>
          </w:rPr>
          <w:delText xml:space="preserve">Regional births (Region South): 11,095 </w:delText>
        </w:r>
      </w:del>
    </w:p>
    <w:p w14:paraId="64B16E86" w14:textId="77777777" w:rsidR="005F5BFB" w:rsidRPr="000F0CBE" w:rsidRDefault="005F5BFB" w:rsidP="00FA3B3F">
      <w:pPr>
        <w:spacing w:line="240" w:lineRule="auto"/>
        <w:rPr>
          <w:del w:id="14829" w:author="Albert Kwame Osei-Owusu" w:date="2026-09-13T09:00:00Z"/>
          <w:rFonts w:ascii="Times New Roman" w:hAnsi="Times New Roman" w:cs="Times New Roman"/>
          <w:sz w:val="20"/>
          <w:szCs w:val="20"/>
          <w:lang w:val="en-GB"/>
        </w:rPr>
      </w:pPr>
      <w:del w:id="14827" w:author="Albert Kwame Osei-Owusu" w:date="2026-09-13T09:00:00Z">
        <w:r>
          <w:rPr>
            <w:rFonts w:ascii="Times New Roman" w:hAnsi="Times New Roman" w:cs="Times New Roman"/>
            <w:sz w:val="20"/>
            <w:szCs w:val="20"/>
            <w:lang w:val="en-GB"/>
          </w:rPr>
          <w:delText xml:space="preserve">National births (Denmark): 58,438 </w:delText>
        </w:r>
      </w:del>
    </w:p>
    <w:p w14:paraId="05EA0950" w14:textId="02C08504" w:rsidR="005F5BFB" w:rsidRPr="000F0CBE" w:rsidRDefault="005F5BFB" w:rsidP="00FA3B3F">
      <w:pPr>
        <w:spacing w:line="240" w:lineRule="auto"/>
        <w:rPr>
          <w:del w:id="14826" w:author="Albert Kwame Osei-Owusu" w:date="2026-09-13T09:00:00Z"/>
          <w:rFonts w:ascii="Times New Roman" w:hAnsi="Times New Roman" w:cs="Times New Roman"/>
          <w:sz w:val="20"/>
          <w:szCs w:val="20"/>
          <w:lang w:val="en-GB"/>
        </w:rPr>
      </w:pPr>
      <w:del w:id="14824" w:author="Albert Kwame Osei-Owusu" w:date="2026-09-13T09:00:00Z">
        <w:r>
          <w:rPr>
            <w:rFonts w:ascii="Times New Roman" w:hAnsi="Times New Roman" w:cs="Times New Roman"/>
            <w:sz w:val="20"/>
            <w:szCs w:val="20"/>
            <w:lang w:val="en-GB"/>
          </w:rPr>
          <w:delText xml:space="preserve">Regional N₂O purchased (Region South): 6,063.42 kg </w:delText>
        </w:r>
      </w:del>
    </w:p>
    <w:p w14:paraId="7E73F47C" w14:textId="77777777" w:rsidR="005F5BFB" w:rsidRPr="000F0CBE" w:rsidRDefault="00A6047B" w:rsidP="00FA3B3F">
      <w:pPr>
        <w:spacing w:line="240" w:lineRule="auto"/>
        <w:rPr>
          <w:del w:id="14823" w:author="Albert Kwame Osei-Owusu" w:date="2026-09-13T09:00:00Z"/>
          <w:rFonts w:ascii="Times New Roman" w:hAnsi="Times New Roman" w:cs="Times New Roman"/>
          <w:sz w:val="20"/>
          <w:szCs w:val="20"/>
          <w:lang w:val="en-GB"/>
        </w:rPr>
      </w:pPr>
      <w:del w:id="14821" w:author="Albert Kwame Osei-Owusu" w:date="2026-09-13T09:00:00Z">
        <w:r>
          <w:rPr>
            <w:rFonts w:ascii="Times New Roman" w:hAnsi="Times New Roman" w:cs="Times New Roman"/>
            <w:sz w:val="20"/>
            <w:szCs w:val="20"/>
            <w:lang w:val="en-GB"/>
          </w:rPr>
          <w:delText xml:space="preserve">Ratio: </w:delText>
        </w:r>
      </w:del>
    </w:p>
    <w:p w14:paraId="4177429E" w14:textId="77777777" w:rsidR="004C3780" w:rsidRDefault="00FD10E8">
      <w:pPr>
        <w:tabs>
          <w:tab w:val="center" w:pos="4819"/>
          <w:tab w:val="right" w:pos="9638"/>
        </w:tabs>
        <w:rPr>
          <w:del w:id="14820" w:author="Albert Kwame Osei-Owusu" w:date="2026-09-13T09:00:00Z"/>
        </w:rPr>
      </w:pPr>
      <w:del w:id="14817" w:author="Albert Kwame Osei-Owusu" w:date="2026-09-13T09:00:00Z">
        <w:r>
          <w:tab/>
        </w:r>
      </w:del>
      <w:del w:id="14816" w:author="Albert Kwame Osei-Owusu" w:date="2026-09-13T09:00:00Z">
        <m:oMath>
          <m:r>
            <m:rPr>
              <m:nor/>
            </m:rPr>
            <w:rPr>
              <w:rFonts w:ascii="Cambria Math" w:hAnsi="Cambria Math" w:cs="Times New Roman"/>
              <w:i/>
              <w:iCs/>
              <w:sz w:val="20"/>
              <w:szCs w:val="20"/>
              <w:lang w:val="en-GB"/>
            </w:rPr>
            <m:t>Ratio</m:t>
          </m:r>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Cambria Math" w:hAnsi="Cambria Math" w:cs="Times New Roman"/>
                  <w:i/>
                  <w:iCs/>
                  <w:sz w:val="20"/>
                  <w:szCs w:val="20"/>
                  <w:lang w:val="en-GB"/>
                </w:rPr>
                <m:t>National births</m:t>
              </m:r>
            </m:num>
            <m:den>
              <m:r>
                <m:rPr>
                  <m:nor/>
                </m:rPr>
                <w:rPr>
                  <w:rFonts w:ascii="Cambria Math" w:hAnsi="Cambria Math" w:cs="Times New Roman"/>
                  <w:i/>
                  <w:iCs/>
                  <w:sz w:val="20"/>
                  <w:szCs w:val="20"/>
                  <w:lang w:val="en-GB"/>
                </w:rPr>
                <m:t>Regional births</m:t>
              </m:r>
            </m:den>
          </m:f>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Cambria Math" w:hAnsi="Cambria Math" w:cs="Times New Roman"/>
                  <w:i/>
                  <w:iCs/>
                  <w:sz w:val="20"/>
                  <w:szCs w:val="20"/>
                  <w:lang w:val="en-GB"/>
                </w:rPr>
                <m:t>58,438</m:t>
              </m:r>
            </m:num>
            <m:den>
              <m:r>
                <m:rPr>
                  <m:nor/>
                </m:rPr>
                <w:rPr>
                  <w:rFonts w:ascii="Cambria Math" w:hAnsi="Cambria Math" w:cs="Times New Roman"/>
                  <w:i/>
                  <w:iCs/>
                  <w:sz w:val="20"/>
                  <w:szCs w:val="20"/>
                  <w:lang w:val="en-GB"/>
                </w:rPr>
                <m:t>11,095</m:t>
              </m:r>
            </m:den>
          </m:f>
          <m:r>
            <w:rPr>
              <w:rFonts w:ascii="Cambria Math" w:hAnsi="Cambria Math" w:cs="Times New Roman"/>
              <w:sz w:val="20"/>
              <w:szCs w:val="20"/>
              <w:lang w:val="en-GB"/>
            </w:rPr>
            <m:t xml:space="preserve">≈5.267 </m:t>
          </m:r>
        </m:oMath>
      </w:del>
      <w:del w:id="3415" w:author="Albert Kwame Osei-Owusu" w:date="2026-09-12T09:00:00Z">
        <w:r>
          <w:tab/>
          <w:delText xml:space="preserve">(A5)</w:delText>
        </w:r>
      </w:del>
      <w:ins w:id="3416" w:author="Albert Kwame Osei-Owusu" w:date="2026-09-12T09:00:00Z">
        <w:del w:id="14818" w:author="Albert Kwame Osei-Owusu" w:date="2026-09-13T09:00:00Z">
          <w:r>
            <w:tab/>
            <w:delText xml:space="preserve">(A.5)</w:delText>
          </w:r>
        </w:del>
      </w:ins>
    </w:p>
    <w:p w14:paraId="17436DC2" w14:textId="77777777" w:rsidR="008B01D8" w:rsidRPr="000F0CBE" w:rsidRDefault="008B01D8" w:rsidP="000F0CBE">
      <w:pPr>
        <w:spacing w:line="240" w:lineRule="auto"/>
        <w:rPr>
          <w:del w:id="14815" w:author="Albert Kwame Osei-Owusu" w:date="2026-09-13T09:00:00Z"/>
          <w:rFonts w:ascii="Times New Roman" w:hAnsi="Times New Roman" w:cs="Times New Roman"/>
          <w:sz w:val="20"/>
          <w:szCs w:val="20"/>
          <w:lang w:val="en-GB"/>
        </w:rPr>
      </w:pPr>
    </w:p>
    <w:p w14:paraId="10D67476" w14:textId="77777777" w:rsidR="005F5BFB" w:rsidRPr="000F0CBE" w:rsidRDefault="005F5BFB" w:rsidP="000F0CBE">
      <w:pPr>
        <w:spacing w:line="240" w:lineRule="auto"/>
        <w:rPr>
          <w:del w:id="14813" w:author="Albert Kwame Osei-Owusu" w:date="2026-09-13T09:00:00Z"/>
          <w:rFonts w:ascii="Times New Roman" w:hAnsi="Times New Roman" w:cs="Times New Roman"/>
          <w:sz w:val="20"/>
          <w:szCs w:val="20"/>
          <w:lang w:val="en-GB"/>
        </w:rPr>
      </w:pPr>
      <w:del w:id="14811" w:author="Albert Kwame Osei-Owusu" w:date="2026-09-13T09:00:00Z">
        <w:r>
          <w:rPr>
            <w:rFonts w:ascii="Times New Roman" w:hAnsi="Times New Roman" w:cs="Times New Roman"/>
            <w:sz w:val="20"/>
            <w:szCs w:val="20"/>
            <w:lang w:val="en-GB"/>
          </w:rPr>
          <w:delText xml:space="preserve">Scaled national N₂O: </w:delText>
        </w:r>
      </w:del>
    </w:p>
    <w:p w14:paraId="0E3E8333" w14:textId="77777777" w:rsidR="004C3780" w:rsidRDefault="00FD10E8">
      <w:pPr>
        <w:tabs>
          <w:tab w:val="center" w:pos="4819"/>
          <w:tab w:val="right" w:pos="9638"/>
        </w:tabs>
        <w:rPr>
          <w:del w:id="14810" w:author="Albert Kwame Osei-Owusu" w:date="2026-09-13T09:00:00Z"/>
        </w:rPr>
      </w:pPr>
      <w:del w:id="14807" w:author="Albert Kwame Osei-Owusu" w:date="2026-09-13T09:00:00Z">
        <w:r>
          <w:tab/>
        </w:r>
      </w:del>
      <w:del w:id="14806" w:author="Albert Kwame Osei-Owusu" w:date="2026-09-13T09:00:00Z">
        <m:oMath>
          <m:r>
            <m:rPr>
              <m:nor/>
            </m:rPr>
            <w:rPr>
              <w:rFonts w:ascii="Times New Roman" w:hAnsi="Times New Roman" w:cs="Times New Roman"/>
              <w:i/>
              <w:iCs/>
              <w:sz w:val="20"/>
              <w:szCs w:val="20"/>
              <w:lang w:val="en-GB"/>
            </w:rPr>
            <m:t xml:space="preserve">National N₂O usage </m:t>
          </m:r>
          <m:r>
            <w:rPr>
              <w:rFonts w:ascii="Cambria Math" w:hAnsi="Cambria Math" w:cs="Times New Roman"/>
              <w:sz w:val="20"/>
              <w:szCs w:val="20"/>
              <w:lang w:val="en-GB"/>
            </w:rPr>
            <m:t xml:space="preserve">= Regional </m:t>
          </m:r>
          <m:sSup>
            <m:sSupPr>
              <m:ctrlPr>
                <w:rPr>
                  <w:rFonts w:ascii="Cambria Math" w:hAnsi="Cambria Math" w:cs="Times New Roman"/>
                  <w:i/>
                  <w:iCs/>
                  <w:sz w:val="20"/>
                  <w:szCs w:val="20"/>
                  <w:lang w:val="en-GB"/>
                </w:rPr>
              </m:ctrlPr>
            </m:sSupPr>
            <m:e>
              <m:r>
                <w:rPr>
                  <w:rFonts w:ascii="Cambria Math" w:hAnsi="Cambria Math" w:cs="Times New Roman"/>
                  <w:sz w:val="20"/>
                  <w:szCs w:val="20"/>
                  <w:lang w:val="en-GB"/>
                </w:rPr>
                <m:t>N</m:t>
              </m:r>
            </m:e>
            <m:sup>
              <m:r>
                <w:rPr>
                  <w:rFonts w:ascii="Cambria Math" w:hAnsi="Cambria Math" w:cs="Times New Roman"/>
                  <w:sz w:val="20"/>
                  <w:szCs w:val="20"/>
                  <w:lang w:val="en-GB"/>
                </w:rPr>
                <m:t>2</m:t>
              </m:r>
            </m:sup>
          </m:sSup>
          <m:r>
            <w:rPr>
              <w:rFonts w:ascii="Cambria Math" w:hAnsi="Cambria Math" w:cs="Times New Roman"/>
              <w:sz w:val="20"/>
              <w:szCs w:val="20"/>
              <w:lang w:val="en-GB"/>
            </w:rPr>
            <m:t>O purchased x Ratio=6,063x5.267≈31,936kg</m:t>
          </m:r>
        </m:oMath>
      </w:del>
      <w:del w:id="3413" w:author="Albert Kwame Osei-Owusu" w:date="2026-09-12T09:00:00Z">
        <w:r>
          <w:tab/>
          <w:delText xml:space="preserve">(A6)</w:delText>
        </w:r>
      </w:del>
      <w:ins w:id="3414" w:author="Albert Kwame Osei-Owusu" w:date="2026-09-12T09:00:00Z">
        <w:del w:id="14808" w:author="Albert Kwame Osei-Owusu" w:date="2026-09-13T09:00:00Z">
          <w:r>
            <w:tab/>
            <w:delText xml:space="preserve">(A.6)</w:delText>
          </w:r>
        </w:del>
      </w:ins>
    </w:p>
    <w:p w14:paraId="0F3BF513" w14:textId="77777777" w:rsidR="005F5BFB" w:rsidRPr="000F0CBE" w:rsidRDefault="005F5BFB" w:rsidP="000F0CBE">
      <w:pPr>
        <w:spacing w:line="240" w:lineRule="auto"/>
        <w:rPr>
          <w:del w:id="14805" w:author="Albert Kwame Osei-Owusu" w:date="2026-09-13T09:00:00Z"/>
          <w:rFonts w:ascii="Times New Roman" w:hAnsi="Times New Roman" w:cs="Times New Roman"/>
          <w:sz w:val="20"/>
          <w:szCs w:val="20"/>
          <w:lang w:val="en-GB"/>
        </w:rPr>
      </w:pPr>
      <w:del w:id="14801" w:author="Albert Kwame Osei-Owusu" w:date="2026-09-13T09:00:00Z">
        <w:r>
          <w:rPr>
            <w:rFonts w:ascii="Times New Roman" w:hAnsi="Times New Roman" w:cs="Times New Roman"/>
            <w:sz w:val="20"/>
            <w:szCs w:val="20"/>
            <w:lang w:val="en-GB"/>
          </w:rPr>
          <w:delText>Converted to GWP (</w:delText>
        </w:r>
      </w:del>
      <w:proofErr w:type="spellStart"/>
      <w:del w:id="14802" w:author="Albert Kwame Osei-Owusu" w:date="2026-09-13T09:00:00Z">
        <w:r>
          <w:rPr>
            <w:rFonts w:ascii="Times New Roman" w:hAnsi="Times New Roman" w:cs="Times New Roman"/>
            <w:sz w:val="20"/>
            <w:szCs w:val="20"/>
            <w:lang w:val="en-GB"/>
          </w:rPr>
          <w:delText>CO₂eq</w:delText>
        </w:r>
      </w:del>
      <w:proofErr w:type="spellEnd"/>
      <w:del w:id="14803" w:author="Albert Kwame Osei-Owusu" w:date="2026-09-13T09:00:00Z">
        <w:r>
          <w:rPr>
            <w:rFonts w:ascii="Times New Roman" w:hAnsi="Times New Roman" w:cs="Times New Roman"/>
            <w:sz w:val="20"/>
            <w:szCs w:val="20"/>
            <w:lang w:val="en-GB"/>
          </w:rPr>
          <w:delText xml:space="preserve">): </w:delText>
        </w:r>
      </w:del>
    </w:p>
    <w:p w14:paraId="0A35A090" w14:textId="77777777" w:rsidR="004C3780" w:rsidRDefault="00FD10E8">
      <w:pPr>
        <w:tabs>
          <w:tab w:val="center" w:pos="4819"/>
          <w:tab w:val="right" w:pos="9638"/>
        </w:tabs>
        <w:rPr>
          <w:del w:id="14800" w:author="Albert Kwame Osei-Owusu" w:date="2026-09-13T09:00:00Z"/>
        </w:rPr>
      </w:pPr>
      <w:del w:id="14797" w:author="Albert Kwame Osei-Owusu" w:date="2026-09-13T09:00:00Z">
        <w:r>
          <w:tab/>
        </w:r>
      </w:del>
      <w:del w:id="14796" w:author="Albert Kwame Osei-Owusu" w:date="2026-09-13T09:00:00Z">
        <m:oMath>
          <m:r>
            <m:rPr>
              <m:nor/>
            </m:rPr>
            <w:rPr>
              <w:rFonts w:ascii="Cambria Math" w:hAnsi="Cambria Math" w:cs="Times New Roman"/>
              <w:i/>
              <w:iCs/>
              <w:sz w:val="20"/>
              <w:szCs w:val="20"/>
              <w:lang w:val="en-GB"/>
            </w:rPr>
            <m:t>National N₂O usage x Emission factor = 31,936 kg N₂</m:t>
          </m:r>
          <w:proofErr w:type="spellStart"/>
          <m:r>
            <m:rPr>
              <m:nor/>
            </m:rPr>
            <w:rPr>
              <w:rFonts w:ascii="Cambria Math" w:hAnsi="Cambria Math" w:cs="Times New Roman"/>
              <w:i/>
              <w:iCs/>
              <w:sz w:val="20"/>
              <w:szCs w:val="20"/>
              <w:lang w:val="en-GB"/>
            </w:rPr>
            <m:t>O  x</m:t>
          </m:r>
          <w:proofErr w:type="spellEnd"/>
          <m:r>
            <m:rPr>
              <m:nor/>
            </m:rPr>
            <w:rPr>
              <w:rFonts w:ascii="Cambria Math" w:hAnsi="Cambria Math" w:cs="Times New Roman"/>
              <w:i/>
              <w:iCs/>
              <w:sz w:val="20"/>
              <w:szCs w:val="20"/>
              <w:lang w:val="en-GB"/>
            </w:rPr>
            <m:t xml:space="preserve"> GWP100 factor (298) ≈ 9.52 kt </m:t>
          </m:r>
          <w:proofErr w:type="spellStart"/>
          <m:r>
            <m:rPr>
              <m:nor/>
            </m:rPr>
            <w:rPr>
              <w:rFonts w:ascii="Cambria Math" w:hAnsi="Cambria Math" w:cs="Times New Roman"/>
              <w:i/>
              <w:iCs/>
              <w:sz w:val="20"/>
              <w:szCs w:val="20"/>
              <w:lang w:val="en-GB"/>
            </w:rPr>
            <m:t>CO₂e</m:t>
          </m:r>
        </m:oMath>
      </w:del>
      <w:proofErr w:type="spellEnd"/>
      <w:del w:id="3411" w:author="Albert Kwame Osei-Owusu" w:date="2026-09-12T09:00:00Z">
        <w:r>
          <w:tab/>
          <w:delText xml:space="preserve">(A7)</w:delText>
        </w:r>
      </w:del>
      <w:ins w:id="3412" w:author="Albert Kwame Osei-Owusu" w:date="2026-09-12T09:00:00Z">
        <w:del w:id="14798" w:author="Albert Kwame Osei-Owusu" w:date="2026-09-13T09:00:00Z">
          <w:r>
            <w:tab/>
            <w:delText xml:space="preserve">(A.7)</w:delText>
          </w:r>
        </w:del>
      </w:ins>
    </w:p>
    <w:p w14:paraId="465D72CD" w14:textId="77777777" w:rsidR="00147CE0" w:rsidRPr="000F0CBE" w:rsidRDefault="00147CE0" w:rsidP="000F0CBE">
      <w:pPr>
        <w:spacing w:line="240" w:lineRule="auto"/>
        <w:rPr>
          <w:del w:id="14795" w:author="Albert Kwame Osei-Owusu" w:date="2026-09-13T09:00:00Z"/>
          <w:rFonts w:ascii="Times New Roman" w:eastAsiaTheme="minorEastAsia" w:hAnsi="Times New Roman" w:cs="Times New Roman"/>
          <w:sz w:val="20"/>
          <w:szCs w:val="20"/>
          <w:lang w:val="en-GB"/>
        </w:rPr>
      </w:pPr>
    </w:p>
    <w:p w14:paraId="0A0A0F0C" w14:textId="2EBB9E9B" w:rsidR="000737F6" w:rsidRPr="000F0CBE" w:rsidRDefault="000737F6" w:rsidP="000F0CBE">
      <w:pPr>
        <w:spacing w:line="240" w:lineRule="auto"/>
        <w:rPr>
          <w:del w:id="14793" w:author="Albert Kwame Osei-Owusu" w:date="2026-09-13T09:00:00Z"/>
          <w:rFonts w:ascii="Times New Roman" w:eastAsiaTheme="minorEastAsia" w:hAnsi="Times New Roman" w:cs="Times New Roman"/>
          <w:sz w:val="20"/>
          <w:szCs w:val="20"/>
          <w:lang w:val="en-GB"/>
        </w:rPr>
      </w:pPr>
      <w:del w:id="14786" w:author="Albert Kwame Osei-Owusu" w:date="2026-09-13T09:00:00Z">
        <w:r>
          <w:rPr>
            <w:rFonts w:ascii="Times New Roman" w:eastAsiaTheme="minorEastAsia" w:hAnsi="Times New Roman" w:cs="Times New Roman"/>
            <w:sz w:val="20"/>
            <w:szCs w:val="20"/>
            <w:lang w:val="en-GB"/>
          </w:rPr>
          <w:delText xml:space="preserve">Dutch value (from </w:delText>
        </w:r>
      </w:del>
      <w:proofErr w:type="spellStart"/>
      <w:del w:id="14787" w:author="Albert Kwame Osei-Owusu" w:date="2026-09-13T09:00:00Z">
        <w:r>
          <w:rPr>
            <w:rFonts w:ascii="Times New Roman" w:eastAsiaTheme="minorEastAsia" w:hAnsi="Times New Roman" w:cs="Times New Roman"/>
            <w:sz w:val="20"/>
            <w:szCs w:val="20"/>
            <w:lang w:val="en-GB"/>
          </w:rPr>
          <w:delText>Steenmeijer</w:delText>
        </w:r>
      </w:del>
      <w:proofErr w:type="spellEnd"/>
      <w:del w:id="14788" w:author="Albert Kwame Osei-Owusu" w:date="2026-09-13T09:00:00Z">
        <w:r>
          <w:rPr>
            <w:rFonts w:ascii="Times New Roman" w:eastAsiaTheme="minorEastAsia" w:hAnsi="Times New Roman" w:cs="Times New Roman"/>
            <w:sz w:val="20"/>
            <w:szCs w:val="20"/>
            <w:lang w:val="en-GB"/>
          </w:rPr>
          <w:delText xml:space="preserve"> et al.,): </w:delText>
        </w:r>
      </w:del>
      <w:del w:id="14789" w:author="Albert Kwame Osei-Owusu" w:date="2026-09-13T09:00:00Z">
        <w:r>
          <w:delText xml:space="preserve">14.2 kt </w:delText>
        </w:r>
      </w:del>
      <w:proofErr w:type="spellStart"/>
      <w:del w:id="14790" w:author="Albert Kwame Osei-Owusu" w:date="2026-09-13T09:00:00Z">
        <w:r>
          <w:delText>CO₂e</w:delText>
        </w:r>
      </w:del>
      <w:proofErr w:type="spellEnd"/>
      <w:del w:id="14791" w:author="Albert Kwame Osei-Owusu" w:date="2026-09-13T09:00:00Z">
        <w:r>
          <w:delText xml:space="preserve"> </w:delText>
        </w:r>
      </w:del>
    </w:p>
    <w:p w14:paraId="3EEFFA67" w14:textId="77777777" w:rsidR="004C3780" w:rsidRDefault="00FD10E8">
      <w:pPr>
        <w:tabs>
          <w:tab w:val="center" w:pos="4819"/>
          <w:tab w:val="right" w:pos="9638"/>
        </w:tabs>
        <w:rPr>
          <w:del w:id="14785" w:author="Albert Kwame Osei-Owusu" w:date="2026-09-13T09:00:00Z"/>
        </w:rPr>
      </w:pPr>
      <w:del w:id="14782" w:author="Albert Kwame Osei-Owusu" w:date="2026-09-13T09:00:00Z">
        <w:r>
          <w:tab/>
        </w:r>
      </w:del>
      <w:del w:id="14781" w:author="Albert Kwame Osei-Owusu" w:date="2026-09-13T09:00:00Z">
        <m:oMath>
          <m:r>
            <w:rPr>
              <w:rFonts w:ascii="Cambria Math" w:eastAsiaTheme="minorEastAsia" w:hAnsi="Cambria Math" w:cs="Times New Roman"/>
              <w:sz w:val="20"/>
              <w:szCs w:val="20"/>
              <w:lang w:val="en-GB"/>
            </w:rPr>
            <m:t>Final scaling factor=</m:t>
          </m:r>
          <m:f>
            <m:fPr>
              <m:ctrlPr>
                <w:rPr>
                  <w:rFonts w:ascii="Cambria Math" w:hAnsi="Cambria Math" w:cs="Times New Roman"/>
                  <w:i/>
                  <w:sz w:val="20"/>
                  <w:szCs w:val="20"/>
                  <w:lang w:val="en-GB"/>
                </w:rPr>
              </m:ctrlPr>
            </m:fPr>
            <m:num>
              <m:r>
                <w:rPr>
                  <w:rFonts w:ascii="Cambria Math" w:eastAsiaTheme="minorEastAsia" w:hAnsi="Cambria Math" w:cs="Times New Roman"/>
                  <w:sz w:val="20"/>
                  <w:szCs w:val="20"/>
                  <w:lang w:val="en-GB"/>
                </w:rPr>
                <m:t>Danish National emissions from nitrous oxide</m:t>
              </m:r>
            </m:num>
            <m:den>
              <m:r>
                <m:rPr>
                  <m:nor/>
                </m:rPr>
                <w:rPr>
                  <w:rFonts w:ascii="Cambria Math" w:hAnsi="Cambria Math" w:cs="Times New Roman"/>
                  <w:i/>
                  <w:sz w:val="20"/>
                  <w:szCs w:val="20"/>
                  <w:lang w:val="en-GB"/>
                </w:rPr>
                <m:t>Dutch National emissions from nitrous oxide</m:t>
              </m:r>
            </m:den>
          </m:f>
          <m:r>
            <w:rPr>
              <w:rFonts w:ascii="Cambria Math" w:hAnsi="Cambria Math" w:cs="Times New Roman"/>
              <w:sz w:val="20"/>
              <w:szCs w:val="20"/>
              <w:lang w:val="en-GB"/>
            </w:rPr>
            <m:t>=</m:t>
          </m:r>
          <m:f>
            <m:fPr>
              <m:ctrlPr>
                <w:rPr>
                  <w:rFonts w:ascii="Cambria Math" w:hAnsi="Cambria Math" w:cs="Times New Roman"/>
                  <w:i/>
                  <w:sz w:val="20"/>
                  <w:szCs w:val="20"/>
                  <w:lang w:val="en-GB"/>
                </w:rPr>
              </m:ctrlPr>
            </m:fPr>
            <m:num>
              <m:r>
                <w:rPr>
                  <w:rFonts w:ascii="Cambria Math" w:eastAsiaTheme="minorEastAsia" w:hAnsi="Cambria Math" w:cs="Times New Roman"/>
                  <w:sz w:val="20"/>
                  <w:szCs w:val="20"/>
                  <w:lang w:val="en-GB"/>
                </w:rPr>
                <m:t>9.52</m:t>
              </m:r>
            </m:num>
            <m:den>
              <m:r>
                <m:rPr>
                  <m:nor/>
                </m:rPr>
                <w:rPr>
                  <w:rFonts w:ascii="Cambria Math" w:hAnsi="Cambria Math" w:cs="Times New Roman"/>
                  <w:iCs/>
                  <w:sz w:val="20"/>
                  <w:szCs w:val="20"/>
                  <w:lang w:val="en-GB"/>
                </w:rPr>
                <m:t>14.2</m:t>
              </m:r>
            </m:den>
          </m:f>
          <m:r>
            <w:rPr>
              <w:rFonts w:ascii="Cambria Math" w:hAnsi="Cambria Math" w:cs="Times New Roman"/>
              <w:sz w:val="20"/>
              <w:szCs w:val="20"/>
              <w:lang w:val="en-GB"/>
            </w:rPr>
            <m:t>=0.67</m:t>
          </m:r>
        </m:oMath>
      </w:del>
      <w:del w:id="3409" w:author="Albert Kwame Osei-Owusu" w:date="2026-09-12T09:00:00Z">
        <w:r>
          <w:tab/>
          <w:delText xml:space="preserve">(A8)</w:delText>
        </w:r>
      </w:del>
      <w:ins w:id="3410" w:author="Albert Kwame Osei-Owusu" w:date="2026-09-12T09:00:00Z">
        <w:del w:id="14783" w:author="Albert Kwame Osei-Owusu" w:date="2026-09-13T09:00:00Z">
          <w:r>
            <w:tab/>
            <w:delText xml:space="preserve">(A.8)</w:delText>
          </w:r>
        </w:del>
      </w:ins>
    </w:p>
    <w:p w14:paraId="1766205B" w14:textId="77777777" w:rsidR="002C4B91" w:rsidRPr="000F0CBE" w:rsidRDefault="002C4B91" w:rsidP="000F0CBE">
      <w:pPr>
        <w:spacing w:line="240" w:lineRule="auto"/>
        <w:rPr>
          <w:del w:id="14780" w:author="Albert Kwame Osei-Owusu" w:date="2026-09-13T09:00:00Z"/>
          <w:rFonts w:ascii="Times New Roman" w:eastAsiaTheme="minorEastAsia" w:hAnsi="Times New Roman" w:cs="Times New Roman"/>
          <w:sz w:val="20"/>
          <w:szCs w:val="20"/>
          <w:lang w:val="en-GB"/>
        </w:rPr>
      </w:pPr>
    </w:p>
    <w:p w14:paraId="43F3FBDB" w14:textId="77777777" w:rsidR="00060555" w:rsidRPr="000F0CBE" w:rsidRDefault="00060555" w:rsidP="000F0CBE">
      <w:pPr>
        <w:spacing w:line="240" w:lineRule="auto"/>
        <w:rPr>
          <w:rFonts w:ascii="Times New Roman" w:hAnsi="Times New Roman" w:cs="Times New Roman"/>
          <w:sz w:val="20"/>
          <w:szCs w:val="20"/>
          <w:lang w:val="en-GB"/>
        </w:rPr>
      </w:pPr>
      <w:del w:id="2343" w:author="Albert Kwame Osei-Owusu" w:date="2026-09-12T09:00:00Z">
        <w:r>
          <w:rPr>
            <w:rFonts w:ascii="Times New Roman" w:hAnsi="Times New Roman" w:cs="Times New Roman"/>
            <w:sz w:val="20"/>
            <w:szCs w:val="20"/>
            <w:lang w:val="en-GB"/>
          </w:rPr>
          <w:delText xml:space="preserve">National N₂O emissions were estimated at approximately 9.52 kt </w:delText>
        </w:r>
      </w:del>
      <w:proofErr w:type="spellStart"/>
      <w:del w:id="2344" w:author="Albert Kwame Osei-Owusu" w:date="2026-09-12T09:00:00Z">
        <w:r>
          <w:rPr>
            <w:rFonts w:ascii="Times New Roman" w:hAnsi="Times New Roman" w:cs="Times New Roman"/>
            <w:sz w:val="20"/>
            <w:szCs w:val="20"/>
            <w:lang w:val="en-GB"/>
          </w:rPr>
          <w:delText>CO₂e</w:delText>
        </w:r>
      </w:del>
      <w:proofErr w:type="spellEnd"/>
      <w:del w:id="2345" w:author="Albert Kwame Osei-Owusu" w:date="2026-09-12T09:00:00Z">
        <w:r>
          <w:rPr>
            <w:rFonts w:ascii="Times New Roman" w:hAnsi="Times New Roman" w:cs="Times New Roman"/>
            <w:sz w:val="20"/>
            <w:szCs w:val="20"/>
            <w:lang w:val="en-GB"/>
          </w:rPr>
          <w:delText xml:space="preserve">. Compared with the Dutch estimate of 14.2 kt </w:delText>
        </w:r>
      </w:del>
      <w:proofErr w:type="spellStart"/>
      <w:del w:id="2346" w:author="Albert Kwame Osei-Owusu" w:date="2026-09-12T09:00:00Z">
        <w:r>
          <w:rPr>
            <w:rFonts w:ascii="Times New Roman" w:hAnsi="Times New Roman" w:cs="Times New Roman"/>
            <w:sz w:val="20"/>
            <w:szCs w:val="20"/>
            <w:lang w:val="en-GB"/>
          </w:rPr>
          <w:delText>CO₂e</w:delText>
        </w:r>
      </w:del>
      <w:proofErr w:type="spellEnd"/>
      <w:del w:id="2347" w:author="Albert Kwame Osei-Owusu" w:date="2026-09-12T09:00:00Z">
        <w:r>
          <w:rPr>
            <w:rFonts w:ascii="Times New Roman" w:hAnsi="Times New Roman" w:cs="Times New Roman"/>
            <w:sz w:val="20"/>
            <w:szCs w:val="20"/>
            <w:lang w:val="en-GB"/>
          </w:rPr>
          <w:delText xml:space="preserve">, this corresponds to a scaling factor of 0.67. </w:delText>
        </w:r>
      </w:del>
      <w:ins w:id="2348" w:author="Albert Kwame Osei-Owusu" w:date="2026-09-12T09:00:00Z">
        <w:del w:id="14760" w:author="Albert Kwame Osei-Owusu" w:date="2026-09-13T09:00:00Z">
          <w:r>
            <w:delText xml:space="preserve">That birth-rate route gave approximately 9.52 kt CO2e against the Dutch 14.2 kt. It is not what this revision reports. The National Inventory figure of 38 t N2O, characterised on IPCC AR6 GWP100 (273), gives 10.37 kt CO2e; the volatile agents sold in Denmark in 2022 - sevoflurane 2,400 L, desflurane 181 L, isoflurane 15 L - add 1.20 kt on the GWP100 values recommended by Sulbaek Andersen and colleagues (2023), with a 5% reduction on sevoflurane for the fraction metabolised rather than exhaled. The anaesthetic term is therefore 11.57 kt CO2e. Hospital nitrous oxide is subtracted from the DRIVHUS direct-emissions figure before this term is added, so the two do not double count.</w:delText>
          </w:r>
        </w:del>
      </w:ins>
      <w:ins w:id="14762" w:author="Albert Kwame Osei-Owusu" w:date="2026-09-13T09:00:00Z">
        <w:r>
          <w:rPr>
            <w:rFonts w:ascii="Times New Roman" w:hAnsi="Times New Roman" w:cs="Times New Roman"/>
            <w:sz w:val="20"/>
            <w:szCs w:val="20"/>
            <w:lang w:val="en-GB"/>
          </w:rPr>
          <w:t xml:space="preserve">where </w:t>
        </w:r>
      </w:ins>
      <w:ins w:id="14763" w:author="Albert Kwame Osei-Owusu" w:date="2026-09-13T09:00:00Z">
        <m:oMath>
          <m:sSub>
            <m:sSubPr>
              <m:ctrlPr>
                <w:rPr>
                  <w:rFonts w:ascii="Cambria Math" w:hAnsi="Cambria Math"/>
                  <w:sz w:val="20"/>
                  <w:szCs w:val="20"/>
                  <w:lang w:val="en-GB"/>
                </w:rPr>
              </m:ctrlPr>
            </m:sSubPr>
            <m:e>
              <m:r>
                <w:rPr>
                  <w:rFonts w:ascii="Cambria Math" w:hAnsi="Cambria Math"/>
                  <w:sz w:val="20"/>
                  <w:szCs w:val="20"/>
                  <w:lang w:val="en-GB"/>
                </w:rPr>
                <m:t xml:space="preserve">W</m:t>
              </m:r>
            </m:e>
            <m:sub>
              <m:sSub>
                <m:sSubPr>
                  <m:ctrlPr>
                    <w:rPr>
                      <w:rFonts w:ascii="Cambria Math" w:hAnsi="Cambria Math"/>
                      <w:sz w:val="20"/>
                      <w:szCs w:val="20"/>
                      <w:lang w:val="en-GB"/>
                    </w:rPr>
                  </m:ctrlPr>
                </m:sSubPr>
                <m:e>
                  <m:r>
                    <m:rPr>
                      <m:sty m:val="p"/>
                    </m:rPr>
                    <w:rPr>
                      <w:rFonts w:ascii="Cambria Math" w:hAnsi="Cambria Math"/>
                      <w:sz w:val="20"/>
                      <w:szCs w:val="20"/>
                      <w:lang w:val="en-GB"/>
                    </w:rPr>
                    <m:t xml:space="preserve">N</m:t>
                  </m:r>
                </m:e>
                <m:sub>
                  <m:r>
                    <m:rPr>
                      <m:sty m:val="p"/>
                    </m:rPr>
                    <w:rPr>
                      <w:rFonts w:ascii="Cambria Math" w:hAnsi="Cambria Math"/>
                      <w:sz w:val="20"/>
                      <w:szCs w:val="20"/>
                      <w:lang w:val="en-GB"/>
                    </w:rPr>
                    <m:t xml:space="preserve">2</m:t>
                  </m:r>
                </m:sub>
              </m:sSub>
              <m:r>
                <m:rPr>
                  <m:sty m:val="p"/>
                </m:rPr>
                <w:rPr>
                  <w:rFonts w:ascii="Cambria Math" w:hAnsi="Cambria Math"/>
                  <w:sz w:val="20"/>
                  <w:szCs w:val="20"/>
                  <w:lang w:val="en-GB"/>
                </w:rPr>
                <m:t xml:space="preserve">O</m:t>
              </m:r>
            </m:sub>
          </m:sSub>
        </m:oMath>
      </w:ins>
      <w:ins w:id="14764" w:author="Albert Kwame Osei-Owusu" w:date="2026-09-13T09:00:00Z">
        <w:r>
          <w:rPr>
            <w:rFonts w:ascii="Times New Roman" w:hAnsi="Times New Roman" w:cs="Times New Roman"/>
            <w:sz w:val="20"/>
            <w:szCs w:val="20"/>
            <w:lang w:val="en-GB"/>
          </w:rPr>
          <w:t xml:space="preserve"> is the mass of nitrous oxide, </w:t>
        </w:r>
      </w:ins>
      <w:ins w:id="14765" w:author="Albert Kwame Osei-Owusu" w:date="2026-09-13T09:00:00Z">
        <m:oMath>
          <m:sSub>
            <m:sSubPr>
              <m:ctrlPr>
                <w:rPr>
                  <w:rFonts w:ascii="Cambria Math" w:hAnsi="Cambria Math"/>
                  <w:sz w:val="20"/>
                  <w:szCs w:val="20"/>
                  <w:lang w:val="en-GB"/>
                </w:rPr>
              </m:ctrlPr>
            </m:sSubPr>
            <m:e>
              <m:r>
                <w:rPr>
                  <w:rFonts w:ascii="Cambria Math" w:hAnsi="Cambria Math"/>
                  <w:sz w:val="20"/>
                  <w:szCs w:val="20"/>
                  <w:lang w:val="en-GB"/>
                </w:rPr>
                <m:t xml:space="preserve">V</m:t>
              </m:r>
            </m:e>
            <m:sub>
              <m:r>
                <w:rPr>
                  <w:rFonts w:ascii="Cambria Math" w:hAnsi="Cambria Math"/>
                  <w:sz w:val="20"/>
                  <w:szCs w:val="20"/>
                  <w:lang w:val="en-GB"/>
                </w:rPr>
                <m:t xml:space="preserve">a</m:t>
              </m:r>
            </m:sub>
          </m:sSub>
        </m:oMath>
      </w:ins>
      <w:ins w:id="14766" w:author="Albert Kwame Osei-Owusu" w:date="2026-09-13T09:00:00Z">
        <w:r>
          <w:rPr>
            <w:rFonts w:ascii="Times New Roman" w:hAnsi="Times New Roman" w:cs="Times New Roman"/>
            <w:sz w:val="20"/>
            <w:szCs w:val="20"/>
            <w:lang w:val="en-GB"/>
          </w:rPr>
          <w:t xml:space="preserve"> the volume of agent </w:t>
        </w:r>
      </w:ins>
      <w:ins w:id="14767" w:author="Albert Kwame Osei-Owusu" w:date="2026-09-13T09:00:00Z">
        <m:oMath>
          <m:r>
            <w:rPr>
              <w:rFonts w:ascii="Cambria Math" w:hAnsi="Cambria Math"/>
              <w:sz w:val="20"/>
              <w:szCs w:val="20"/>
              <w:lang w:val="en-GB"/>
            </w:rPr>
            <m:t xml:space="preserve">a</m:t>
          </m:r>
        </m:oMath>
      </w:ins>
      <w:ins w:id="14768" w:author="Albert Kwame Osei-Owusu" w:date="2026-09-13T09:00:00Z">
        <w:r>
          <w:rPr>
            <w:rFonts w:ascii="Times New Roman" w:hAnsi="Times New Roman" w:cs="Times New Roman"/>
            <w:sz w:val="20"/>
            <w:szCs w:val="20"/>
            <w:lang w:val="en-GB"/>
          </w:rPr>
          <w:t xml:space="preserve"> sold, </w:t>
        </w:r>
      </w:ins>
      <w:ins w:id="14769" w:author="Albert Kwame Osei-Owusu" w:date="2026-09-13T09:00:00Z">
        <m:oMath>
          <m:sSub>
            <m:sSubPr>
              <m:ctrlPr>
                <w:rPr>
                  <w:rFonts w:ascii="Cambria Math" w:hAnsi="Cambria Math"/>
                  <w:sz w:val="20"/>
                  <w:szCs w:val="20"/>
                  <w:lang w:val="en-GB"/>
                </w:rPr>
              </m:ctrlPr>
            </m:sSubPr>
            <m:e>
              <m:r>
                <w:rPr>
                  <w:rFonts w:ascii="Cambria Math" w:hAnsi="Cambria Math"/>
                  <w:sz w:val="20"/>
                  <w:szCs w:val="20"/>
                  <w:lang w:val="en-GB"/>
                </w:rPr>
                <m:t xml:space="preserve">ρ</m:t>
              </m:r>
            </m:e>
            <m:sub>
              <m:r>
                <w:rPr>
                  <w:rFonts w:ascii="Cambria Math" w:hAnsi="Cambria Math"/>
                  <w:sz w:val="20"/>
                  <w:szCs w:val="20"/>
                  <w:lang w:val="en-GB"/>
                </w:rPr>
                <m:t xml:space="preserve">a</m:t>
              </m:r>
            </m:sub>
          </m:sSub>
        </m:oMath>
      </w:ins>
      <w:ins w:id="14770" w:author="Albert Kwame Osei-Owusu" w:date="2026-09-13T09:00:00Z">
        <w:r>
          <w:rPr>
            <w:rFonts w:ascii="Times New Roman" w:hAnsi="Times New Roman" w:cs="Times New Roman"/>
            <w:sz w:val="20"/>
            <w:szCs w:val="20"/>
            <w:lang w:val="en-GB"/>
          </w:rPr>
          <w:t xml:space="preserve"> the specific gravity at 20 °C (sevoflurane 1.5203, desflurane 1.4651, isoflurane 1.5019) </w:t>
        </w:r>
      </w:ins>
      <w:ins w:id="14771" w:author="Albert Kwame Osei-Owusu" w:date="2026-09-13T09:00:00Z">
        <w:r>
          <w:rPr>
            <w:rFonts w:ascii="Times New Roman" w:hAnsi="Times New Roman" w:cs="Times New Roman"/>
            <w:sz w:val="20"/>
            <w:szCs w:val="20"/>
            <w:highlight w:val="yellow"/>
            <w:lang w:val="en-GB"/>
          </w:rPr>
          <w:t xml:space="preserve">[11]</w:t>
        </w:r>
      </w:ins>
      <w:ins w:id="14772" w:author="Albert Kwame Osei-Owusu" w:date="2026-09-13T09:00:00Z">
        <w:r>
          <w:rPr>
            <w:rFonts w:ascii="Times New Roman" w:hAnsi="Times New Roman" w:cs="Times New Roman"/>
            <w:sz w:val="20"/>
            <w:szCs w:val="20"/>
            <w:lang w:val="en-GB"/>
          </w:rPr>
          <w:t xml:space="preserve">, </w:t>
        </w:r>
      </w:ins>
      <w:ins w:id="14773" w:author="Albert Kwame Osei-Owusu" w:date="2026-09-13T09:00:00Z">
        <m:oMath>
          <m:sSub>
            <m:sSubPr>
              <m:ctrlPr>
                <w:rPr>
                  <w:rFonts w:ascii="Cambria Math" w:hAnsi="Cambria Math"/>
                  <w:sz w:val="20"/>
                  <w:szCs w:val="20"/>
                  <w:lang w:val="en-GB"/>
                </w:rPr>
              </m:ctrlPr>
            </m:sSubPr>
            <m:e>
              <m:r>
                <w:rPr>
                  <w:rFonts w:ascii="Cambria Math" w:hAnsi="Cambria Math"/>
                  <w:sz w:val="20"/>
                  <w:szCs w:val="20"/>
                  <w:lang w:val="en-GB"/>
                </w:rPr>
                <m:t xml:space="preserve">ε</m:t>
              </m:r>
            </m:e>
            <m:sub>
              <m:r>
                <w:rPr>
                  <w:rFonts w:ascii="Cambria Math" w:hAnsi="Cambria Math"/>
                  <w:sz w:val="20"/>
                  <w:szCs w:val="20"/>
                  <w:lang w:val="en-GB"/>
                </w:rPr>
                <m:t xml:space="preserve">a</m:t>
              </m:r>
            </m:sub>
          </m:sSub>
        </m:oMath>
      </w:ins>
      <w:ins w:id="14774" w:author="Albert Kwame Osei-Owusu" w:date="2026-09-13T09:00:00Z">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fraction emitted rather than metabolised (0.95 for sevoflurane, applying the 5% of the absorbed dose that is metabolised [12] to the agent sold, which slightly understates emissions; 1 otherwise),</w:t>
        </w:r>
      </w:ins>
      <w:ins w:id="14776" w:author="Albert Kwame Osei-Owusu" w:date="2026-09-13T09:00:00Z">
        <w:r>
          <w:rPr>
            <w:rFonts w:ascii="Times New Roman" w:hAnsi="Times New Roman" w:cs="Times New Roman"/>
            <w:sz w:val="20"/>
            <w:szCs w:val="20"/>
            <w:lang w:val="en-GB"/>
          </w:rPr>
          <w:t xml:space="preserve"> and GWP the AR6 100-year values: N₂O 273, sevoflurane 195, desflurane 2,590 and isoflurane 539 </w:t>
        </w:r>
      </w:ins>
      <w:ins w:id="14777" w:author="Albert Kwame Osei-Owusu" w:date="2026-09-13T09:00:00Z">
        <w:r>
          <w:rPr>
            <w:rFonts w:ascii="Times New Roman" w:hAnsi="Times New Roman" w:cs="Times New Roman"/>
            <w:sz w:val="20"/>
            <w:szCs w:val="20"/>
            <w:highlight w:val="yellow"/>
            <w:lang w:val="en-GB"/>
          </w:rPr>
          <w:t xml:space="preserve">[5,6]</w:t>
        </w:r>
      </w:ins>
      <w:ins w:id="14778" w:author="Albert Kwame Osei-Owusu" w:date="2026-09-13T09:00:00Z">
        <w:r>
          <w:rPr>
            <w:rFonts w:ascii="Times New Roman" w:hAnsi="Times New Roman" w:cs="Times New Roman"/>
            <w:sz w:val="20"/>
            <w:szCs w:val="20"/>
            <w:lang w:val="en-GB"/>
          </w:rPr>
          <w:t xml:space="preserve">. The result is 10.37 kt CO₂e for nitrous oxide and 1.37 kt for the volatile agents, 11.75 kt in total. Medical nitrous oxide, 10.07 kt CO₂e on the </w:t>
        </w:r>
        <w:r>
          <w:rPr>
            <w:rFonts w:ascii="Times New Roman" w:hAnsi="Times New Roman" w:cs="Times New Roman"/>
            <w:sz w:val="20"/>
            <w:szCs w:val="20"/>
            <w:lang w:val="en-GB"/>
          </w:rPr>
          <w:t xml:space="preserve">value of 265</w:t>
        </w:r>
        <w:r>
          <w:rPr>
            <w:rFonts w:ascii="Times New Roman" w:hAnsi="Times New Roman" w:cs="Times New Roman"/>
            <w:sz w:val="20"/>
            <w:szCs w:val="20"/>
            <w:lang w:val="en-GB"/>
          </w:rPr>
          <w:t xml:space="preserve"> of the Fifth Assessment Report (AR5)</w:t>
        </w:r>
        <w:r>
          <w:rPr>
            <w:rFonts w:ascii="Times New Roman" w:hAnsi="Times New Roman" w:cs="Times New Roman"/>
            <w:sz w:val="20"/>
            <w:szCs w:val="20"/>
            <w:lang w:val="en-GB"/>
          </w:rPr>
          <w:t xml:space="preserve"> used in Statistics Denmark’s DRIVHUS accounts, is subtracted from </w:t>
        </w:r>
        <w:r>
          <w:rPr>
            <w:rFonts w:ascii="Times New Roman" w:hAnsi="Times New Roman" w:cs="Times New Roman"/>
            <w:sz w:val="20"/>
            <w:szCs w:val="20"/>
            <w:lang w:val="en-GB"/>
          </w:rPr>
          <w:t xml:space="preserve">the DRIVHUS</w:t>
        </w:r>
        <w:r>
          <w:rPr>
            <w:rFonts w:ascii="Times New Roman" w:hAnsi="Times New Roman" w:cs="Times New Roman"/>
            <w:sz w:val="20"/>
            <w:szCs w:val="20"/>
            <w:lang w:val="en-GB"/>
          </w:rPr>
          <w:t xml:space="preserve"> figure before this term is added, so that it is not counted twice.</w:t>
        </w:r>
      </w:ins>
    </w:p>
    <w:p w14:paraId="0211CE43" w14:textId="77777777" w:rsidR="000737F6" w:rsidRPr="000F0CBE" w:rsidRDefault="000737F6" w:rsidP="000F0CBE">
      <w:pPr>
        <w:pStyle w:val="Heading3"/>
        <w:rPr>
          <w:lang w:val="en-GB"/>
        </w:rPr>
      </w:pPr>
      <w:proofErr w:type="spellStart"/>
      <w:del w:id="100723" w:author="Albert Kwame Osei-Owusu" w:date="2026-09-14T09:00:00Z">
        <w:r>
          <w:rPr>
            <w:lang w:val="en-GB"/>
          </w:rPr>
          <w:delText xml:space="preserve">pMDIs</w:delText>
        </w:r>
      </w:del>
      <w:proofErr w:type="spellEnd"/>
      <w:del w:id="100721" w:author="Albert Kwame Osei-Owusu" w:date="2026-09-14T09:00:00Z">
        <w:r>
          <w:rPr>
            <w:lang w:val="en-GB"/>
          </w:rPr>
          <w:delText xml:space="preserve"> </w:delText>
        </w:r>
      </w:del>
      <w:ins w:id="100722" w:author="Albert Kwame Osei-Owusu" w:date="2026-09-14T09:00:00Z">
        <w:r>
          <w:rPr>
            <w:lang w:val="en-GB"/>
          </w:rPr>
          <w:t xml:space="preserve">Inhaler propellants</w:t>
        </w:r>
      </w:ins>
    </w:p>
    <w:p w14:paraId="0022A1AE" w14:textId="56EB0E5E" w:rsidR="000737F6" w:rsidRPr="000F0CBE" w:rsidRDefault="000737F6" w:rsidP="000F0CBE">
      <w:pPr>
        <w:spacing w:line="240" w:lineRule="auto"/>
        <w:rPr>
          <w:rFonts w:ascii="Times New Roman" w:hAnsi="Times New Roman" w:cs="Times New Roman"/>
          <w:sz w:val="20"/>
          <w:szCs w:val="20"/>
          <w:lang w:val="en-GB"/>
        </w:rPr>
      </w:pPr>
      <w:proofErr w:type="spellStart"/>
      <w:del w:id="14654" w:author="Albert Kwame Osei-Owusu" w:date="2026-09-13T09:00:00Z">
        <w:r>
          <w:rPr>
            <w:rFonts w:ascii="Times New Roman" w:hAnsi="Times New Roman" w:cs="Times New Roman"/>
            <w:sz w:val="20"/>
            <w:szCs w:val="20"/>
            <w:lang w:val="en-GB"/>
          </w:rPr>
          <w:delText>Steenmeijer</w:delText>
        </w:r>
      </w:del>
      <w:proofErr w:type="spellEnd"/>
      <w:del w:id="14655" w:author="Albert Kwame Osei-Owusu" w:date="2026-09-13T09:00:00Z">
        <w:r>
          <w:rPr>
            <w:rFonts w:ascii="Times New Roman" w:hAnsi="Times New Roman" w:cs="Times New Roman"/>
            <w:sz w:val="20"/>
            <w:szCs w:val="20"/>
            <w:lang w:val="en-GB"/>
          </w:rPr>
          <w:delText xml:space="preserve"> et al. </w:delText>
        </w:r>
      </w:del>
      <w:del w:id="14659" w:author="Albert Kwame Osei-Owusu" w:date="2026-09-13T09:00:00Z">
        <w:r w:rsidR="00DD0FF5" w:rsidRPr="00DD0FF5">
          <w:rPr>
            <w:rFonts w:ascii="Times New Roman" w:hAnsi="Times New Roman" w:cs="Times New Roman"/>
            <w:noProof/>
            <w:sz w:val="20"/>
            <w:szCs w:val="20"/>
            <w:vertAlign w:val="superscript"/>
            <w:lang w:val="en-GB"/>
          </w:rPr>
          <w:delText>5</w:delText>
        </w:r>
      </w:del>
      <w:del w:id="14661" w:author="Albert Kwame Osei-Owusu" w:date="2026-09-13T09:00:00Z">
        <w:r>
          <w:rPr>
            <w:rFonts w:ascii="Times New Roman" w:hAnsi="Times New Roman" w:cs="Times New Roman"/>
            <w:sz w:val="20"/>
            <w:szCs w:val="20"/>
            <w:lang w:val="en-GB"/>
          </w:rPr>
          <w:delText xml:space="preserve"> quantified </w:delText>
        </w:r>
      </w:del>
      <w:proofErr w:type="spellStart"/>
      <w:del w:id="14662" w:author="Albert Kwame Osei-Owusu" w:date="2026-09-13T09:00:00Z">
        <w:r>
          <w:rPr>
            <w:rFonts w:ascii="Times New Roman" w:hAnsi="Times New Roman" w:cs="Times New Roman"/>
            <w:sz w:val="20"/>
            <w:szCs w:val="20"/>
            <w:lang w:val="en-GB"/>
          </w:rPr>
          <w:delText>pMDI</w:delText>
        </w:r>
      </w:del>
      <w:proofErr w:type="spellEnd"/>
      <w:del w:id="14663" w:author="Albert Kwame Osei-Owusu" w:date="2026-09-13T09:00:00Z">
        <w:r>
          <w:rPr>
            <w:rFonts w:ascii="Times New Roman" w:hAnsi="Times New Roman" w:cs="Times New Roman"/>
            <w:sz w:val="20"/>
            <w:szCs w:val="20"/>
            <w:lang w:val="en-GB"/>
          </w:rPr>
          <w:delText xml:space="preserve">-related greenhouse gas emissions for the Netherlands in 2016 at </w:delText>
        </w:r>
      </w:del>
      <w:del w:id="14664" w:author="Albert Kwame Osei-Owusu" w:date="2026-09-13T09:00:00Z">
        <w:r>
          <w:delText xml:space="preserve">76.9 kt </w:delText>
        </w:r>
      </w:del>
      <w:proofErr w:type="spellStart"/>
      <w:del w:id="14665" w:author="Albert Kwame Osei-Owusu" w:date="2026-09-13T09:00:00Z">
        <w:r>
          <w:delText>CO₂e</w:delText>
        </w:r>
      </w:del>
      <w:proofErr w:type="spellEnd"/>
      <w:del w:id="14666" w:author="Albert Kwame Osei-Owusu" w:date="2026-09-13T09:00:00Z">
        <w:r>
          <w:delText xml:space="preserve"> (GWP100), </w:delText>
        </w:r>
      </w:del>
      <w:proofErr w:type="spellStart"/>
      <w:del w:id="14667" w:author="Albert Kwame Osei-Owusu" w:date="2026-09-13T09:00:00Z">
        <w:r>
          <w:delText>based</w:delText>
        </w:r>
      </w:del>
      <w:proofErr w:type="spellEnd"/>
      <w:del w:id="14668" w:author="Albert Kwame Osei-Owusu" w:date="2026-09-13T09:00:00Z">
        <w:r>
          <w:delText xml:space="preserve"> on national </w:delText>
        </w:r>
      </w:del>
      <w:proofErr w:type="spellStart"/>
      <w:del w:id="14669" w:author="Albert Kwame Osei-Owusu" w:date="2026-09-13T09:00:00Z">
        <w:r>
          <w:delText>pharmaceutical</w:delText>
        </w:r>
      </w:del>
      <w:proofErr w:type="spellEnd"/>
      <w:del w:id="14670" w:author="Albert Kwame Osei-Owusu" w:date="2026-09-13T09:00:00Z">
        <w:r>
          <w:delText xml:space="preserve"> </w:delText>
        </w:r>
      </w:del>
      <w:proofErr w:type="spellStart"/>
      <w:del w:id="14671" w:author="Albert Kwame Osei-Owusu" w:date="2026-09-13T09:00:00Z">
        <w:r>
          <w:delText>consumption</w:delText>
        </w:r>
      </w:del>
      <w:proofErr w:type="spellEnd"/>
      <w:del w:id="14672" w:author="Albert Kwame Osei-Owusu" w:date="2026-09-13T09:00:00Z">
        <w:r>
          <w:delText xml:space="preserve"> data and </w:delText>
        </w:r>
      </w:del>
      <w:proofErr w:type="spellStart"/>
      <w:del w:id="14673" w:author="Albert Kwame Osei-Owusu" w:date="2026-09-13T09:00:00Z">
        <w:r>
          <w:delText>life-cycle</w:delText>
        </w:r>
      </w:del>
      <w:proofErr w:type="spellEnd"/>
      <w:del w:id="14674" w:author="Albert Kwame Osei-Owusu" w:date="2026-09-13T09:00:00Z">
        <w:r>
          <w:delText xml:space="preserve"> emission factors for inhaler </w:delText>
        </w:r>
      </w:del>
      <w:proofErr w:type="spellStart"/>
      <w:del w:id="14675" w:author="Albert Kwame Osei-Owusu" w:date="2026-09-13T09:00:00Z">
        <w:r>
          <w:delText>propellants</w:delText>
        </w:r>
      </w:del>
      <w:proofErr w:type="spellEnd"/>
      <w:del w:id="14676" w:author="Albert Kwame Osei-Owusu" w:date="2026-09-13T09:00:00Z">
        <w:r>
          <w:delText xml:space="preserve">. </w:delText>
        </w:r>
      </w:del>
      <w:proofErr w:type="spellStart"/>
      <w:del w:id="14677" w:author="Albert Kwame Osei-Owusu" w:date="2026-09-13T09:00:00Z">
        <w:r>
          <w:delText>Defined</w:delText>
        </w:r>
      </w:del>
      <w:proofErr w:type="spellEnd"/>
      <w:del w:id="14678" w:author="Albert Kwame Osei-Owusu" w:date="2026-09-13T09:00:00Z">
        <w:r>
          <w:delText xml:space="preserve"> </w:delText>
        </w:r>
      </w:del>
      <w:proofErr w:type="spellStart"/>
      <w:del w:id="14679" w:author="Albert Kwame Osei-Owusu" w:date="2026-09-13T09:00:00Z">
        <w:r>
          <w:delText>daily</w:delText>
        </w:r>
      </w:del>
      <w:proofErr w:type="spellEnd"/>
      <w:del w:id="14680" w:author="Albert Kwame Osei-Owusu" w:date="2026-09-13T09:00:00Z">
        <w:r>
          <w:delText xml:space="preserve"> </w:delText>
        </w:r>
      </w:del>
      <w:proofErr w:type="spellStart"/>
      <w:del w:id="14681" w:author="Albert Kwame Osei-Owusu" w:date="2026-09-13T09:00:00Z">
        <w:r>
          <w:delText>doses</w:delText>
        </w:r>
      </w:del>
      <w:proofErr w:type="spellEnd"/>
      <w:del w:id="14682" w:author="Albert Kwame Osei-Owusu" w:date="2026-09-13T09:00:00Z">
        <w:r>
          <w:delText xml:space="preserve"> (DDD) </w:delText>
        </w:r>
      </w:del>
      <w:proofErr w:type="spellStart"/>
      <w:del w:id="14683" w:author="Albert Kwame Osei-Owusu" w:date="2026-09-13T09:00:00Z">
        <w:r>
          <w:delText>were</w:delText>
        </w:r>
      </w:del>
      <w:proofErr w:type="spellEnd"/>
      <w:del w:id="14684" w:author="Albert Kwame Osei-Owusu" w:date="2026-09-13T09:00:00Z">
        <w:r>
          <w:delText xml:space="preserve"> </w:delText>
        </w:r>
      </w:del>
      <w:proofErr w:type="spellStart"/>
      <w:del w:id="14685" w:author="Albert Kwame Osei-Owusu" w:date="2026-09-13T09:00:00Z">
        <w:r>
          <w:delText>used</w:delText>
        </w:r>
      </w:del>
      <w:proofErr w:type="spellEnd"/>
      <w:del w:id="14686" w:author="Albert Kwame Osei-Owusu" w:date="2026-09-13T09:00:00Z">
        <w:r>
          <w:delText xml:space="preserve"> as the </w:delText>
        </w:r>
      </w:del>
      <w:proofErr w:type="spellStart"/>
      <w:del w:id="14687" w:author="Albert Kwame Osei-Owusu" w:date="2026-09-13T09:00:00Z">
        <w:r>
          <w:delText>harmonised</w:delText>
        </w:r>
      </w:del>
      <w:proofErr w:type="spellEnd"/>
      <w:del w:id="14688" w:author="Albert Kwame Osei-Owusu" w:date="2026-09-13T09:00:00Z">
        <w:r>
          <w:delText xml:space="preserve"> unit of </w:delText>
        </w:r>
      </w:del>
      <w:proofErr w:type="spellStart"/>
      <w:del w:id="14689" w:author="Albert Kwame Osei-Owusu" w:date="2026-09-13T09:00:00Z">
        <w:r>
          <w:delText>comparison</w:delText>
        </w:r>
      </w:del>
      <w:proofErr w:type="spellEnd"/>
      <w:del w:id="14690" w:author="Albert Kwame Osei-Owusu" w:date="2026-09-13T09:00:00Z">
        <w:r>
          <w:delText xml:space="preserve">, as </w:delText>
        </w:r>
      </w:del>
      <w:proofErr w:type="spellStart"/>
      <w:del w:id="14691" w:author="Albert Kwame Osei-Owusu" w:date="2026-09-13T09:00:00Z">
        <w:r>
          <w:delText>this</w:delText>
        </w:r>
      </w:del>
      <w:proofErr w:type="spellEnd"/>
      <w:del w:id="14692" w:author="Albert Kwame Osei-Owusu" w:date="2026-09-13T09:00:00Z">
        <w:r>
          <w:delText xml:space="preserve"> </w:delText>
        </w:r>
      </w:del>
      <w:proofErr w:type="spellStart"/>
      <w:del w:id="14693" w:author="Albert Kwame Osei-Owusu" w:date="2026-09-13T09:00:00Z">
        <w:r>
          <w:delText>metric</w:delText>
        </w:r>
      </w:del>
      <w:proofErr w:type="spellEnd"/>
      <w:del w:id="14694" w:author="Albert Kwame Osei-Owusu" w:date="2026-09-13T09:00:00Z">
        <w:r>
          <w:delText xml:space="preserve"> </w:delText>
        </w:r>
      </w:del>
      <w:proofErr w:type="spellStart"/>
      <w:del w:id="14695" w:author="Albert Kwame Osei-Owusu" w:date="2026-09-13T09:00:00Z">
        <w:r>
          <w:delText>reflects</w:delText>
        </w:r>
      </w:del>
      <w:proofErr w:type="spellEnd"/>
      <w:del w:id="14696" w:author="Albert Kwame Osei-Owusu" w:date="2026-09-13T09:00:00Z">
        <w:r>
          <w:delText xml:space="preserve"> </w:delText>
        </w:r>
      </w:del>
      <w:proofErr w:type="spellStart"/>
      <w:del w:id="14697" w:author="Albert Kwame Osei-Owusu" w:date="2026-09-13T09:00:00Z">
        <w:r>
          <w:delText>actual</w:delText>
        </w:r>
      </w:del>
      <w:proofErr w:type="spellEnd"/>
      <w:del w:id="14698" w:author="Albert Kwame Osei-Owusu" w:date="2026-09-13T09:00:00Z">
        <w:r>
          <w:delText xml:space="preserve"> </w:delText>
        </w:r>
      </w:del>
      <w:proofErr w:type="spellStart"/>
      <w:del w:id="14699" w:author="Albert Kwame Osei-Owusu" w:date="2026-09-13T09:00:00Z">
        <w:r>
          <w:delText>therapeutic</w:delText>
        </w:r>
      </w:del>
      <w:proofErr w:type="spellEnd"/>
      <w:del w:id="14700" w:author="Albert Kwame Osei-Owusu" w:date="2026-09-13T09:00:00Z">
        <w:r>
          <w:delText xml:space="preserve"> </w:delText>
        </w:r>
      </w:del>
      <w:proofErr w:type="spellStart"/>
      <w:del w:id="14701" w:author="Albert Kwame Osei-Owusu" w:date="2026-09-13T09:00:00Z">
        <w:r>
          <w:delText>use</w:delText>
        </w:r>
      </w:del>
      <w:proofErr w:type="spellEnd"/>
      <w:del w:id="14702" w:author="Albert Kwame Osei-Owusu" w:date="2026-09-13T09:00:00Z">
        <w:r>
          <w:delText xml:space="preserve"> and </w:delText>
        </w:r>
      </w:del>
      <w:proofErr w:type="spellStart"/>
      <w:del w:id="14703" w:author="Albert Kwame Osei-Owusu" w:date="2026-09-13T09:00:00Z">
        <w:r>
          <w:delText>avoids</w:delText>
        </w:r>
      </w:del>
      <w:proofErr w:type="spellEnd"/>
      <w:del w:id="14704" w:author="Albert Kwame Osei-Owusu" w:date="2026-09-13T09:00:00Z">
        <w:r>
          <w:delText xml:space="preserve"> </w:delText>
        </w:r>
      </w:del>
      <w:proofErr w:type="spellStart"/>
      <w:del w:id="14705" w:author="Albert Kwame Osei-Owusu" w:date="2026-09-13T09:00:00Z">
        <w:r>
          <w:delText>confounding</w:delText>
        </w:r>
      </w:del>
      <w:proofErr w:type="spellEnd"/>
      <w:del w:id="14706" w:author="Albert Kwame Osei-Owusu" w:date="2026-09-13T09:00:00Z">
        <w:r>
          <w:delText xml:space="preserve"> from differences in </w:delText>
        </w:r>
      </w:del>
      <w:proofErr w:type="spellStart"/>
      <w:del w:id="14707" w:author="Albert Kwame Osei-Owusu" w:date="2026-09-13T09:00:00Z">
        <w:r>
          <w:delText>actuation</w:delText>
        </w:r>
      </w:del>
      <w:proofErr w:type="spellEnd"/>
      <w:del w:id="14708" w:author="Albert Kwame Osei-Owusu" w:date="2026-09-13T09:00:00Z">
        <w:r>
          <w:delText xml:space="preserve"> </w:delText>
        </w:r>
      </w:del>
      <w:proofErr w:type="spellStart"/>
      <w:del w:id="14709" w:author="Albert Kwame Osei-Owusu" w:date="2026-09-13T09:00:00Z">
        <w:r>
          <w:delText>counts</w:delText>
        </w:r>
      </w:del>
      <w:proofErr w:type="spellEnd"/>
      <w:del w:id="14710" w:author="Albert Kwame Osei-Owusu" w:date="2026-09-13T09:00:00Z">
        <w:r>
          <w:delText xml:space="preserve"> or inhaler formats. </w:delText>
        </w:r>
      </w:del>
      <w:proofErr w:type="spellStart"/>
      <w:del w:id="14711" w:author="Albert Kwame Osei-Owusu" w:date="2026-09-13T09:00:00Z">
        <w:r>
          <w:delText>According</w:delText>
        </w:r>
      </w:del>
      <w:proofErr w:type="spellEnd"/>
      <w:del w:id="14712" w:author="Albert Kwame Osei-Owusu" w:date="2026-09-13T09:00:00Z">
        <w:r>
          <w:delText xml:space="preserve"> to Dutch national </w:delText>
        </w:r>
      </w:del>
      <w:proofErr w:type="spellStart"/>
      <w:del w:id="14713" w:author="Albert Kwame Osei-Owusu" w:date="2026-09-13T09:00:00Z">
        <w:r>
          <w:delText>pharmaceutical</w:delText>
        </w:r>
      </w:del>
      <w:proofErr w:type="spellEnd"/>
      <w:del w:id="14714" w:author="Albert Kwame Osei-Owusu" w:date="2026-09-13T09:00:00Z">
        <w:r>
          <w:delText xml:space="preserve"> </w:delText>
        </w:r>
      </w:del>
      <w:proofErr w:type="spellStart"/>
      <w:del w:id="14715" w:author="Albert Kwame Osei-Owusu" w:date="2026-09-13T09:00:00Z">
        <w:r>
          <w:delText>statistics</w:delText>
        </w:r>
      </w:del>
      <w:proofErr w:type="spellEnd"/>
      <w:del w:id="14716" w:author="Albert Kwame Osei-Owusu" w:date="2026-09-13T09:00:00Z">
        <w:r>
          <w:delText xml:space="preserve"> </w:delText>
        </w:r>
      </w:del>
      <w:proofErr w:type="spellStart"/>
      <w:del w:id="14717" w:author="Albert Kwame Osei-Owusu" w:date="2026-09-13T09:00:00Z">
        <w:r>
          <w:delText>underlying</w:delText>
        </w:r>
      </w:del>
      <w:proofErr w:type="spellEnd"/>
      <w:del w:id="14718" w:author="Albert Kwame Osei-Owusu" w:date="2026-09-13T09:00:00Z">
        <w:r>
          <w:delText xml:space="preserve"> </w:delText>
        </w:r>
      </w:del>
      <w:proofErr w:type="spellStart"/>
      <w:del w:id="14719" w:author="Albert Kwame Osei-Owusu" w:date="2026-09-13T09:00:00Z">
        <w:r>
          <w:delText>Steenmeijer</w:delText>
        </w:r>
      </w:del>
      <w:proofErr w:type="spellEnd"/>
      <w:del w:id="14720" w:author="Albert Kwame Osei-Owusu" w:date="2026-09-13T09:00:00Z">
        <w:r>
          <w:delText xml:space="preserve"> et al., </w:delText>
        </w:r>
      </w:del>
      <w:proofErr w:type="spellStart"/>
      <w:del w:id="14721" w:author="Albert Kwame Osei-Owusu" w:date="2026-09-13T09:00:00Z">
        <w:r>
          <w:delText>approximately</w:delText>
        </w:r>
      </w:del>
      <w:proofErr w:type="spellEnd"/>
      <w:del w:id="14722" w:author="Albert Kwame Osei-Owusu" w:date="2026-09-13T09:00:00Z">
        <w:r>
          <w:delText xml:space="preserve"> 62 million </w:delText>
        </w:r>
      </w:del>
      <w:proofErr w:type="spellStart"/>
      <w:del w:id="14723" w:author="Albert Kwame Osei-Owusu" w:date="2026-09-13T09:00:00Z">
        <w:r>
          <w:delText>pMDI</w:delText>
        </w:r>
      </w:del>
      <w:proofErr w:type="spellEnd"/>
      <w:del w:id="14724" w:author="Albert Kwame Osei-Owusu" w:date="2026-09-13T09:00:00Z">
        <w:r>
          <w:delText xml:space="preserve"> DDD </w:delText>
        </w:r>
      </w:del>
      <w:proofErr w:type="spellStart"/>
      <w:del w:id="14725" w:author="Albert Kwame Osei-Owusu" w:date="2026-09-13T09:00:00Z">
        <w:r>
          <w:delText>were</w:delText>
        </w:r>
      </w:del>
      <w:proofErr w:type="spellEnd"/>
      <w:del w:id="14726" w:author="Albert Kwame Osei-Owusu" w:date="2026-09-13T09:00:00Z">
        <w:r>
          <w:delText xml:space="preserve"> </w:delText>
        </w:r>
      </w:del>
      <w:proofErr w:type="spellStart"/>
      <w:del w:id="14727" w:author="Albert Kwame Osei-Owusu" w:date="2026-09-13T09:00:00Z">
        <w:r>
          <w:delText>dispensed</w:delText>
        </w:r>
      </w:del>
      <w:proofErr w:type="spellEnd"/>
      <w:del w:id="14728" w:author="Albert Kwame Osei-Owusu" w:date="2026-09-13T09:00:00Z">
        <w:r>
          <w:delText xml:space="preserve"> in the </w:delText>
        </w:r>
      </w:del>
      <w:proofErr w:type="spellStart"/>
      <w:del w:id="14729" w:author="Albert Kwame Osei-Owusu" w:date="2026-09-13T09:00:00Z">
        <w:r>
          <w:delText>Netherlands</w:delText>
        </w:r>
      </w:del>
      <w:proofErr w:type="spellEnd"/>
      <w:del w:id="14730" w:author="Albert Kwame Osei-Owusu" w:date="2026-09-13T09:00:00Z">
        <w:r>
          <w:delText xml:space="preserve"> in 2016. </w:delText>
        </w:r>
      </w:del>
      <w:proofErr w:type="spellStart"/>
      <w:del w:id="14731" w:author="Albert Kwame Osei-Owusu" w:date="2026-09-13T09:00:00Z">
        <w:r>
          <w:delText>Correspondingly</w:delText>
        </w:r>
      </w:del>
      <w:proofErr w:type="spellEnd"/>
      <w:del w:id="14732" w:author="Albert Kwame Osei-Owusu" w:date="2026-09-13T09:00:00Z">
        <w:r>
          <w:delText xml:space="preserve">, Danish national </w:delText>
        </w:r>
      </w:del>
      <w:proofErr w:type="spellStart"/>
      <w:del w:id="14733" w:author="Albert Kwame Osei-Owusu" w:date="2026-09-13T09:00:00Z">
        <w:r>
          <w:delText>pharmacy</w:delText>
        </w:r>
      </w:del>
      <w:proofErr w:type="spellEnd"/>
      <w:del w:id="14734" w:author="Albert Kwame Osei-Owusu" w:date="2026-09-13T09:00:00Z">
        <w:r>
          <w:delText xml:space="preserve"> dispensation data </w:delText>
        </w:r>
      </w:del>
      <w:proofErr w:type="spellStart"/>
      <w:del w:id="14735" w:author="Albert Kwame Osei-Owusu" w:date="2026-09-13T09:00:00Z">
        <w:r>
          <w:delText>indicate</w:delText>
        </w:r>
      </w:del>
      <w:proofErr w:type="spellEnd"/>
      <w:del w:id="14736" w:author="Albert Kwame Osei-Owusu" w:date="2026-09-13T09:00:00Z">
        <w:r>
          <w:delText xml:space="preserve"> </w:delText>
        </w:r>
      </w:del>
      <w:proofErr w:type="spellStart"/>
      <w:del w:id="14737" w:author="Albert Kwame Osei-Owusu" w:date="2026-09-13T09:00:00Z">
        <w:r>
          <w:delText>that</w:delText>
        </w:r>
      </w:del>
      <w:proofErr w:type="spellEnd"/>
      <w:del w:id="14738" w:author="Albert Kwame Osei-Owusu" w:date="2026-09-13T09:00:00Z">
        <w:r>
          <w:delText xml:space="preserve"> </w:delText>
        </w:r>
      </w:del>
      <w:proofErr w:type="spellStart"/>
      <w:del w:id="14739" w:author="Albert Kwame Osei-Owusu" w:date="2026-09-13T09:00:00Z">
        <w:r>
          <w:delText>approximately</w:delText>
        </w:r>
      </w:del>
      <w:proofErr w:type="spellEnd"/>
      <w:del w:id="14740" w:author="Albert Kwame Osei-Owusu" w:date="2026-09-13T09:00:00Z">
        <w:r>
          <w:delText xml:space="preserve"> 28 million </w:delText>
        </w:r>
      </w:del>
      <w:proofErr w:type="spellStart"/>
      <w:del w:id="14741" w:author="Albert Kwame Osei-Owusu" w:date="2026-09-13T09:00:00Z">
        <w:r>
          <w:delText>pMDI</w:delText>
        </w:r>
      </w:del>
      <w:proofErr w:type="spellEnd"/>
      <w:del w:id="14742" w:author="Albert Kwame Osei-Owusu" w:date="2026-09-13T09:00:00Z">
        <w:r>
          <w:delText xml:space="preserve"> DDD </w:delText>
        </w:r>
      </w:del>
      <w:proofErr w:type="spellStart"/>
      <w:del w:id="14743" w:author="Albert Kwame Osei-Owusu" w:date="2026-09-13T09:00:00Z">
        <w:r>
          <w:delText>were</w:delText>
        </w:r>
      </w:del>
      <w:proofErr w:type="spellEnd"/>
      <w:del w:id="14744" w:author="Albert Kwame Osei-Owusu" w:date="2026-09-13T09:00:00Z">
        <w:r>
          <w:delText xml:space="preserve"> </w:delText>
        </w:r>
      </w:del>
      <w:proofErr w:type="spellStart"/>
      <w:del w:id="14745" w:author="Albert Kwame Osei-Owusu" w:date="2026-09-13T09:00:00Z">
        <w:r>
          <w:delText>dispensed</w:delText>
        </w:r>
      </w:del>
      <w:proofErr w:type="spellEnd"/>
      <w:del w:id="14746" w:author="Albert Kwame Osei-Owusu" w:date="2026-09-13T09:00:00Z">
        <w:r>
          <w:delText xml:space="preserve"> in Denmark in 2019 </w:delText>
        </w:r>
      </w:del>
      <w:del w:id="14753" w:author="Albert Kwame Osei-Owusu" w:date="2026-09-13T09:00:00Z">
        <w:r w:rsidR="00DD0FF5" w:rsidRPr="00DD0FF5">
          <w:rPr>
            <w:noProof/>
            <w:vertAlign w:val="superscript"/>
          </w:rPr>
          <w:delText>6</w:delText>
        </w:r>
      </w:del>
      <w:del w:id="14755" w:author="Albert Kwame Osei-Owusu" w:date="2026-09-13T09:00:00Z">
        <w:r>
          <w:rPr>
            <w:rFonts w:ascii="Times New Roman" w:hAnsi="Times New Roman" w:cs="Times New Roman"/>
            <w:sz w:val="20"/>
            <w:szCs w:val="20"/>
            <w:lang w:val="en-GB"/>
          </w:rPr>
          <w:delText xml:space="preserve">. </w:delText>
        </w:r>
      </w:del>
      <w:ins w:id="41540" w:author="Albert Kwame Osei-Owusu" w:date="2026-09-14T09:00:00Z">
        <w:r>
          <w:rPr>
            <w:rFonts w:ascii="Times New Roman" w:hAnsi="Times New Roman" w:cs="Times New Roman"/>
            <w:sz w:val="20"/>
            <w:szCs w:val="20"/>
            <w:lang w:val="en-GB"/>
          </w:rPr>
          <w:t xml:space="preserve">Propellant emissions from pressurised metered-dose inhalers are taken from the </w:t>
        </w:r>
        <w:r>
          <w:rPr>
            <w:rFonts w:ascii="Times New Roman" w:hAnsi="Times New Roman" w:cs="Times New Roman"/>
            <w:sz w:val="20"/>
            <w:szCs w:val="20"/>
            <w:lang w:val="en-GB"/>
          </w:rPr>
          <w:t xml:space="preserve">fluorinated gas (</w:t>
        </w:r>
        <w:r>
          <w:rPr>
            <w:rFonts w:ascii="Times New Roman" w:hAnsi="Times New Roman" w:cs="Times New Roman"/>
            <w:sz w:val="20"/>
            <w:szCs w:val="20"/>
            <w:lang w:val="en-GB"/>
          </w:rPr>
          <w:t xml:space="preserve">F-gas</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inventory of the Danish Environmental Protection Agency </w:t>
        </w:r>
      </w:ins>
      <w:ins w:id="41541" w:author="Albert Kwame Osei-Owusu" w:date="2026-09-14T09:00:00Z">
        <w:r>
          <w:rPr>
            <w:rFonts w:ascii="Times New Roman" w:hAnsi="Times New Roman" w:cs="Times New Roman"/>
            <w:sz w:val="20"/>
            <w:szCs w:val="20"/>
            <w:highlight w:val="yellow"/>
            <w:lang w:val="en-GB"/>
          </w:rPr>
          <w:t xml:space="preserve">[13]</w:t>
        </w:r>
      </w:ins>
      <w:ins w:id="41542" w:author="Albert Kwame Osei-Owusu" w:date="2026-09-14T09:00:00Z">
        <w:r>
          <w:rPr>
            <w:rFonts w:ascii="Times New Roman" w:hAnsi="Times New Roman" w:cs="Times New Roman"/>
            <w:sz w:val="20"/>
            <w:szCs w:val="20"/>
            <w:lang w:val="en-GB"/>
          </w:rPr>
          <w:t xml:space="preserve">, which estimates emissions from the sales of each product and its propellant content per dose, with half released in the year of sale and half in the year after. For 2022, the inventory reports 9.1 kt CO₂e from </w:t>
        </w:r>
        <w:r>
          <w:rPr>
            <w:rFonts w:ascii="Times New Roman" w:hAnsi="Times New Roman" w:cs="Times New Roman"/>
            <w:sz w:val="20"/>
            <w:szCs w:val="20"/>
            <w:lang w:val="en-GB"/>
          </w:rPr>
          <w:t xml:space="preserve">the hydrofluorocarbon </w:t>
        </w:r>
        <w:r>
          <w:rPr>
            <w:rFonts w:ascii="Times New Roman" w:hAnsi="Times New Roman" w:cs="Times New Roman"/>
            <w:sz w:val="20"/>
            <w:szCs w:val="20"/>
            <w:lang w:val="en-GB"/>
          </w:rPr>
          <w:t xml:space="preserve">HFC-134a and 2.5 kt from HFC-227ea, 11,619 tonnes of CO₂ equivalents in total, on the GWPs of its Appendix 1 (1,430 and 3,220, the </w:t>
        </w:r>
        <w:r>
          <w:rPr>
            <w:rFonts w:ascii="Times New Roman" w:hAnsi="Times New Roman" w:cs="Times New Roman"/>
            <w:sz w:val="20"/>
            <w:szCs w:val="20"/>
            <w:lang w:val="en-GB"/>
          </w:rPr>
          <w:t xml:space="preserve">values of the Fourth Assessment Report, </w:t>
        </w:r>
        <w:r>
          <w:rPr>
            <w:rFonts w:ascii="Times New Roman" w:hAnsi="Times New Roman" w:cs="Times New Roman"/>
            <w:sz w:val="20"/>
            <w:szCs w:val="20"/>
            <w:lang w:val="en-GB"/>
          </w:rPr>
          <w:t xml:space="preserve">AR4</w:t>
        </w:r>
        <w:r>
          <w:rPr>
            <w:rFonts w:ascii="Times New Roman" w:hAnsi="Times New Roman" w:cs="Times New Roman"/>
            <w:sz w:val="20"/>
            <w:szCs w:val="20"/>
            <w:lang w:val="en-GB"/>
          </w:rPr>
          <w:t xml:space="preserve">). The </w:t>
        </w:r>
        <w:r>
          <w:rPr>
            <w:rFonts w:ascii="Times New Roman" w:hAnsi="Times New Roman" w:cs="Times New Roman"/>
            <w:sz w:val="20"/>
            <w:szCs w:val="20"/>
            <w:lang w:val="en-GB"/>
          </w:rPr>
          <w:t xml:space="preserve">same table lists emitted masses of 6.7 and 0.9 tonnes, which do not reproduce its CO₂e row and would give 13.49 kt on AR6; we use the CO₂e row, which matches the inventory’s total. The </w:t>
        </w:r>
        <w:r>
          <w:rPr>
            <w:rFonts w:ascii="Times New Roman" w:hAnsi="Times New Roman" w:cs="Times New Roman"/>
            <w:sz w:val="20"/>
            <w:szCs w:val="20"/>
            <w:lang w:val="en-GB"/>
          </w:rPr>
          <w:t xml:space="preserve">emitted mass of each gas is recovered from those contributions and restated on AR6:</w:t>
        </w:r>
      </w:ins>
    </w:p>
    <w:p>
      <w:pPr>
        <w:tabs>
          <w:tab w:val="center" w:pos="4819"/>
          <w:tab w:val="right" w:pos="9638"/>
        </w:tabs>
        <w:spacing w:before="60" w:after="60"/>
        <w:rPr>
          <w:ins w:id="13817" w:author="Albert Kwame Osei-Owusu" w:date="2026-09-13T09:00:00Z"/>
        </w:rPr>
      </w:pPr>
      <w:ins w:id="13818"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G</m:t>
              </m:r>
            </m:e>
            <m:sub>
              <m:r>
                <m:rPr>
                  <m:sty m:val="p"/>
                </m:rPr>
                <w:rPr>
                  <w:rFonts w:ascii="Cambria Math" w:hAnsi="Cambria Math"/>
                  <w:sz w:val="20"/>
                  <w:szCs w:val="20"/>
                  <w:lang w:val="en-GB"/>
                </w:rPr>
                <m:t xml:space="preserve">pMDI</m:t>
              </m:r>
            </m:sub>
          </m:sSub>
          <m:r>
            <m:rPr>
              <m:sty m:val="p"/>
            </m:rPr>
            <w:rPr>
              <w:rFonts w:ascii="Cambria Math" w:hAnsi="Cambria Math"/>
              <w:sz w:val="20"/>
              <w:szCs w:val="20"/>
              <w:lang w:val="en-GB"/>
            </w:rPr>
            <m:t xml:space="preserve">=</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g</m:t>
              </m:r>
            </m:sub>
            <m:sup/>
            <m:e>
              <m:f>
                <m:fPr>
                  <m:ctrlPr>
                    <w:rPr>
                      <w:rFonts w:ascii="Cambria Math" w:hAnsi="Cambria Math"/>
                      <w:sz w:val="20"/>
                      <w:szCs w:val="20"/>
                      <w:lang w:val="en-GB"/>
                    </w:rPr>
                  </m:ctrlPr>
                </m:fPr>
                <m:num>
                  <m:sSubSup>
                    <m:sSubSupPr>
                      <m:ctrlPr>
                        <w:rPr>
                          <w:rFonts w:ascii="Cambria Math" w:hAnsi="Cambria Math"/>
                          <w:sz w:val="20"/>
                          <w:szCs w:val="20"/>
                          <w:lang w:val="en-GB"/>
                        </w:rPr>
                      </m:ctrlPr>
                    </m:sSubSupPr>
                    <m:e>
                      <m:r>
                        <w:rPr>
                          <w:rFonts w:ascii="Cambria Math" w:hAnsi="Cambria Math"/>
                          <w:sz w:val="20"/>
                          <w:szCs w:val="20"/>
                          <w:lang w:val="en-GB"/>
                        </w:rPr>
                        <m:t xml:space="preserve">G</m:t>
                      </m:r>
                    </m:e>
                    <m:sub>
                      <m:r>
                        <w:rPr>
                          <w:rFonts w:ascii="Cambria Math" w:hAnsi="Cambria Math"/>
                          <w:sz w:val="20"/>
                          <w:szCs w:val="20"/>
                          <w:lang w:val="en-GB"/>
                        </w:rPr>
                        <m:t xml:space="preserve">g</m:t>
                      </m:r>
                    </m:sub>
                    <m:sup>
                      <m:r>
                        <m:rPr>
                          <m:sty m:val="p"/>
                        </m:rPr>
                        <w:rPr>
                          <w:rFonts w:ascii="Cambria Math" w:hAnsi="Cambria Math"/>
                          <w:sz w:val="20"/>
                          <w:szCs w:val="20"/>
                          <w:lang w:val="en-GB"/>
                        </w:rPr>
                        <m:t xml:space="preserve">AR4</m:t>
                      </m:r>
                    </m:sup>
                  </m:sSubSup>
                </m:num>
                <m:den>
                  <m:sSubSup>
                    <m:sSubSupPr>
                      <m:ctrlPr>
                        <w:rPr>
                          <w:rFonts w:ascii="Cambria Math" w:hAnsi="Cambria Math"/>
                          <w:sz w:val="20"/>
                          <w:szCs w:val="20"/>
                          <w:lang w:val="en-GB"/>
                        </w:rPr>
                      </m:ctrlPr>
                    </m:sSubSupPr>
                    <m:e>
                      <m:r>
                        <m:rPr>
                          <m:sty m:val="p"/>
                        </m:rPr>
                        <w:rPr>
                          <w:rFonts w:ascii="Cambria Math" w:hAnsi="Cambria Math"/>
                          <w:sz w:val="20"/>
                          <w:szCs w:val="20"/>
                          <w:lang w:val="en-GB"/>
                        </w:rPr>
                        <m:t xml:space="preserve">GWP</m:t>
                      </m:r>
                    </m:e>
                    <m:sub>
                      <m:r>
                        <w:rPr>
                          <w:rFonts w:ascii="Cambria Math" w:hAnsi="Cambria Math"/>
                          <w:sz w:val="20"/>
                          <w:szCs w:val="20"/>
                          <w:lang w:val="en-GB"/>
                        </w:rPr>
                        <m:t xml:space="preserve">g</m:t>
                      </m:r>
                    </m:sub>
                    <m:sup>
                      <m:r>
                        <m:rPr>
                          <m:sty m:val="p"/>
                        </m:rPr>
                        <w:rPr>
                          <w:rFonts w:ascii="Cambria Math" w:hAnsi="Cambria Math"/>
                          <w:sz w:val="20"/>
                          <w:szCs w:val="20"/>
                          <w:lang w:val="en-GB"/>
                        </w:rPr>
                        <m:t xml:space="preserve">AR4</m:t>
                      </m:r>
                    </m:sup>
                  </m:sSubSup>
                </m:den>
              </m:f>
              <m:sSubSup>
                <m:sSubSupPr>
                  <m:ctrlPr>
                    <w:rPr>
                      <w:rFonts w:ascii="Cambria Math" w:hAnsi="Cambria Math"/>
                      <w:sz w:val="20"/>
                      <w:szCs w:val="20"/>
                      <w:lang w:val="en-GB"/>
                    </w:rPr>
                  </m:ctrlPr>
                </m:sSubSupPr>
                <m:e>
                  <m:r>
                    <m:rPr>
                      <m:sty m:val="p"/>
                    </m:rPr>
                    <w:rPr>
                      <w:rFonts w:ascii="Cambria Math" w:hAnsi="Cambria Math"/>
                      <w:sz w:val="20"/>
                      <w:szCs w:val="20"/>
                      <w:lang w:val="en-GB"/>
                    </w:rPr>
                    <m:t xml:space="preserve">GWP</m:t>
                  </m:r>
                </m:e>
                <m:sub>
                  <m:r>
                    <w:rPr>
                      <w:rFonts w:ascii="Cambria Math" w:hAnsi="Cambria Math"/>
                      <w:sz w:val="20"/>
                      <w:szCs w:val="20"/>
                      <w:lang w:val="en-GB"/>
                    </w:rPr>
                    <m:t xml:space="preserve">g</m:t>
                  </m:r>
                </m:sub>
                <m:sup>
                  <m:r>
                    <m:rPr>
                      <m:sty m:val="p"/>
                    </m:rPr>
                    <w:rPr>
                      <w:rFonts w:ascii="Cambria Math" w:hAnsi="Cambria Math"/>
                      <w:sz w:val="20"/>
                      <w:szCs w:val="20"/>
                      <w:lang w:val="en-GB"/>
                    </w:rPr>
                    <m:t xml:space="preserve">AR6</m:t>
                  </m:r>
                </m:sup>
              </m:sSubSup>
            </m:e>
          </m:nary>
        </m:oMath>
      </w:ins>
      <w:ins w:id="13819" w:author="Albert Kwame Osei-Owusu" w:date="2026-09-13T09:00:00Z">
        <w:r>
          <w:tab/>
          <w:t xml:space="preserve">(A.10)</w:t>
        </w:r>
      </w:ins>
    </w:p>
    <w:p w14:paraId="4BA152AD" w14:textId="5B41777F" w:rsidR="005C61D4" w:rsidRPr="000F0CBE" w:rsidRDefault="005C61D4" w:rsidP="000F0CBE">
      <w:pPr>
        <w:spacing w:line="240" w:lineRule="auto"/>
        <w:rPr>
          <w:del w:id="14653" w:author="Albert Kwame Osei-Owusu" w:date="2026-09-13T09:00:00Z"/>
          <w:rFonts w:ascii="Times New Roman" w:hAnsi="Times New Roman" w:cs="Times New Roman"/>
          <w:sz w:val="20"/>
          <w:szCs w:val="20"/>
          <w:lang w:val="en-GB"/>
        </w:rPr>
      </w:pPr>
      <w:del w:id="14624" w:author="Albert Kwame Osei-Owusu" w:date="2026-09-13T09:00:00Z">
        <w:r>
          <w:rPr>
            <w:rFonts w:ascii="Times New Roman" w:hAnsi="Times New Roman" w:cs="Times New Roman"/>
            <w:sz w:val="20"/>
            <w:szCs w:val="20"/>
            <w:lang w:val="en-GB"/>
          </w:rPr>
          <w:lastRenderedPageBreak/>
          <w:delText xml:space="preserve">It was assumed that </w:delText>
        </w:r>
      </w:del>
      <w:proofErr w:type="spellStart"/>
      <w:del w:id="14625" w:author="Albert Kwame Osei-Owusu" w:date="2026-09-13T09:00:00Z">
        <w:r>
          <w:rPr>
            <w:rFonts w:ascii="Times New Roman" w:hAnsi="Times New Roman" w:cs="Times New Roman"/>
            <w:sz w:val="20"/>
            <w:szCs w:val="20"/>
            <w:lang w:val="en-GB"/>
          </w:rPr>
          <w:delText>pMDI</w:delText>
        </w:r>
      </w:del>
      <w:proofErr w:type="spellEnd"/>
      <w:del w:id="14626" w:author="Albert Kwame Osei-Owusu" w:date="2026-09-13T09:00:00Z">
        <w:r>
          <w:rPr>
            <w:rFonts w:ascii="Times New Roman" w:hAnsi="Times New Roman" w:cs="Times New Roman"/>
            <w:sz w:val="20"/>
            <w:szCs w:val="20"/>
            <w:lang w:val="en-GB"/>
          </w:rPr>
          <w:delText xml:space="preserve"> emissions scale proportionally with Defined Daily Doses (DDDs) dispensed, therefore the ratio between the number of </w:delText>
        </w:r>
      </w:del>
      <w:proofErr w:type="spellStart"/>
      <w:del w:id="14627" w:author="Albert Kwame Osei-Owusu" w:date="2026-09-13T09:00:00Z">
        <w:r>
          <w:rPr>
            <w:rFonts w:ascii="Times New Roman" w:hAnsi="Times New Roman" w:cs="Times New Roman"/>
            <w:sz w:val="20"/>
            <w:szCs w:val="20"/>
            <w:lang w:val="en-GB"/>
          </w:rPr>
          <w:delText>pMDI</w:delText>
        </w:r>
      </w:del>
      <w:proofErr w:type="spellEnd"/>
      <w:del w:id="14628" w:author="Albert Kwame Osei-Owusu" w:date="2026-09-13T09:00:00Z">
        <w:r>
          <w:rPr>
            <w:rFonts w:ascii="Times New Roman" w:hAnsi="Times New Roman" w:cs="Times New Roman"/>
            <w:sz w:val="20"/>
            <w:szCs w:val="20"/>
            <w:lang w:val="en-GB"/>
          </w:rPr>
          <w:delText xml:space="preserve"> DDDs dispensed in Denmark relative to the Netherlands was calculated to estimate these emissions </w:delText>
        </w:r>
      </w:del>
      <w:del w:id="14632" w:author="Albert Kwame Osei-Owusu" w:date="2026-09-13T09:00:00Z">
        <w:r w:rsidR="00DD0FF5" w:rsidRPr="00DD0FF5">
          <w:rPr>
            <w:rFonts w:ascii="Times New Roman" w:hAnsi="Times New Roman" w:cs="Times New Roman"/>
            <w:noProof/>
            <w:sz w:val="20"/>
            <w:szCs w:val="20"/>
            <w:vertAlign w:val="superscript"/>
            <w:lang w:val="en-GB"/>
          </w:rPr>
          <w:delText>5</w:delText>
        </w:r>
      </w:del>
      <w:del w:id="14634" w:author="Albert Kwame Osei-Owusu" w:date="2026-09-13T09:00:00Z">
        <w:r>
          <w:rPr>
            <w:rFonts w:ascii="Times New Roman" w:hAnsi="Times New Roman" w:cs="Times New Roman"/>
            <w:sz w:val="20"/>
            <w:szCs w:val="20"/>
            <w:lang w:val="en-GB"/>
          </w:rPr>
          <w:delText xml:space="preserve">. An additional assumption was that </w:delText>
        </w:r>
      </w:del>
      <w:proofErr w:type="spellStart"/>
      <w:del w:id="14635" w:author="Albert Kwame Osei-Owusu" w:date="2026-09-13T09:00:00Z">
        <w:r>
          <w:rPr>
            <w:rFonts w:ascii="Times New Roman" w:hAnsi="Times New Roman" w:cs="Times New Roman"/>
            <w:sz w:val="20"/>
            <w:szCs w:val="20"/>
            <w:lang w:val="en-GB"/>
          </w:rPr>
          <w:delText>Steenmeijer</w:delText>
        </w:r>
      </w:del>
      <w:proofErr w:type="spellEnd"/>
      <w:del w:id="14636" w:author="Albert Kwame Osei-Owusu" w:date="2026-09-13T09:00:00Z">
        <w:r>
          <w:rPr>
            <w:rFonts w:ascii="Times New Roman" w:hAnsi="Times New Roman" w:cs="Times New Roman"/>
            <w:sz w:val="20"/>
            <w:szCs w:val="20"/>
            <w:lang w:val="en-GB"/>
          </w:rPr>
          <w:delText xml:space="preserve"> et al. excluded bottom-up calculations of emissions from alternative inhaler types (e.g. dry-powder inhalers), because their contribution is substantially lower than that of </w:delText>
        </w:r>
      </w:del>
      <w:proofErr w:type="spellStart"/>
      <w:del w:id="14637" w:author="Albert Kwame Osei-Owusu" w:date="2026-09-13T09:00:00Z">
        <w:r>
          <w:rPr>
            <w:rFonts w:ascii="Times New Roman" w:hAnsi="Times New Roman" w:cs="Times New Roman"/>
            <w:sz w:val="20"/>
            <w:szCs w:val="20"/>
            <w:lang w:val="en-GB"/>
          </w:rPr>
          <w:delText>pMDIs</w:delText>
        </w:r>
      </w:del>
      <w:proofErr w:type="spellEnd"/>
      <w:del w:id="14638" w:author="Albert Kwame Osei-Owusu" w:date="2026-09-13T09:00:00Z">
        <w:r>
          <w:rPr>
            <w:rFonts w:ascii="Times New Roman" w:hAnsi="Times New Roman" w:cs="Times New Roman"/>
            <w:sz w:val="20"/>
            <w:szCs w:val="20"/>
            <w:lang w:val="en-GB"/>
          </w:rPr>
          <w:delText xml:space="preserve"> </w:delText>
        </w:r>
      </w:del>
      <w:del w:id="14647" w:author="Albert Kwame Osei-Owusu" w:date="2026-09-13T09:00:00Z">
        <w:r w:rsidR="00DD0FF5" w:rsidRPr="00DD0FF5">
          <w:rPr>
            <w:rFonts w:ascii="Times New Roman" w:hAnsi="Times New Roman" w:cs="Times New Roman"/>
            <w:noProof/>
            <w:sz w:val="20"/>
            <w:szCs w:val="20"/>
            <w:vertAlign w:val="superscript"/>
            <w:lang w:val="en-GB"/>
          </w:rPr>
          <w:delText>6</w:delText>
        </w:r>
      </w:del>
      <w:del w:id="14649" w:author="Albert Kwame Osei-Owusu" w:date="2026-09-13T09:00:00Z">
        <w:r>
          <w:rPr>
            <w:rFonts w:ascii="Times New Roman" w:hAnsi="Times New Roman" w:cs="Times New Roman"/>
            <w:sz w:val="20"/>
            <w:szCs w:val="20"/>
            <w:lang w:val="en-GB"/>
          </w:rPr>
          <w:delText xml:space="preserve">. Thus, total impacts from </w:delText>
        </w:r>
      </w:del>
      <w:proofErr w:type="spellStart"/>
      <w:del w:id="14650" w:author="Albert Kwame Osei-Owusu" w:date="2026-09-13T09:00:00Z">
        <w:r>
          <w:rPr>
            <w:rFonts w:ascii="Times New Roman" w:hAnsi="Times New Roman" w:cs="Times New Roman"/>
            <w:sz w:val="20"/>
            <w:szCs w:val="20"/>
            <w:lang w:val="en-GB"/>
          </w:rPr>
          <w:delText>pMDIs</w:delText>
        </w:r>
      </w:del>
      <w:proofErr w:type="spellEnd"/>
      <w:del w:id="14651" w:author="Albert Kwame Osei-Owusu" w:date="2026-09-13T09:00:00Z">
        <w:r>
          <w:rPr>
            <w:rFonts w:ascii="Times New Roman" w:hAnsi="Times New Roman" w:cs="Times New Roman"/>
            <w:sz w:val="20"/>
            <w:szCs w:val="20"/>
            <w:lang w:val="en-GB"/>
          </w:rPr>
          <w:delText xml:space="preserve"> were calculated as follows: </w:delText>
        </w:r>
      </w:del>
    </w:p>
    <w:p w14:paraId="06ED85BF" w14:textId="77777777" w:rsidR="004C3780" w:rsidRDefault="00FD10E8">
      <w:pPr>
        <w:tabs>
          <w:tab w:val="center" w:pos="4819"/>
          <w:tab w:val="right" w:pos="9638"/>
        </w:tabs>
        <w:rPr>
          <w:del w:id="14623" w:author="Albert Kwame Osei-Owusu" w:date="2026-09-13T09:00:00Z"/>
        </w:rPr>
      </w:pPr>
      <w:del w:id="14620" w:author="Albert Kwame Osei-Owusu" w:date="2026-09-13T09:00:00Z">
        <w:r>
          <w:tab/>
        </w:r>
      </w:del>
      <w:del w:id="14619" w:author="Albert Kwame Osei-Owusu" w:date="2026-09-13T09:00:00Z">
        <m:oMath>
          <m:r>
            <m:rPr>
              <m:nor/>
            </m:rPr>
            <w:rPr>
              <w:rFonts w:ascii="Times New Roman" w:hAnsi="Times New Roman" w:cs="Times New Roman"/>
              <w:i/>
              <w:iCs/>
              <w:sz w:val="20"/>
              <w:szCs w:val="20"/>
              <w:lang w:val="en-GB"/>
            </w:rPr>
            <m:t xml:space="preserve">Total Danish </m:t>
          </m:r>
          <w:proofErr w:type="spellStart"/>
          <m:r>
            <m:rPr>
              <m:nor/>
            </m:rPr>
            <w:rPr>
              <w:rFonts w:ascii="Times New Roman" w:hAnsi="Times New Roman" w:cs="Times New Roman"/>
              <w:i/>
              <w:iCs/>
              <w:sz w:val="20"/>
              <w:szCs w:val="20"/>
              <w:lang w:val="en-GB"/>
            </w:rPr>
            <m:t>pMDI</m:t>
          </m:r>
          <w:proofErr w:type="spellEnd"/>
          <m:r>
            <m:rPr>
              <m:nor/>
            </m:rPr>
            <w:rPr>
              <w:rFonts w:ascii="Times New Roman" w:hAnsi="Times New Roman" w:cs="Times New Roman"/>
              <w:i/>
              <w:iCs/>
              <w:sz w:val="20"/>
              <w:szCs w:val="20"/>
              <w:lang w:val="en-GB"/>
            </w:rPr>
            <m:t xml:space="preserve"> emissions</m:t>
          </m:r>
          <m:r>
            <w:rPr>
              <w:rFonts w:ascii="Cambria Math" w:hAnsi="Cambria Math" w:cs="Times New Roman"/>
              <w:sz w:val="20"/>
              <w:szCs w:val="20"/>
              <w:lang w:val="en-GB"/>
            </w:rPr>
            <m:t>=</m:t>
          </m:r>
          <m:f>
            <m:fPr>
              <m:ctrlPr>
                <w:rPr>
                  <w:rFonts w:ascii="Cambria Math" w:hAnsi="Cambria Math" w:cs="Times New Roman"/>
                  <w:i/>
                  <w:iCs/>
                  <w:sz w:val="20"/>
                  <w:szCs w:val="20"/>
                  <w:lang w:val="en-GB"/>
                </w:rPr>
              </m:ctrlPr>
            </m:fPr>
            <m:num>
              <m:r>
                <m:rPr>
                  <m:nor/>
                </m:rPr>
                <w:rPr>
                  <w:rFonts w:ascii="Times New Roman" w:hAnsi="Times New Roman" w:cs="Times New Roman"/>
                  <w:i/>
                  <w:iCs/>
                  <w:sz w:val="20"/>
                  <w:szCs w:val="20"/>
                  <w:lang w:val="en-GB"/>
                </w:rPr>
                <m:t>Danish pMDI DDD</m:t>
              </m:r>
            </m:num>
            <m:den>
              <m:r>
                <m:rPr>
                  <m:nor/>
                </m:rPr>
                <w:rPr>
                  <w:rFonts w:ascii="Times New Roman" w:hAnsi="Times New Roman" w:cs="Times New Roman"/>
                  <w:i/>
                  <w:iCs/>
                  <w:sz w:val="20"/>
                  <w:szCs w:val="20"/>
                  <w:lang w:val="en-GB"/>
                </w:rPr>
                <m:t xml:space="preserve">Dutch </m:t>
              </m:r>
              <w:proofErr w:type="spellStart"/>
              <m:r>
                <m:rPr>
                  <m:nor/>
                </m:rPr>
                <w:rPr>
                  <w:rFonts w:ascii="Times New Roman" w:hAnsi="Times New Roman" w:cs="Times New Roman"/>
                  <w:i/>
                  <w:iCs/>
                  <w:sz w:val="20"/>
                  <w:szCs w:val="20"/>
                  <w:lang w:val="en-GB"/>
                </w:rPr>
                <m:t>pMDI</m:t>
              </m:r>
              <w:proofErr w:type="spellEnd"/>
              <m:r>
                <m:rPr>
                  <m:nor/>
                </m:rPr>
                <w:rPr>
                  <w:rFonts w:ascii="Times New Roman" w:hAnsi="Times New Roman" w:cs="Times New Roman"/>
                  <w:i/>
                  <w:iCs/>
                  <w:sz w:val="20"/>
                  <w:szCs w:val="20"/>
                  <w:lang w:val="en-GB"/>
                </w:rPr>
                <m:t xml:space="preserve"> DDD</m:t>
              </m:r>
            </m:den>
          </m:f>
          <m:r>
            <w:rPr>
              <w:rFonts w:ascii="Cambria Math" w:hAnsi="Cambria Math" w:cs="Times New Roman"/>
              <w:sz w:val="20"/>
              <w:szCs w:val="20"/>
              <w:lang w:val="en-GB"/>
            </w:rPr>
            <m:t>x Dutch pMDI DDD emissions</m:t>
          </m:r>
        </m:oMath>
      </w:del>
      <w:del w:id="3407" w:author="Albert Kwame Osei-Owusu" w:date="2026-09-12T09:00:00Z">
        <w:r>
          <w:tab/>
          <w:delText xml:space="preserve">(A9)</w:delText>
        </w:r>
      </w:del>
      <w:ins w:id="3408" w:author="Albert Kwame Osei-Owusu" w:date="2026-09-12T09:00:00Z">
        <w:del w:id="14621" w:author="Albert Kwame Osei-Owusu" w:date="2026-09-13T09:00:00Z">
          <w:r>
            <w:tab/>
            <w:delText xml:space="preserve">(A.9)</w:delText>
          </w:r>
        </w:del>
      </w:ins>
    </w:p>
    <w:p w14:paraId="61309DDE" w14:textId="77777777" w:rsidR="000737F6" w:rsidRPr="000F0CBE" w:rsidRDefault="000737F6" w:rsidP="000F0CBE">
      <w:pPr>
        <w:spacing w:line="240" w:lineRule="auto"/>
        <w:rPr>
          <w:del w:id="14618" w:author="Albert Kwame Osei-Owusu" w:date="2026-09-13T09:00:00Z"/>
          <w:rFonts w:ascii="Times New Roman" w:hAnsi="Times New Roman" w:cs="Times New Roman"/>
          <w:sz w:val="20"/>
          <w:szCs w:val="20"/>
          <w:lang w:val="en-GB"/>
        </w:rPr>
      </w:pPr>
      <w:del w:id="14606" w:author="Albert Kwame Osei-Owusu" w:date="2026-09-13T09:00:00Z">
        <w:r>
          <w:rPr>
            <w:rFonts w:ascii="Times New Roman" w:hAnsi="Times New Roman" w:cs="Times New Roman"/>
            <w:sz w:val="20"/>
            <w:szCs w:val="20"/>
            <w:lang w:val="en-GB"/>
          </w:rPr>
          <w:delText xml:space="preserve">Despite Denmark having a substantially higher dry-powder inhaler (DPI) uptake than the Netherlands, scaling emissions by </w:delText>
        </w:r>
      </w:del>
      <w:proofErr w:type="spellStart"/>
      <w:del w:id="14607" w:author="Albert Kwame Osei-Owusu" w:date="2026-09-13T09:00:00Z">
        <w:r>
          <w:rPr>
            <w:rFonts w:ascii="Times New Roman" w:hAnsi="Times New Roman" w:cs="Times New Roman"/>
            <w:sz w:val="20"/>
            <w:szCs w:val="20"/>
            <w:lang w:val="en-GB"/>
          </w:rPr>
          <w:delText>pMDI</w:delText>
        </w:r>
      </w:del>
      <w:proofErr w:type="spellEnd"/>
      <w:del w:id="14608" w:author="Albert Kwame Osei-Owusu" w:date="2026-09-13T09:00:00Z">
        <w:r>
          <w:rPr>
            <w:rFonts w:ascii="Times New Roman" w:hAnsi="Times New Roman" w:cs="Times New Roman"/>
            <w:sz w:val="20"/>
            <w:szCs w:val="20"/>
            <w:lang w:val="en-GB"/>
          </w:rPr>
          <w:delText xml:space="preserve"> DDD - rather than population size or disease prevalence - was considered the most appropriate method for cross-country adjustment. Applying a ratio based on relative </w:delText>
        </w:r>
      </w:del>
      <w:proofErr w:type="spellStart"/>
      <w:del w:id="14609" w:author="Albert Kwame Osei-Owusu" w:date="2026-09-13T09:00:00Z">
        <w:r>
          <w:rPr>
            <w:rFonts w:ascii="Times New Roman" w:hAnsi="Times New Roman" w:cs="Times New Roman"/>
            <w:sz w:val="20"/>
            <w:szCs w:val="20"/>
            <w:lang w:val="en-GB"/>
          </w:rPr>
          <w:delText>pMDI</w:delText>
        </w:r>
      </w:del>
      <w:proofErr w:type="spellEnd"/>
      <w:del w:id="14610" w:author="Albert Kwame Osei-Owusu" w:date="2026-09-13T09:00:00Z">
        <w:r>
          <w:rPr>
            <w:rFonts w:ascii="Times New Roman" w:hAnsi="Times New Roman" w:cs="Times New Roman"/>
            <w:sz w:val="20"/>
            <w:szCs w:val="20"/>
            <w:lang w:val="en-GB"/>
          </w:rPr>
          <w:delText xml:space="preserve"> use (28/62 ≈ 0.45) to the Dutch </w:delText>
        </w:r>
      </w:del>
      <w:proofErr w:type="spellStart"/>
      <w:del w:id="14611" w:author="Albert Kwame Osei-Owusu" w:date="2026-09-13T09:00:00Z">
        <w:r>
          <w:rPr>
            <w:rFonts w:ascii="Times New Roman" w:hAnsi="Times New Roman" w:cs="Times New Roman"/>
            <w:sz w:val="20"/>
            <w:szCs w:val="20"/>
            <w:lang w:val="en-GB"/>
          </w:rPr>
          <w:delText>pMDI</w:delText>
        </w:r>
      </w:del>
      <w:proofErr w:type="spellEnd"/>
      <w:del w:id="14612" w:author="Albert Kwame Osei-Owusu" w:date="2026-09-13T09:00:00Z">
        <w:r>
          <w:rPr>
            <w:rFonts w:ascii="Times New Roman" w:hAnsi="Times New Roman" w:cs="Times New Roman"/>
            <w:sz w:val="20"/>
            <w:szCs w:val="20"/>
            <w:lang w:val="en-GB"/>
          </w:rPr>
          <w:delText xml:space="preserve"> footprint yields an estimated Danish </w:delText>
        </w:r>
      </w:del>
      <w:proofErr w:type="spellStart"/>
      <w:del w:id="14613" w:author="Albert Kwame Osei-Owusu" w:date="2026-09-13T09:00:00Z">
        <w:r>
          <w:rPr>
            <w:rFonts w:ascii="Times New Roman" w:hAnsi="Times New Roman" w:cs="Times New Roman"/>
            <w:sz w:val="20"/>
            <w:szCs w:val="20"/>
            <w:lang w:val="en-GB"/>
          </w:rPr>
          <w:delText>pMDI</w:delText>
        </w:r>
      </w:del>
      <w:proofErr w:type="spellEnd"/>
      <w:del w:id="14614" w:author="Albert Kwame Osei-Owusu" w:date="2026-09-13T09:00:00Z">
        <w:r>
          <w:rPr>
            <w:rFonts w:ascii="Times New Roman" w:hAnsi="Times New Roman" w:cs="Times New Roman"/>
            <w:sz w:val="20"/>
            <w:szCs w:val="20"/>
            <w:lang w:val="en-GB"/>
          </w:rPr>
          <w:delText xml:space="preserve"> emission of approximately 34.6 kt </w:delText>
        </w:r>
      </w:del>
      <w:proofErr w:type="spellStart"/>
      <w:del w:id="14615" w:author="Albert Kwame Osei-Owusu" w:date="2026-09-13T09:00:00Z">
        <w:r>
          <w:rPr>
            <w:rFonts w:ascii="Times New Roman" w:hAnsi="Times New Roman" w:cs="Times New Roman"/>
            <w:sz w:val="20"/>
            <w:szCs w:val="20"/>
            <w:lang w:val="en-GB"/>
          </w:rPr>
          <w:delText>CO₂e</w:delText>
        </w:r>
      </w:del>
      <w:proofErr w:type="spellEnd"/>
      <w:del w:id="14616" w:author="Albert Kwame Osei-Owusu" w:date="2026-09-13T09:00:00Z">
        <w:r>
          <w:rPr>
            <w:rFonts w:ascii="Times New Roman" w:hAnsi="Times New Roman" w:cs="Times New Roman"/>
            <w:sz w:val="20"/>
            <w:szCs w:val="20"/>
            <w:lang w:val="en-GB"/>
          </w:rPr>
          <w:delText xml:space="preserve">. </w:delText>
        </w:r>
      </w:del>
    </w:p>
    <w:p w14:paraId="2125314E" w14:textId="77777777" w:rsidR="000737F6" w:rsidRPr="000F0CBE" w:rsidRDefault="000737F6" w:rsidP="000F0CBE">
      <w:pPr>
        <w:spacing w:line="240" w:lineRule="auto"/>
        <w:rPr>
          <w:rFonts w:ascii="Times New Roman" w:hAnsi="Times New Roman" w:cs="Times New Roman"/>
          <w:sz w:val="20"/>
          <w:szCs w:val="20"/>
          <w:lang w:val="en-GB"/>
        </w:rPr>
      </w:pPr>
      <w:del w:id="2339" w:author="Albert Kwame Osei-Owusu" w:date="2026-09-12T09:00:00Z">
        <w:r>
          <w:rPr>
            <w:rFonts w:ascii="Times New Roman" w:hAnsi="Times New Roman" w:cs="Times New Roman"/>
            <w:sz w:val="20"/>
            <w:szCs w:val="20"/>
            <w:lang w:val="en-GB"/>
          </w:rPr>
          <w:delText xml:space="preserve">This estimate aligns closely with independent Danish calculations by Vestbo &amp; Press-Kristensen (2023), who estimated approximately 31 kt CO₂-equivalents from </w:delText>
        </w:r>
      </w:del>
      <w:proofErr w:type="spellStart"/>
      <w:del w:id="2340" w:author="Albert Kwame Osei-Owusu" w:date="2026-09-12T09:00:00Z">
        <w:r>
          <w:rPr>
            <w:rFonts w:ascii="Times New Roman" w:hAnsi="Times New Roman" w:cs="Times New Roman"/>
            <w:sz w:val="20"/>
            <w:szCs w:val="20"/>
            <w:lang w:val="en-GB"/>
          </w:rPr>
          <w:delText>pMDI</w:delText>
        </w:r>
      </w:del>
      <w:proofErr w:type="spellEnd"/>
      <w:del w:id="2341" w:author="Albert Kwame Osei-Owusu" w:date="2026-09-12T09:00:00Z">
        <w:r>
          <w:rPr>
            <w:rFonts w:ascii="Times New Roman" w:hAnsi="Times New Roman" w:cs="Times New Roman"/>
            <w:sz w:val="20"/>
            <w:szCs w:val="20"/>
            <w:lang w:val="en-GB"/>
          </w:rPr>
          <w:delText xml:space="preserve"> use using pharmacy dispensation data and propellant-specific emission factors. Minor differences are attributable to methodological choices, including the global warming potential time horizon (GWP20 vs. GWP100) and assumptions regarding propellant composition. Overall, the convergence of estimates supports the robustness of the dose-based scaling approach. </w:delText>
        </w:r>
      </w:del>
      <w:ins w:id="42543" w:author="Albert Kwame Osei-Owusu" w:date="2026-09-14T09:00:00Z">
        <w:r>
          <w:rPr>
            <w:rFonts w:ascii="Times New Roman" w:hAnsi="Times New Roman" w:cs="Times New Roman"/>
            <w:sz w:val="20"/>
            <w:szCs w:val="20"/>
            <w:lang w:val="en-GB"/>
          </w:rPr>
          <w:t xml:space="preserve">which gives 12.55 kt CO₂e on GWPs of 1,530 for HFC-134a and 3,600 for HFC-227ea </w:t>
        </w:r>
      </w:ins>
      <w:ins w:id="42544" w:author="Albert Kwame Osei-Owusu" w:date="2026-09-14T09:00:00Z">
        <w:r>
          <w:rPr>
            <w:rFonts w:ascii="Times New Roman" w:hAnsi="Times New Roman" w:cs="Times New Roman"/>
            <w:sz w:val="20"/>
            <w:szCs w:val="20"/>
            <w:highlight w:val="yellow"/>
            <w:lang w:val="en-GB"/>
          </w:rPr>
          <w:t xml:space="preserve">[6]</w:t>
        </w:r>
      </w:ins>
      <w:ins w:id="42545" w:author="Albert Kwame Osei-Owusu" w:date="2026-09-14T09:00:00Z">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comparison years use earlier editions of the inventory, which count all propellant as released in the year of sale. They report 5 tonnes of HFC-134a and 0.7 tonnes of HFC-227ea in 2019 [14], giving 10.17 kt, and 5.5 tonnes of HFC-134a in 2016 [15], which that edition estimates as 10% below its 2015 value. For 2016, 0.61 tonnes of HFC-227ea are imputed at the 90 to 10 split that Vestbo and Press-Kristensen report for 2019 [16], giving 10.61 kt on the same factors; the inventory’s own 2019 masses (88 to 12) would give 0.77 tonnes and 11.19 kt.</w:t>
        </w:r>
      </w:ins>
      <w:ins w:id="42551" w:author="Albert Kwame Osei-Owusu" w:date="2026-09-14T09:00:00Z">
        <w:r>
          <w:rPr>
            <w:rFonts w:ascii="Times New Roman" w:hAnsi="Times New Roman" w:cs="Times New Roman"/>
            <w:sz w:val="20"/>
            <w:szCs w:val="20"/>
            <w:lang w:val="en-GB"/>
          </w:rPr>
          <w:t xml:space="preserve"> The manufacture of the inhalers is already included in the input-output component through pharmaceutical expenditure and is not added again.</w:t>
        </w:r>
      </w:ins>
    </w:p>
    <w:p w14:paraId="2AE14724" w14:textId="77777777" w:rsidR="00BE74BC" w:rsidRPr="000F0CBE" w:rsidRDefault="000737F6" w:rsidP="000F0CBE">
      <w:pPr>
        <w:pStyle w:val="Heading3"/>
        <w:rPr>
          <w:lang w:val="en-GB"/>
        </w:rPr>
      </w:pPr>
      <w:del w:id="14592" w:author="Albert Kwame Osei-Owusu" w:date="2026-09-13T09:00:00Z">
        <w:r>
          <w:rPr>
            <w:lang w:val="en-GB"/>
          </w:rPr>
          <w:delText>Private travel (Further details in Appendix B)</w:delText>
        </w:r>
      </w:del>
      <w:ins w:id="14594" w:author="Albert Kwame Osei-Owusu" w:date="2026-09-13T09:00:00Z">
        <w:r>
          <w:rPr>
            <w:lang w:val="en-GB"/>
          </w:rPr>
          <w:t xml:space="preserve">Private travel</w:t>
        </w:r>
      </w:ins>
    </w:p>
    <w:p w14:paraId="1F7306B3" w14:textId="77777777" w:rsidR="00BE74BC" w:rsidRPr="000F0CBE" w:rsidRDefault="00BE74BC" w:rsidP="000F0CBE">
      <w:pPr>
        <w:spacing w:line="240" w:lineRule="auto"/>
        <w:rPr>
          <w:rFonts w:ascii="Times New Roman" w:hAnsi="Times New Roman" w:cs="Times New Roman"/>
          <w:sz w:val="20"/>
          <w:szCs w:val="20"/>
          <w:lang w:val="en-GB"/>
        </w:rPr>
      </w:pPr>
      <w:del w:id="14583" w:author="Albert Kwame Osei-Owusu" w:date="2026-09-13T09:00:00Z">
        <w:r>
          <w:rPr>
            <w:rFonts w:ascii="Times New Roman" w:hAnsi="Times New Roman" w:cs="Times New Roman"/>
            <w:sz w:val="20"/>
            <w:szCs w:val="20"/>
            <w:lang w:val="en-GB"/>
          </w:rPr>
          <w:delText xml:space="preserve">A scaling-based approach was used to estimate emissions from private travel associated with </w:delText>
        </w:r>
      </w:del>
      <w:del w:id="4453" w:author="Albert Kwame Osei-Owusu" w:date="2026-09-12T09:00:00Z">
        <w:r>
          <w:rPr>
            <w:rFonts w:ascii="Times New Roman" w:hAnsi="Times New Roman" w:cs="Times New Roman"/>
            <w:sz w:val="20"/>
            <w:szCs w:val="20"/>
            <w:lang w:val="en-GB"/>
          </w:rPr>
          <w:delText xml:space="preserve">healthcare</w:delText>
        </w:r>
      </w:del>
      <w:del w:id="14585" w:author="Albert Kwame Osei-Owusu" w:date="2026-09-13T09:00:00Z">
        <w:r>
          <w:rPr>
            <w:rFonts w:ascii="Times New Roman" w:hAnsi="Times New Roman" w:cs="Times New Roman"/>
            <w:sz w:val="20"/>
            <w:szCs w:val="20"/>
            <w:lang w:val="en-GB"/>
          </w:rPr>
          <w:delText xml:space="preserve"> provision in Denmark. This approach adapts Dutch estimates from </w:delText>
        </w:r>
      </w:del>
      <w:proofErr w:type="spellStart"/>
      <w:del w:id="14586" w:author="Albert Kwame Osei-Owusu" w:date="2026-09-13T09:00:00Z">
        <w:r>
          <w:rPr>
            <w:rFonts w:ascii="Times New Roman" w:hAnsi="Times New Roman" w:cs="Times New Roman"/>
            <w:sz w:val="20"/>
            <w:szCs w:val="20"/>
            <w:lang w:val="en-GB"/>
          </w:rPr>
          <w:delText>Steenmeijer</w:delText>
        </w:r>
      </w:del>
      <w:proofErr w:type="spellEnd"/>
      <w:del w:id="14587" w:author="Albert Kwame Osei-Owusu" w:date="2026-09-13T09:00:00Z">
        <w:r>
          <w:rPr>
            <w:rFonts w:ascii="Times New Roman" w:hAnsi="Times New Roman" w:cs="Times New Roman"/>
            <w:sz w:val="20"/>
            <w:szCs w:val="20"/>
            <w:lang w:val="en-GB"/>
          </w:rPr>
          <w:delText xml:space="preserve"> et al. to Danish conditions while ensuring internal consistency and avoiding the use of heterogeneous life cycle inventory data. </w:delText>
        </w:r>
      </w:del>
      <w:ins w:id="43552" w:author="Albert Kwame Osei-Owusu" w:date="2026-09-14T09:00:00Z">
        <w:r>
          <w:rPr>
            <w:rFonts w:ascii="Times New Roman" w:hAnsi="Times New Roman" w:cs="Times New Roman"/>
            <w:sz w:val="20"/>
            <w:szCs w:val="20"/>
            <w:lang w:val="en-GB"/>
          </w:rPr>
          <w:t xml:space="preserve">The Dutch inventory of Steenmeijer and colleagues </w:t>
        </w:r>
      </w:ins>
      <w:ins w:id="43553" w:author="Albert Kwame Osei-Owusu" w:date="2026-09-14T09:00:00Z">
        <w:r>
          <w:rPr>
            <w:rFonts w:ascii="Times New Roman" w:hAnsi="Times New Roman" w:cs="Times New Roman"/>
            <w:sz w:val="20"/>
            <w:szCs w:val="20"/>
            <w:highlight w:val="yellow"/>
            <w:lang w:val="en-GB"/>
          </w:rPr>
          <w:t xml:space="preserve">[8]</w:t>
        </w:r>
      </w:ins>
      <w:ins w:id="43554" w:author="Albert Kwame Osei-Owusu" w:date="2026-09-14T09:00:00Z">
        <w:r>
          <w:rPr>
            <w:rFonts w:ascii="Times New Roman" w:hAnsi="Times New Roman" w:cs="Times New Roman"/>
            <w:sz w:val="20"/>
            <w:szCs w:val="20"/>
            <w:lang w:val="en-GB"/>
          </w:rPr>
          <w:t xml:space="preserve"> gives the life-cycle impacts of travel, namely the direct </w:t>
        </w:r>
        <w:r>
          <w:rPr>
            <w:rFonts w:ascii="Times New Roman" w:hAnsi="Times New Roman" w:cs="Times New Roman"/>
            <w:sz w:val="20"/>
            <w:szCs w:val="20"/>
            <w:lang w:val="en-GB"/>
          </w:rPr>
          <w:t xml:space="preserve">impacts of use</w:t>
        </w:r>
        <w:r>
          <w:rPr>
            <w:rFonts w:ascii="Times New Roman" w:hAnsi="Times New Roman" w:cs="Times New Roman"/>
            <w:sz w:val="20"/>
            <w:szCs w:val="20"/>
            <w:lang w:val="en-GB"/>
          </w:rPr>
          <w:t xml:space="preserve"> and the indirect impacts of </w:t>
        </w:r>
        <w:r>
          <w:rPr>
            <w:rFonts w:ascii="Times New Roman" w:hAnsi="Times New Roman" w:cs="Times New Roman"/>
            <w:sz w:val="20"/>
            <w:szCs w:val="20"/>
            <w:lang w:val="en-GB"/>
          </w:rPr>
          <w:t xml:space="preserve">production</w:t>
        </w:r>
        <w:r>
          <w:rPr>
            <w:rFonts w:ascii="Times New Roman" w:hAnsi="Times New Roman" w:cs="Times New Roman"/>
            <w:sz w:val="20"/>
            <w:szCs w:val="20"/>
            <w:lang w:val="en-GB"/>
          </w:rPr>
          <w:t xml:space="preserve"> and </w:t>
        </w:r>
        <w:r>
          <w:rPr>
            <w:rFonts w:ascii="Times New Roman" w:hAnsi="Times New Roman" w:cs="Times New Roman"/>
            <w:sz w:val="20"/>
            <w:szCs w:val="20"/>
            <w:lang w:val="en-GB"/>
          </w:rPr>
          <w:t xml:space="preserve">waste disposal,</w:t>
        </w:r>
        <w:r>
          <w:rPr>
            <w:rFonts w:ascii="Times New Roman" w:hAnsi="Times New Roman" w:cs="Times New Roman"/>
            <w:sz w:val="20"/>
            <w:szCs w:val="20"/>
            <w:lang w:val="en-GB"/>
          </w:rPr>
          <w:t xml:space="preserve"> but records </w:t>
        </w:r>
        <w:r>
          <w:rPr>
            <w:rFonts w:ascii="Times New Roman" w:hAnsi="Times New Roman" w:cs="Times New Roman"/>
            <w:sz w:val="20"/>
            <w:szCs w:val="20"/>
            <w:lang w:val="en-GB"/>
          </w:rPr>
          <w:t xml:space="preserve">zero waste generation.</w:t>
        </w:r>
        <w:r>
          <w:rPr>
            <w:rFonts w:ascii="Times New Roman" w:hAnsi="Times New Roman" w:cs="Times New Roman"/>
            <w:sz w:val="20"/>
            <w:szCs w:val="20"/>
            <w:lang w:val="en-GB"/>
          </w:rPr>
          <w:t xml:space="preserve"> Both Danish travel terms scale that inventory by an activity ratio, and Appendix B gives the calculations in full.</w:t>
        </w:r>
      </w:ins>
    </w:p>
    <w:p w14:paraId="1AD4B39B" w14:textId="77777777" w:rsidR="00BE74BC" w:rsidRPr="000F0CBE" w:rsidRDefault="00BE74BC" w:rsidP="000F0CBE">
      <w:pPr>
        <w:pStyle w:val="Heading3"/>
        <w:rPr>
          <w:lang w:val="en-GB"/>
        </w:rPr>
      </w:pPr>
      <w:del w:id="101724" w:author="Albert Kwame Osei-Owusu" w:date="2026-09-14T09:00:00Z">
        <w:r>
          <w:rPr>
            <w:lang w:val="en-GB"/>
          </w:rPr>
          <w:delText xml:space="preserve">Commuting emissions </w:delText>
        </w:r>
      </w:del>
      <w:ins w:id="101725" w:author="Albert Kwame Osei-Owusu" w:date="2026-09-14T09:00:00Z">
        <w:r>
          <w:rPr>
            <w:lang w:val="en-GB"/>
          </w:rPr>
          <w:t xml:space="preserve">Employee commuting</w:t>
        </w:r>
      </w:ins>
    </w:p>
    <w:p w14:paraId="6CFB0C16" w14:textId="77777777" w:rsidR="00352CFF" w:rsidRPr="000F0CBE" w:rsidRDefault="00352CFF" w:rsidP="000F0CBE">
      <w:pPr>
        <w:spacing w:line="240" w:lineRule="auto"/>
        <w:rPr>
          <w:del w:id="35252" w:author="Albert Kwame Osei-Owusu" w:date="2026-09-14T09:00:00Z"/>
          <w:rFonts w:ascii="Times New Roman" w:hAnsi="Times New Roman" w:cs="Times New Roman"/>
          <w:sz w:val="20"/>
          <w:szCs w:val="20"/>
          <w:lang w:val="en-GB"/>
        </w:rPr>
      </w:pPr>
      <w:del w:id="14570" w:author="Albert Kwame Osei-Owusu" w:date="2026-09-13T09:00:00Z">
        <w:r>
          <w:rPr>
            <w:rFonts w:ascii="Times New Roman" w:hAnsi="Times New Roman" w:cs="Times New Roman"/>
            <w:sz w:val="20"/>
            <w:szCs w:val="20"/>
            <w:lang w:val="en-GB"/>
          </w:rPr>
          <w:delText xml:space="preserve">Danish commuting emissions were estimated by scaling Dutch </w:delText>
        </w:r>
      </w:del>
      <w:del w:id="4455" w:author="Albert Kwame Osei-Owusu" w:date="2026-09-12T09:00:00Z">
        <w:r>
          <w:rPr>
            <w:rFonts w:ascii="Times New Roman" w:hAnsi="Times New Roman" w:cs="Times New Roman"/>
            <w:sz w:val="20"/>
            <w:szCs w:val="20"/>
            <w:lang w:val="en-GB"/>
          </w:rPr>
          <w:delText xml:space="preserve">healthcare</w:delText>
        </w:r>
      </w:del>
      <w:ins w:id="4456" w:author="Albert Kwame Osei-Owusu" w:date="2026-09-12T09:00:00Z">
        <w:del w:id="14571" w:author="Albert Kwame Osei-Owusu" w:date="2026-09-13T09:00:00Z">
          <w:r>
            <w:rPr>
              <w:rFonts w:ascii="Times New Roman" w:hAnsi="Times New Roman" w:cs="Times New Roman"/>
              <w:sz w:val="20"/>
              <w:szCs w:val="20"/>
              <w:lang w:val="en-GB"/>
            </w:rPr>
            <w:delText xml:space="preserve">health care</w:delText>
          </w:r>
        </w:del>
      </w:ins>
      <w:del w:id="14572" w:author="Albert Kwame Osei-Owusu" w:date="2026-09-13T09:00:00Z">
        <w:r>
          <w:rPr>
            <w:rFonts w:ascii="Times New Roman" w:hAnsi="Times New Roman" w:cs="Times New Roman"/>
            <w:sz w:val="20"/>
            <w:szCs w:val="20"/>
            <w:lang w:val="en-GB"/>
          </w:rPr>
          <w:delText xml:space="preserve"> commuting emissions using ratios that reflect differences in workforce size, working hours, and commuting distances: </w:delText>
        </w:r>
      </w:del>
      <w:ins w:id="14574" w:author="Albert Kwame Osei-Owusu" w:date="2026-09-13T09:00:00Z">
        <w:del w:id="35246" w:author="Albert Kwame Osei-Owusu" w:date="2026-09-12T09:00:00Z">
          <w:r>
            <w:rPr>
              <w:rFonts w:ascii="Times New Roman" w:hAnsi="Times New Roman" w:cs="Times New Roman"/>
              <w:sz w:val="20"/>
              <w:szCs w:val="20"/>
              <w:lang w:val="en-GB"/>
            </w:rPr>
            <w:delText xml:space="preserve">Danish commuting was scaled by the ratios of health and social care employment </w:delText>
          </w:r>
        </w:del>
      </w:ins>
      <w:ins w:id="14575" w:author="Albert Kwame Osei-Owusu" w:date="2026-09-13T09:00:00Z">
        <w:del w:id="35242" w:author="Albert Kwame Osei-Owusu" w:date="2026-09-14T09:00:00Z">
          <m:oMath>
            <m:r>
              <w:rPr>
                <w:rFonts w:ascii="Cambria Math" w:hAnsi="Cambria Math"/>
                <w:sz w:val="20"/>
                <w:szCs w:val="20"/>
                <w:lang w:val="en-GB"/>
              </w:rPr>
              <m:t xml:space="preserve">N</m:t>
            </m:r>
          </m:oMath>
        </w:del>
      </w:ins>
      <w:ins w:id="14576" w:author="Albert Kwame Osei-Owusu" w:date="2026-09-13T09:00:00Z">
        <w:del w:id="35247" w:author="Albert Kwame Osei-Owusu" w:date="2026-09-12T09:00:00Z">
          <w:r>
            <w:rPr>
              <w:rFonts w:ascii="Times New Roman" w:hAnsi="Times New Roman" w:cs="Times New Roman"/>
              <w:sz w:val="20"/>
              <w:szCs w:val="20"/>
              <w:lang w:val="en-GB"/>
            </w:rPr>
            <w:delText xml:space="preserve">, average weekly working hours </w:delText>
          </w:r>
        </w:del>
      </w:ins>
      <w:ins w:id="14577" w:author="Albert Kwame Osei-Owusu" w:date="2026-09-13T09:00:00Z">
        <w:del w:id="35243" w:author="Albert Kwame Osei-Owusu" w:date="2026-09-14T09:00:00Z">
          <m:oMath>
            <m:r>
              <w:rPr>
                <w:rFonts w:ascii="Cambria Math" w:hAnsi="Cambria Math"/>
                <w:sz w:val="20"/>
                <w:szCs w:val="20"/>
                <w:lang w:val="en-GB"/>
              </w:rPr>
              <m:t xml:space="preserve">τ</m:t>
            </m:r>
          </m:oMath>
        </w:del>
      </w:ins>
      <w:ins w:id="14578" w:author="Albert Kwame Osei-Owusu" w:date="2026-09-13T09:00:00Z">
        <w:del w:id="35248" w:author="Albert Kwame Osei-Owusu" w:date="2026-09-12T09:00:00Z">
          <w:r>
            <w:rPr>
              <w:rFonts w:ascii="Times New Roman" w:hAnsi="Times New Roman" w:cs="Times New Roman"/>
              <w:sz w:val="20"/>
              <w:szCs w:val="20"/>
              <w:lang w:val="en-GB"/>
            </w:rPr>
            <w:delText xml:space="preserve"> and motorised commuting distance </w:delText>
          </w:r>
        </w:del>
      </w:ins>
      <w:ins w:id="14579" w:author="Albert Kwame Osei-Owusu" w:date="2026-09-13T09:00:00Z">
        <w:del w:id="35244" w:author="Albert Kwame Osei-Owusu" w:date="2026-09-14T09:00:00Z">
          <m:oMath>
            <m:sSub>
              <m:sSubPr>
                <m:ctrlPr>
                  <w:rPr>
                    <w:rFonts w:ascii="Cambria Math" w:hAnsi="Cambria Math"/>
                    <w:sz w:val="20"/>
                    <w:szCs w:val="20"/>
                    <w:lang w:val="en-GB"/>
                  </w:rPr>
                </m:ctrlPr>
              </m:sSubPr>
              <m:e>
                <m:r>
                  <w:rPr>
                    <w:rFonts w:ascii="Cambria Math" w:hAnsi="Cambria Math"/>
                    <w:sz w:val="20"/>
                    <w:szCs w:val="20"/>
                    <w:lang w:val="en-GB"/>
                  </w:rPr>
                  <m:t xml:space="preserve">δ</m:t>
                </m:r>
              </m:e>
              <m:sub>
                <m:r>
                  <m:rPr>
                    <m:sty m:val="p"/>
                  </m:rPr>
                  <w:rPr>
                    <w:rFonts w:ascii="Cambria Math" w:hAnsi="Cambria Math"/>
                    <w:sz w:val="20"/>
                    <w:szCs w:val="20"/>
                    <w:lang w:val="en-GB"/>
                  </w:rPr>
                  <m:t xml:space="preserve">c</m:t>
                </m:r>
              </m:sub>
            </m:sSub>
          </m:oMath>
        </w:del>
      </w:ins>
      <w:ins w:id="14580" w:author="Albert Kwame Osei-Owusu" w:date="2026-09-13T09:00:00Z">
        <w:del w:id="35249" w:author="Albert Kwame Osei-Owusu" w:date="2026-09-12T09:00:00Z">
          <w:r>
            <w:rPr>
              <w:rFonts w:ascii="Times New Roman" w:hAnsi="Times New Roman" w:cs="Times New Roman"/>
              <w:sz w:val="20"/>
              <w:szCs w:val="20"/>
              <w:lang w:val="en-GB"/>
            </w:rPr>
            <w:delText xml:space="preserve">, for every indicator </w:delText>
          </w:r>
        </w:del>
      </w:ins>
      <w:ins w:id="14581" w:author="Albert Kwame Osei-Owusu" w:date="2026-09-13T09:00:00Z">
        <w:del w:id="35245" w:author="Albert Kwame Osei-Owusu" w:date="2026-09-14T09:00:00Z">
          <m:oMath>
            <m:r>
              <w:rPr>
                <w:rFonts w:ascii="Cambria Math" w:hAnsi="Cambria Math"/>
                <w:sz w:val="20"/>
                <w:szCs w:val="20"/>
                <w:lang w:val="en-GB"/>
              </w:rPr>
              <m:t xml:space="preserve">k</m:t>
            </m:r>
          </m:oMath>
        </w:del>
      </w:ins>
      <w:ins w:id="14582" w:author="Albert Kwame Osei-Owusu" w:date="2026-09-13T09:00:00Z">
        <w:del w:id="35250" w:author="Albert Kwame Osei-Owusu" w:date="2026-09-12T09:00:00Z">
          <w:r>
            <w:rPr>
              <w:rFonts w:ascii="Times New Roman" w:hAnsi="Times New Roman" w:cs="Times New Roman"/>
              <w:sz w:val="20"/>
              <w:szCs w:val="20"/>
              <w:lang w:val="en-GB"/>
            </w:rPr>
            <w:delText xml:space="preserve">:</w:delText>
          </w:r>
        </w:del>
      </w:ins>
    </w:p>
    <w:p>
      <w:pPr>
        <w:spacing w:after="0" w:line="240" w:lineRule="auto"/>
        <w:rPr>
          <w:ins w:id="35253" w:author="Albert Kwame Osei-Owusu" w:date="2026-09-14T09:00:00Z"/>
          <w:rFonts w:ascii="Times New Roman" w:hAnsi="Times New Roman" w:cs="Times New Roman"/>
          <w:sz w:val="20"/>
          <w:szCs w:val="20"/>
          <w:lang w:val="en-GB"/>
        </w:rPr>
      </w:pPr>
      <w:ins w:id="35254" w:author="Albert Kwame Osei-Owusu" w:date="2026-09-14T09:00:00Z">
        <w:r>
          <w:rPr>
            <w:rFonts w:ascii="Times New Roman" w:hAnsi="Times New Roman" w:cs="Times New Roman"/>
            <w:sz w:val="20"/>
            <w:szCs w:val="20"/>
            <w:lang w:val="en-GB"/>
          </w:rPr>
          <w:t xml:space="preserve">Employee commuting is estimated from Danish activity data. The Danish National Travel Survey </w:t>
        </w:r>
      </w:ins>
      <w:ins w:id="35255" w:author="Albert Kwame Osei-Owusu" w:date="2026-09-14T09:00:00Z">
        <w:r>
          <w:rPr>
            <w:rFonts w:ascii="Times New Roman" w:hAnsi="Times New Roman" w:cs="Times New Roman"/>
            <w:sz w:val="20"/>
            <w:szCs w:val="20"/>
            <w:highlight w:val="yellow"/>
            <w:lang w:val="en-GB"/>
          </w:rPr>
          <w:t xml:space="preserve">[7]</w:t>
        </w:r>
      </w:ins>
      <w:ins w:id="35256" w:author="Albert Kwame Osei-Owusu" w:date="2026-09-14T09:00:00Z">
        <w:r>
          <w:rPr>
            <w:rFonts w:ascii="Times New Roman" w:hAnsi="Times New Roman" w:cs="Times New Roman"/>
            <w:sz w:val="20"/>
            <w:szCs w:val="20"/>
            <w:lang w:val="en-GB"/>
          </w:rPr>
          <w:t xml:space="preserve"> reports the distance travelled to the workplace per resident per day; because the survey assigns a trip home the purpose of the stay from which it returns, the figure counts both legs of the journey. The distance is scaled to a full year and to the survey population, allocated to health care by its share of hours worked in the national accounts </w:t>
        </w:r>
      </w:ins>
      <w:ins w:id="35257" w:author="Albert Kwame Osei-Owusu" w:date="2026-09-14T09:00:00Z">
        <w:r>
          <w:rPr>
            <w:rFonts w:ascii="Times New Roman" w:hAnsi="Times New Roman" w:cs="Times New Roman"/>
            <w:sz w:val="20"/>
            <w:szCs w:val="20"/>
            <w:highlight w:val="yellow"/>
            <w:lang w:val="en-GB"/>
          </w:rPr>
          <w:t xml:space="preserve">[17]</w:t>
        </w:r>
      </w:ins>
      <w:ins w:id="35258" w:author="Albert Kwame Osei-Owusu" w:date="2026-09-14T09:00:00Z">
        <w:r>
          <w:rPr>
            <w:rFonts w:ascii="Times New Roman" w:hAnsi="Times New Roman" w:cs="Times New Roman"/>
            <w:sz w:val="20"/>
            <w:szCs w:val="20"/>
            <w:lang w:val="en-GB"/>
          </w:rPr>
          <w:t xml:space="preserve">, and valued at the life-cycle emission intensity per person-kilometre of the Dutch commuting inventory </w:t>
        </w:r>
      </w:ins>
      <w:ins w:id="35259" w:author="Albert Kwame Osei-Owusu" w:date="2026-09-14T09:00:00Z">
        <w:r>
          <w:rPr>
            <w:rFonts w:ascii="Times New Roman" w:hAnsi="Times New Roman" w:cs="Times New Roman"/>
            <w:sz w:val="20"/>
            <w:szCs w:val="20"/>
            <w:highlight w:val="yellow"/>
            <w:lang w:val="en-GB"/>
          </w:rPr>
          <w:t xml:space="preserve">[8]</w:t>
        </w:r>
      </w:ins>
      <w:ins w:id="35260" w:author="Albert Kwame Osei-Owusu" w:date="2026-09-14T09:00:00Z">
        <w:r>
          <w:rPr>
            <w:rFonts w:ascii="Times New Roman" w:hAnsi="Times New Roman" w:cs="Times New Roman"/>
            <w:sz w:val="20"/>
            <w:szCs w:val="20"/>
            <w:lang w:val="en-GB"/>
          </w:rPr>
          <w:t xml:space="preserve">:</w:t>
        </w:r>
      </w:ins>
    </w:p>
    <w:p>
      <w:pPr>
        <w:tabs>
          <w:tab w:val="center" w:pos="4819"/>
          <w:tab w:val="right" w:pos="9638"/>
        </w:tabs>
        <w:spacing w:before="60" w:after="60"/>
        <w:rPr>
          <w:ins w:id="35261" w:author="Albert Kwame Osei-Owusu" w:date="2026-09-14T09:00:00Z"/>
        </w:rPr>
      </w:pPr>
      <w:ins w:id="35262" w:author="Albert Kwame Osei-Owusu" w:date="2026-09-14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G</m:t>
              </m:r>
            </m:e>
            <m:sub>
              <m:r>
                <w:rPr>
                  <w:rFonts w:ascii="Cambria Math" w:hAnsi="Cambria Math"/>
                  <w:sz w:val="20"/>
                  <w:szCs w:val="20"/>
                  <w:lang w:val="en-GB"/>
                </w:rPr>
                <m:t xml:space="preserve">c</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δ</m:t>
              </m:r>
            </m:e>
            <m:sub>
              <m:r>
                <w:rPr>
                  <w:rFonts w:ascii="Cambria Math" w:hAnsi="Cambria Math"/>
                  <w:sz w:val="20"/>
                  <w:szCs w:val="20"/>
                  <w:lang w:val="en-GB"/>
                </w:rPr>
                <m:t xml:space="preserve">w</m:t>
              </m:r>
            </m:sub>
          </m:sSub>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365</m:t>
          </m:r>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P</m:t>
              </m:r>
            </m:e>
            <m:sub>
              <m:r>
                <m:rPr>
                  <m:sty m:val="p"/>
                </m:rPr>
                <w:rPr>
                  <w:rFonts w:ascii="Cambria Math" w:hAnsi="Cambria Math"/>
                  <w:sz w:val="20"/>
                  <w:szCs w:val="20"/>
                  <w:lang w:val="en-GB"/>
                </w:rPr>
                <m:t xml:space="preserve">6</m:t>
              </m:r>
              <m:r>
                <m:rPr>
                  <m:sty m:val="p"/>
                </m:rPr>
                <w:rPr>
                  <w:rFonts w:ascii="Cambria Math" w:hAnsi="Cambria Math"/>
                  <w:sz w:val="20"/>
                  <w:szCs w:val="20"/>
                  <w:lang w:val="en-GB"/>
                </w:rPr>
                <m:t xml:space="preserve">+</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s</m:t>
              </m:r>
            </m:e>
            <m:sub>
              <m:r>
                <w:rPr>
                  <w:rFonts w:ascii="Cambria Math" w:hAnsi="Cambria Math"/>
                  <w:sz w:val="20"/>
                  <w:szCs w:val="20"/>
                  <w:lang w:val="en-GB"/>
                </w:rPr>
                <m:t xml:space="preserve">h</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η</m:t>
              </m:r>
            </m:e>
            <m:sub>
              <m:r>
                <w:rPr>
                  <w:rFonts w:ascii="Cambria Math" w:hAnsi="Cambria Math"/>
                  <w:sz w:val="20"/>
                  <w:szCs w:val="20"/>
                  <w:lang w:val="en-GB"/>
                </w:rPr>
                <m:t xml:space="preserve">c</m:t>
              </m:r>
            </m:sub>
          </m:sSub>
        </m:oMath>
      </w:ins>
      <w:ins w:id="35263" w:author="Albert Kwame Osei-Owusu" w:date="2026-09-14T09:00:00Z">
        <w:r>
          <w:tab/>
          <w:t xml:space="preserve">(A.11)</w:t>
        </w:r>
      </w:ins>
    </w:p>
    <w:p>
      <w:pPr>
        <w:spacing w:after="0" w:line="240" w:lineRule="auto"/>
        <w:rPr>
          <w:ins w:id="35264" w:author="Albert Kwame Osei-Owusu" w:date="2026-09-14T09:00:00Z"/>
          <w:rFonts w:ascii="Times New Roman" w:hAnsi="Times New Roman" w:cs="Times New Roman"/>
          <w:sz w:val="20"/>
          <w:szCs w:val="20"/>
          <w:lang w:val="en-GB"/>
        </w:rPr>
      </w:pPr>
      <w:ins w:id="35265" w:author="Albert Kwame Osei-Owusu" w:date="2026-09-14T09:00:00Z">
        <w:r>
          <w:rPr>
            <w:rFonts w:ascii="Times New Roman" w:hAnsi="Times New Roman" w:cs="Times New Roman"/>
            <w:sz w:val="20"/>
            <w:szCs w:val="20"/>
            <w:lang w:val="en-GB"/>
          </w:rPr>
          <w:t xml:space="preserve">where </w:t>
        </w:r>
      </w:ins>
      <w:ins w:id="35266" w:author="Albert Kwame Osei-Owusu" w:date="2026-09-14T09:00:00Z">
        <m:oMath>
          <m:sSub>
            <m:sSubPr>
              <m:ctrlPr>
                <w:rPr>
                  <w:rFonts w:ascii="Cambria Math" w:hAnsi="Cambria Math"/>
                  <w:sz w:val="20"/>
                  <w:szCs w:val="20"/>
                  <w:lang w:val="en-GB"/>
                </w:rPr>
              </m:ctrlPr>
            </m:sSubPr>
            <m:e>
              <m:r>
                <w:rPr>
                  <w:rFonts w:ascii="Cambria Math" w:hAnsi="Cambria Math"/>
                  <w:sz w:val="20"/>
                  <w:szCs w:val="20"/>
                  <w:lang w:val="en-GB"/>
                </w:rPr>
                <m:t xml:space="preserve">δ</m:t>
              </m:r>
            </m:e>
            <m:sub>
              <m:r>
                <w:rPr>
                  <w:rFonts w:ascii="Cambria Math" w:hAnsi="Cambria Math"/>
                  <w:sz w:val="20"/>
                  <w:szCs w:val="20"/>
                  <w:lang w:val="en-GB"/>
                </w:rPr>
                <m:t xml:space="preserve">w</m:t>
              </m:r>
            </m:sub>
          </m:sSub>
        </m:oMath>
      </w:ins>
      <w:ins w:id="35267" w:author="Albert Kwame Osei-Owusu" w:date="2026-09-14T09:00:00Z">
        <w:r>
          <w:rPr>
            <w:rFonts w:ascii="Times New Roman" w:hAnsi="Times New Roman" w:cs="Times New Roman"/>
            <w:sz w:val="20"/>
            <w:szCs w:val="20"/>
            <w:lang w:val="en-GB"/>
          </w:rPr>
          <w:t xml:space="preserve"> is 9.3 km per person per day in 2022</w:t>
        </w:r>
        <w:r>
          <w:rPr>
            <w:rFonts w:ascii="Times New Roman" w:hAnsi="Times New Roman" w:cs="Times New Roman"/>
            <w:sz w:val="20"/>
            <w:szCs w:val="20"/>
            <w:lang w:val="en-GB"/>
          </w:rPr>
          <w:t xml:space="preserve"> [7]</w:t>
        </w:r>
        <w:r>
          <w:rPr>
            <w:rFonts w:ascii="Times New Roman" w:hAnsi="Times New Roman" w:cs="Times New Roman"/>
            <w:sz w:val="20"/>
            <w:szCs w:val="20"/>
            <w:lang w:val="en-GB"/>
          </w:rPr>
          <w:t xml:space="preserve"> (9.7 in 2016 and 9.2 in </w:t>
        </w:r>
        <w:r>
          <w:rPr>
            <w:rFonts w:ascii="Times New Roman" w:hAnsi="Times New Roman" w:cs="Times New Roman"/>
            <w:sz w:val="20"/>
            <w:szCs w:val="20"/>
            <w:lang w:val="en-GB"/>
          </w:rPr>
          <w:t xml:space="preserve">2019, from the survey’s reports for those years, data version TU0621v1</w:t>
        </w:r>
        <w:r>
          <w:rPr>
            <w:rFonts w:ascii="Times New Roman" w:hAnsi="Times New Roman" w:cs="Times New Roman"/>
            <w:sz w:val="20"/>
            <w:szCs w:val="20"/>
            <w:lang w:val="en-GB"/>
          </w:rPr>
          <w:t xml:space="preserve">)</w:t>
        </w:r>
      </w:ins>
      <w:ins w:id="35269" w:author="Albert Kwame Osei-Owusu" w:date="2026-09-14T09:00:00Z">
        <w:r>
          <w:rPr>
            <w:rFonts w:ascii="Times New Roman" w:hAnsi="Times New Roman" w:cs="Times New Roman"/>
            <w:sz w:val="20"/>
            <w:szCs w:val="20"/>
            <w:lang w:val="en-GB"/>
          </w:rPr>
          <w:t xml:space="preserve">; </w:t>
        </w:r>
      </w:ins>
      <w:ins w:id="35270" w:author="Albert Kwame Osei-Owusu" w:date="2026-09-14T09:00:00Z">
        <m:oMath>
          <m:sSub>
            <m:sSubPr>
              <m:ctrlPr>
                <w:rPr>
                  <w:rFonts w:ascii="Cambria Math" w:hAnsi="Cambria Math"/>
                  <w:sz w:val="20"/>
                  <w:szCs w:val="20"/>
                  <w:lang w:val="en-GB"/>
                </w:rPr>
              </m:ctrlPr>
            </m:sSubPr>
            <m:e>
              <m:r>
                <w:rPr>
                  <w:rFonts w:ascii="Cambria Math" w:hAnsi="Cambria Math"/>
                  <w:sz w:val="20"/>
                  <w:szCs w:val="20"/>
                  <w:lang w:val="en-GB"/>
                </w:rPr>
                <m:t xml:space="preserve">P</m:t>
              </m:r>
            </m:e>
            <m:sub>
              <m:r>
                <m:rPr>
                  <m:sty m:val="p"/>
                </m:rPr>
                <w:rPr>
                  <w:rFonts w:ascii="Cambria Math" w:hAnsi="Cambria Math"/>
                  <w:sz w:val="20"/>
                  <w:szCs w:val="20"/>
                  <w:lang w:val="en-GB"/>
                </w:rPr>
                <m:t xml:space="preserve">6</m:t>
              </m:r>
              <m:r>
                <m:rPr>
                  <m:sty m:val="p"/>
                </m:rPr>
                <w:rPr>
                  <w:rFonts w:ascii="Cambria Math" w:hAnsi="Cambria Math"/>
                  <w:sz w:val="20"/>
                  <w:szCs w:val="20"/>
                  <w:lang w:val="en-GB"/>
                </w:rPr>
                <m:t xml:space="preserve">+</m:t>
              </m:r>
            </m:sub>
          </m:sSub>
        </m:oMath>
      </w:ins>
      <w:ins w:id="35271" w:author="Albert Kwame Osei-Owusu" w:date="2026-09-14T09:00:00Z">
        <w:r>
          <w:rPr>
            <w:rFonts w:ascii="Times New Roman" w:hAnsi="Times New Roman" w:cs="Times New Roman"/>
            <w:sz w:val="20"/>
            <w:szCs w:val="20"/>
            <w:lang w:val="en-GB"/>
          </w:rPr>
          <w:t xml:space="preserve"> is 5,499,115 residents aged 6 and </w:t>
        </w:r>
        <w:r>
          <w:rPr>
            <w:rFonts w:ascii="Times New Roman" w:hAnsi="Times New Roman" w:cs="Times New Roman"/>
            <w:sz w:val="20"/>
            <w:szCs w:val="20"/>
            <w:lang w:val="en-GB"/>
          </w:rPr>
          <w:t xml:space="preserve">over on 1 January 2022,</w:t>
        </w:r>
        <w:r>
          <w:rPr>
            <w:rFonts w:ascii="Times New Roman" w:hAnsi="Times New Roman" w:cs="Times New Roman"/>
            <w:sz w:val="20"/>
            <w:szCs w:val="20"/>
            <w:lang w:val="en-GB"/>
          </w:rPr>
          <w:t xml:space="preserve"> the survey population</w:t>
        </w:r>
        <w:r>
          <w:rPr>
            <w:rFonts w:ascii="Times New Roman" w:hAnsi="Times New Roman" w:cs="Times New Roman"/>
            <w:sz w:val="20"/>
            <w:szCs w:val="20"/>
            <w:lang w:val="en-GB"/>
          </w:rPr>
          <w:t xml:space="preserve"> [17]</w:t>
        </w:r>
        <w:r>
          <w:rPr>
            <w:rFonts w:ascii="Times New Roman" w:hAnsi="Times New Roman" w:cs="Times New Roman"/>
            <w:sz w:val="20"/>
            <w:szCs w:val="20"/>
            <w:lang w:val="en-GB"/>
          </w:rPr>
          <w:t xml:space="preserve">; </w:t>
        </w:r>
      </w:ins>
      <w:ins w:id="35272" w:author="Albert Kwame Osei-Owusu" w:date="2026-09-14T09:00:00Z">
        <m:oMath>
          <m:sSub>
            <m:sSubPr>
              <m:ctrlPr>
                <w:rPr>
                  <w:rFonts w:ascii="Cambria Math" w:hAnsi="Cambria Math"/>
                  <w:sz w:val="20"/>
                  <w:szCs w:val="20"/>
                  <w:lang w:val="en-GB"/>
                </w:rPr>
              </m:ctrlPr>
            </m:sSubPr>
            <m:e>
              <m:r>
                <w:rPr>
                  <w:rFonts w:ascii="Cambria Math" w:hAnsi="Cambria Math"/>
                  <w:sz w:val="20"/>
                  <w:szCs w:val="20"/>
                  <w:lang w:val="en-GB"/>
                </w:rPr>
                <m:t xml:space="preserve">s</m:t>
              </m:r>
            </m:e>
            <m:sub>
              <m:r>
                <w:rPr>
                  <w:rFonts w:ascii="Cambria Math" w:hAnsi="Cambria Math"/>
                  <w:sz w:val="20"/>
                  <w:szCs w:val="20"/>
                  <w:lang w:val="en-GB"/>
                </w:rPr>
                <m:t xml:space="preserve">h</m:t>
              </m:r>
            </m:sub>
          </m:sSub>
        </m:oMath>
      </w:ins>
      <w:ins w:id="35273" w:author="Albert Kwame Osei-Owusu" w:date="2026-09-14T09:00:00Z">
        <w:r>
          <w:rPr>
            <w:rFonts w:ascii="Times New Roman" w:hAnsi="Times New Roman" w:cs="Times New Roman"/>
            <w:sz w:val="20"/>
            <w:szCs w:val="20"/>
            <w:lang w:val="en-GB"/>
          </w:rPr>
          <w:t xml:space="preserve"> is 0.1278, the ratio of hours worked in hospital activities (860010), medical and dental practice activities (860020) and residential care activities (870000), plus the elder care share </w:t>
        </w:r>
      </w:ins>
      <w:ins w:id="35274" w:author="Albert Kwame Osei-Owusu" w:date="2026-09-14T09:00:00Z">
        <m:oMath>
          <m:r>
            <w:rPr>
              <w:rFonts w:ascii="Cambria Math" w:hAnsi="Cambria Math"/>
              <w:sz w:val="20"/>
              <w:szCs w:val="20"/>
              <w:lang w:val="en-GB"/>
            </w:rPr>
            <m:t xml:space="preserve">α</m:t>
          </m:r>
        </m:oMath>
      </w:ins>
      <w:ins w:id="35275" w:author="Albert Kwame Osei-Owusu" w:date="2026-09-14T09:00:00Z">
        <w:r>
          <w:rPr>
            <w:rFonts w:ascii="Times New Roman" w:hAnsi="Times New Roman" w:cs="Times New Roman"/>
            <w:sz w:val="20"/>
            <w:szCs w:val="20"/>
            <w:lang w:val="en-GB"/>
          </w:rPr>
          <w:t xml:space="preserve"> = 0.3092 of social work activities without accommodation (880000), </w:t>
        </w:r>
      </w:ins>
      <w:ins w:id="35276" w:author="Albert Kwame Osei-Owusu" w:date="2026-09-14T09:00:00Z">
        <w:r>
          <w:rPr>
            <w:rFonts w:ascii="Times New Roman" w:hAnsi="Times New Roman" w:cs="Times New Roman"/>
            <w:sz w:val="20"/>
            <w:szCs w:val="20"/>
            <w:highlight w:val="yellow"/>
            <w:lang w:val="en-GB"/>
          </w:rPr>
          <w:t xml:space="preserve">to all hours worked in 2022 [17]</w:t>
        </w:r>
      </w:ins>
      <w:ins w:id="35277" w:author="Albert Kwame Osei-Owusu" w:date="2026-09-14T09:00:00Z">
        <w:r>
          <w:rPr>
            <w:rFonts w:ascii="Times New Roman" w:hAnsi="Times New Roman" w:cs="Times New Roman"/>
            <w:sz w:val="20"/>
            <w:szCs w:val="20"/>
            <w:lang w:val="en-GB"/>
          </w:rPr>
          <w:t xml:space="preserve">; and </w:t>
        </w:r>
      </w:ins>
      <w:ins w:id="35278" w:author="Albert Kwame Osei-Owusu" w:date="2026-09-14T09:00:00Z">
        <m:oMath>
          <m:sSub>
            <m:sSubPr>
              <m:ctrlPr>
                <w:rPr>
                  <w:rFonts w:ascii="Cambria Math" w:hAnsi="Cambria Math"/>
                  <w:sz w:val="20"/>
                  <w:szCs w:val="20"/>
                  <w:lang w:val="en-GB"/>
                </w:rPr>
              </m:ctrlPr>
            </m:sSubPr>
            <m:e>
              <m:r>
                <w:rPr>
                  <w:rFonts w:ascii="Cambria Math" w:hAnsi="Cambria Math"/>
                  <w:sz w:val="20"/>
                  <w:szCs w:val="20"/>
                  <w:lang w:val="en-GB"/>
                </w:rPr>
                <m:t xml:space="preserve">η</m:t>
              </m:r>
            </m:e>
            <m:sub>
              <m:r>
                <w:rPr>
                  <w:rFonts w:ascii="Cambria Math" w:hAnsi="Cambria Math"/>
                  <w:sz w:val="20"/>
                  <w:szCs w:val="20"/>
                  <w:lang w:val="en-GB"/>
                </w:rPr>
                <m:t xml:space="preserve">c</m:t>
              </m:r>
            </m:sub>
          </m:sSub>
        </m:oMath>
      </w:ins>
      <w:ins w:id="35279" w:author="Albert Kwame Osei-Owusu" w:date="2026-09-14T09:00:00Z">
        <w:r>
          <w:rPr>
            <w:rFonts w:ascii="Times New Roman" w:hAnsi="Times New Roman" w:cs="Times New Roman"/>
            <w:sz w:val="20"/>
            <w:szCs w:val="20"/>
            <w:lang w:val="en-GB"/>
          </w:rPr>
          <w:t xml:space="preserve"> is 0.1862 kg CO₂e per person-kilometre, the Dutch inventory’s 573.43 kt over 3,080 million person-kilometres, all modes including cycling and walking </w:t>
        </w:r>
      </w:ins>
      <w:ins w:id="35280" w:author="Albert Kwame Osei-Owusu" w:date="2026-09-14T09:00:00Z">
        <w:r>
          <w:rPr>
            <w:rFonts w:ascii="Times New Roman" w:hAnsi="Times New Roman" w:cs="Times New Roman"/>
            <w:sz w:val="20"/>
            <w:szCs w:val="20"/>
            <w:highlight w:val="yellow"/>
            <w:lang w:val="en-GB"/>
          </w:rPr>
          <w:t xml:space="preserve">[8]</w:t>
        </w:r>
      </w:ins>
      <w:ins w:id="35281" w:author="Albert Kwame Osei-Owusu" w:date="2026-09-14T09:00:00Z">
        <w:r>
          <w:rPr>
            <w:rFonts w:ascii="Times New Roman" w:hAnsi="Times New Roman" w:cs="Times New Roman"/>
            <w:sz w:val="20"/>
            <w:szCs w:val="20"/>
            <w:lang w:val="en-GB"/>
          </w:rPr>
          <w:t xml:space="preserve">. Health care commuting is therefore 2,386 million person-kilometres and 444.2 kt CO₂e in 2022. The other indicators scale with the same activity ratio:</w:t>
        </w:r>
      </w:ins>
    </w:p>
    <w:p w14:paraId="760B8C78" w14:textId="77777777" w:rsidR="004C3780" w:rsidRDefault="00FD10E8">
      <w:pPr>
        <w:tabs>
          <w:tab w:val="center" w:pos="4819"/>
          <w:tab w:val="right" w:pos="9638"/>
        </w:tabs>
        <w:rPr>
          <w:del w:id="14569" w:author="Albert Kwame Osei-Owusu" w:date="2026-09-13T09:00:00Z"/>
        </w:rPr>
      </w:pPr>
      <w:del w:id="14566" w:author="Albert Kwame Osei-Owusu" w:date="2026-09-13T09:00:00Z">
        <w:r>
          <w:tab/>
        </w:r>
      </w:del>
      <w:del w:id="14565" w:author="Albert Kwame Osei-Owusu" w:date="2026-09-13T09:00:00Z">
        <w:del w:id="35282" w:author="Albert Kwame Osei-Owusu" w:date="2026-09-14T09:00:00Z">
          <m:oMath>
            <m:r>
              <w:rPr>
                <w:rFonts w:ascii="Cambria Math" w:hAnsi="Cambria Math" w:cs="Times New Roman"/>
                <w:sz w:val="20"/>
                <w:szCs w:val="20"/>
                <w:lang w:val="en-GB"/>
              </w:rPr>
              <m:t>Dk commuting emissions=</m:t>
            </m:r>
            <m:f>
              <m:fPr>
                <m:ctrlPr>
                  <w:rPr>
                    <w:rFonts w:ascii="Cambria Math" w:hAnsi="Cambria Math" w:cs="Times New Roman"/>
                    <w:i/>
                    <w:sz w:val="20"/>
                    <w:szCs w:val="20"/>
                    <w:lang w:val="en-GB"/>
                  </w:rPr>
                </m:ctrlPr>
              </m:fPr>
              <m:num>
                <m:r>
                  <w:rPr>
                    <w:rFonts w:ascii="Cambria Math" w:hAnsi="Cambria Math" w:cs="Times New Roman"/>
                    <w:sz w:val="20"/>
                    <w:szCs w:val="20"/>
                    <w:lang w:val="en-GB"/>
                  </w:rPr>
                  <m:t>Dk Health employees</m:t>
                </m:r>
              </m:num>
              <m:den>
                <m:r>
                  <m:rPr>
                    <m:nor/>
                  </m:rPr>
                  <w:rPr>
                    <w:rFonts w:ascii="Cambria Math" w:hAnsi="Cambria Math" w:cs="Times New Roman"/>
                    <w:i/>
                    <w:sz w:val="20"/>
                    <w:szCs w:val="20"/>
                    <w:lang w:val="en-GB"/>
                  </w:rPr>
                  <m:t>NL Health employees</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Cambria Math" w:hAnsi="Cambria Math" w:cs="Times New Roman"/>
                    <w:i/>
                    <w:sz w:val="20"/>
                    <w:szCs w:val="20"/>
                    <w:lang w:val="en-GB"/>
                  </w:rPr>
                  <m:t>Dk Work hours</m:t>
                </m:r>
              </m:num>
              <m:den>
                <m:r>
                  <m:rPr>
                    <m:nor/>
                  </m:rPr>
                  <w:rPr>
                    <w:rFonts w:ascii="Cambria Math" w:hAnsi="Cambria Math" w:cs="Times New Roman"/>
                    <w:i/>
                    <w:sz w:val="20"/>
                    <w:szCs w:val="20"/>
                    <w:lang w:val="en-GB"/>
                  </w:rPr>
                  <m:t>NL Work hours</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Cambria Math" w:hAnsi="Cambria Math" w:cs="Times New Roman"/>
                    <w:i/>
                    <w:sz w:val="20"/>
                    <w:szCs w:val="20"/>
                    <w:highlight w:val="yellow"/>
                    <w:lang w:val="en-GB"/>
                  </w:rPr>
                  <m:t xml:space="preserve">Dk motorised daily distance</m:t>
                </m:r>
              </m:num>
              <m:den>
                <m:r>
                  <m:rPr>
                    <m:nor/>
                  </m:rPr>
                  <w:rPr>
                    <w:rFonts w:ascii="Cambria Math" w:hAnsi="Cambria Math" w:cs="Times New Roman"/>
                    <w:i/>
                    <w:sz w:val="20"/>
                    <w:szCs w:val="20"/>
                    <w:highlight w:val="yellow"/>
                    <w:lang w:val="en-GB"/>
                  </w:rPr>
                  <m:t xml:space="preserve">NL motorised daily distance</m:t>
                </m:r>
              </m:den>
            </m:f>
            <m:r>
              <w:rPr>
                <w:rFonts w:ascii="Cambria Math" w:hAnsi="Cambria Math" w:cs="Times New Roman"/>
                <w:sz w:val="20"/>
                <w:szCs w:val="20"/>
                <w:lang w:val="en-GB"/>
              </w:rPr>
              <m:t>x NL commuting emis.</m:t>
            </m:r>
          </m:oMath>
        </w:del>
      </w:del>
      <w:del w:id="3405" w:author="Albert Kwame Osei-Owusu" w:date="2026-09-12T09:00:00Z">
        <w:r>
          <w:tab/>
          <w:delText xml:space="preserve">(A10)</w:delText>
        </w:r>
      </w:del>
      <w:ins w:id="3406" w:author="Albert Kwame Osei-Owusu" w:date="2026-09-12T09:00:00Z">
        <w:del w:id="14567" w:author="Albert Kwame Osei-Owusu" w:date="2026-09-13T09:00:00Z">
          <w:r>
            <w:tab/>
            <w:delText xml:space="preserve">(A.10)</w:delText>
          </w:r>
        </w:del>
      </w:ins>
    </w:p>
    <w:p w14:paraId="3418C7C3" w14:textId="77777777" w:rsidR="006345DE" w:rsidRPr="000F0CBE" w:rsidRDefault="006345DE" w:rsidP="000F0CBE">
      <w:pPr>
        <w:spacing w:line="240" w:lineRule="auto"/>
        <w:rPr>
          <w:del w:id="35287" w:author="Albert Kwame Osei-Owusu" w:date="2026-09-14T09:00:00Z"/>
          <w:rFonts w:ascii="Times New Roman" w:hAnsi="Times New Roman" w:cs="Times New Roman"/>
          <w:sz w:val="20"/>
          <w:szCs w:val="20"/>
          <w:lang w:val="en-GB"/>
        </w:rPr>
      </w:pPr>
      <w:del w:id="35285" w:author="Albert Kwame Osei-Owusu" w:date="2026-09-12T09:00:00Z">
        <w:r>
          <w:rPr>
            <w:rFonts w:ascii="Times New Roman" w:hAnsi="Times New Roman" w:cs="Times New Roman"/>
            <w:sz w:val="20"/>
            <w:szCs w:val="20"/>
            <w:lang w:val="en-GB"/>
          </w:rPr>
          <w:delText xml:space="preserve">Input parameters were: </w:delText>
        </w:r>
      </w:del>
    </w:p>
    <w:p w14:paraId="35B45A88" w14:textId="77777777" w:rsidR="006345DE" w:rsidRPr="000F0CBE" w:rsidRDefault="006345DE" w:rsidP="000F0CBE">
      <w:pPr>
        <w:spacing w:line="240" w:lineRule="auto"/>
        <w:rPr>
          <w:del w:id="35292" w:author="Albert Kwame Osei-Owusu" w:date="2026-09-14T09:00:00Z"/>
          <w:rFonts w:ascii="Times New Roman" w:hAnsi="Times New Roman" w:cs="Times New Roman"/>
          <w:sz w:val="20"/>
          <w:szCs w:val="20"/>
          <w:lang w:val="en-GB"/>
        </w:rPr>
      </w:pPr>
      <w:del w:id="35288" w:author="Albert Kwame Osei-Owusu" w:date="2026-09-12T09:00:00Z">
        <w:r>
          <w:rPr>
            <w:rFonts w:ascii="Times New Roman" w:hAnsi="Times New Roman" w:cs="Times New Roman"/>
            <w:sz w:val="20"/>
            <w:szCs w:val="20"/>
            <w:lang w:val="en-GB"/>
          </w:rPr>
          <w:delText xml:space="preserve">Number of </w:delText>
        </w:r>
      </w:del>
      <w:del w:id="4457" w:author="Albert Kwame Osei-Owusu" w:date="2026-09-12T09:00:00Z">
        <w:r>
          <w:rPr>
            <w:rFonts w:ascii="Times New Roman" w:hAnsi="Times New Roman" w:cs="Times New Roman"/>
            <w:sz w:val="20"/>
            <w:szCs w:val="20"/>
            <w:lang w:val="en-GB"/>
          </w:rPr>
          <w:delText xml:space="preserve">healthcare</w:delText>
        </w:r>
      </w:del>
      <w:ins w:id="4458" w:author="Albert Kwame Osei-Owusu" w:date="2026-09-12T09:00:00Z">
        <w:del w:id="35289" w:author="Albert Kwame Osei-Owusu" w:date="2026-09-12T09:00:00Z">
          <w:r>
            <w:rPr>
              <w:rFonts w:ascii="Times New Roman" w:hAnsi="Times New Roman" w:cs="Times New Roman"/>
              <w:sz w:val="20"/>
              <w:szCs w:val="20"/>
              <w:lang w:val="en-GB"/>
            </w:rPr>
            <w:delText xml:space="preserve">health care</w:delText>
          </w:r>
        </w:del>
      </w:ins>
      <w:del w:id="35290" w:author="Albert Kwame Osei-Owusu" w:date="2026-09-12T09:00:00Z">
        <w:r>
          <w:rPr>
            <w:rFonts w:ascii="Times New Roman" w:hAnsi="Times New Roman" w:cs="Times New Roman"/>
            <w:sz w:val="20"/>
            <w:szCs w:val="20"/>
            <w:lang w:val="en-GB"/>
          </w:rPr>
          <w:delText xml:space="preserve"> employees: </w:delText>
        </w:r>
      </w:del>
    </w:p>
    <w:p w14:paraId="6301F350" w14:textId="77777777" w:rsidR="00301661" w:rsidRPr="000F0CBE" w:rsidRDefault="006345DE" w:rsidP="000F0CBE">
      <w:pPr>
        <w:pStyle w:val="ListParagraph"/>
        <w:spacing w:line="240" w:lineRule="auto"/>
        <w:rPr>
          <w:del w:id="35295" w:author="Albert Kwame Osei-Owusu" w:date="2026-09-14T09:00:00Z"/>
          <w:rFonts w:ascii="Times New Roman" w:hAnsi="Times New Roman" w:cs="Times New Roman"/>
          <w:sz w:val="20"/>
          <w:szCs w:val="20"/>
          <w:lang w:val="en-GB"/>
        </w:rPr>
      </w:pPr>
      <w:del w:id="1331" w:author="Albert Kwame Osei-Owusu" w:date="2026-09-12T09:00:00Z">
        <w:r>
          <w:rPr>
            <w:rFonts w:ascii="Times New Roman" w:hAnsi="Times New Roman" w:cs="Times New Roman"/>
            <w:sz w:val="20"/>
            <w:szCs w:val="20"/>
            <w:lang w:val="en-GB"/>
          </w:rPr>
          <w:delText xml:space="preserve">Denmark (2019): 524,000 </w:delText>
        </w:r>
      </w:del>
      <w:ins w:id="1332" w:author="Albert Kwame Osei-Owusu" w:date="2026-09-12T09:00:00Z">
        <w:del w:id="35293" w:author="Albert Kwame Osei-Owusu" w:date="2026-09-12T09:00:00Z">
          <w:r>
            <w:delText xml:space="preserve">Denmark (2022): 556,999</w:delText>
          </w:r>
        </w:del>
      </w:ins>
    </w:p>
    <w:p w14:paraId="5CE03115" w14:textId="77777777" w:rsidR="006345DE" w:rsidRPr="000F0CBE" w:rsidRDefault="006345DE" w:rsidP="000F0CBE">
      <w:pPr>
        <w:pStyle w:val="ListParagraph"/>
        <w:spacing w:line="240" w:lineRule="auto"/>
        <w:rPr>
          <w:del w:id="35298" w:author="Albert Kwame Osei-Owusu" w:date="2026-09-14T09:00:00Z"/>
          <w:rFonts w:ascii="Times New Roman" w:hAnsi="Times New Roman" w:cs="Times New Roman"/>
          <w:sz w:val="20"/>
          <w:szCs w:val="20"/>
          <w:lang w:val="en-GB"/>
        </w:rPr>
      </w:pPr>
      <w:del w:id="1329" w:author="Albert Kwame Osei-Owusu" w:date="2026-09-12T09:00:00Z">
        <w:r>
          <w:rPr>
            <w:rFonts w:ascii="Times New Roman" w:hAnsi="Times New Roman" w:cs="Times New Roman"/>
            <w:sz w:val="20"/>
            <w:szCs w:val="20"/>
            <w:lang w:val="en-GB"/>
          </w:rPr>
          <w:delText xml:space="preserve">Netherlands (2016): 1,220,750 </w:delText>
        </w:r>
      </w:del>
      <w:ins w:id="1330" w:author="Albert Kwame Osei-Owusu" w:date="2026-09-12T09:00:00Z">
        <w:del w:id="35296" w:author="Albert Kwame Osei-Owusu" w:date="2026-09-12T09:00:00Z">
          <w:r>
            <w:delText xml:space="preserve">Netherlands (2016): 1,220,750</w:delText>
          </w:r>
        </w:del>
      </w:ins>
    </w:p>
    <w:p w14:paraId="1FC7D77C" w14:textId="77777777" w:rsidR="00301661" w:rsidRPr="000F0CBE" w:rsidRDefault="006345DE" w:rsidP="000F0CBE">
      <w:pPr>
        <w:spacing w:line="240" w:lineRule="auto"/>
        <w:rPr>
          <w:del w:id="35301" w:author="Albert Kwame Osei-Owusu" w:date="2026-09-14T09:00:00Z"/>
          <w:rFonts w:ascii="Times New Roman" w:hAnsi="Times New Roman" w:cs="Times New Roman"/>
          <w:sz w:val="20"/>
          <w:szCs w:val="20"/>
          <w:lang w:val="en-GB"/>
        </w:rPr>
      </w:pPr>
      <w:del w:id="35299" w:author="Albert Kwame Osei-Owusu" w:date="2026-09-12T09:00:00Z">
        <w:r>
          <w:rPr>
            <w:rFonts w:ascii="Times New Roman" w:hAnsi="Times New Roman" w:cs="Times New Roman"/>
            <w:sz w:val="20"/>
            <w:szCs w:val="20"/>
            <w:lang w:val="en-GB"/>
          </w:rPr>
          <w:delText xml:space="preserve">Average weekly working hours: </w:delText>
        </w:r>
      </w:del>
    </w:p>
    <w:p w14:paraId="50A27641" w14:textId="47848B72" w:rsidR="00301661" w:rsidRPr="000F0CBE" w:rsidRDefault="006345DE" w:rsidP="000F0CBE">
      <w:pPr>
        <w:pStyle w:val="ListParagraph"/>
        <w:spacing w:line="240" w:lineRule="auto"/>
        <w:rPr>
          <w:del w:id="35304" w:author="Albert Kwame Osei-Owusu" w:date="2026-09-14T09:00:00Z"/>
          <w:rFonts w:ascii="Times New Roman" w:hAnsi="Times New Roman" w:cs="Times New Roman"/>
          <w:sz w:val="20"/>
          <w:szCs w:val="20"/>
          <w:lang w:val="en-GB"/>
        </w:rPr>
      </w:pPr>
      <w:del w:id="1327" w:author="Albert Kwame Osei-Owusu" w:date="2026-09-12T09:00:00Z">
        <w:r>
          <w:rPr>
            <w:rFonts w:ascii="Times New Roman" w:hAnsi="Times New Roman" w:cs="Times New Roman"/>
            <w:sz w:val="20"/>
            <w:szCs w:val="20"/>
            <w:lang w:val="en-GB"/>
          </w:rPr>
          <w:delText xml:space="preserve">Denmark (2019): 34.4 hours </w:delText>
        </w:r>
      </w:del>
      <w:ins w:id="1328" w:author="Albert Kwame Osei-Owusu" w:date="2026-09-12T09:00:00Z">
        <w:del w:id="35302" w:author="Albert Kwame Osei-Owusu" w:date="2026-09-12T09:00:00Z">
          <w:r>
            <w:delText xml:space="preserve">Denmark (2022): 34.4 hours</w:delText>
          </w:r>
        </w:del>
      </w:ins>
    </w:p>
    <w:p w14:paraId="039F7D06" w14:textId="42E66EA1" w:rsidR="00301661" w:rsidRPr="000F0CBE" w:rsidRDefault="006345DE" w:rsidP="000F0CBE">
      <w:pPr>
        <w:pStyle w:val="ListParagraph"/>
        <w:spacing w:line="240" w:lineRule="auto"/>
        <w:rPr>
          <w:del w:id="35307" w:author="Albert Kwame Osei-Owusu" w:date="2026-09-14T09:00:00Z"/>
          <w:rFonts w:ascii="Times New Roman" w:hAnsi="Times New Roman" w:cs="Times New Roman"/>
          <w:sz w:val="20"/>
          <w:szCs w:val="20"/>
          <w:lang w:val="en-GB"/>
        </w:rPr>
      </w:pPr>
      <w:del w:id="1325" w:author="Albert Kwame Osei-Owusu" w:date="2026-09-12T09:00:00Z">
        <w:r>
          <w:rPr>
            <w:rFonts w:ascii="Times New Roman" w:hAnsi="Times New Roman" w:cs="Times New Roman"/>
            <w:sz w:val="20"/>
            <w:szCs w:val="20"/>
            <w:lang w:val="en-GB"/>
          </w:rPr>
          <w:delText xml:space="preserve">Netherlands (2016): 29.2 hours </w:delText>
        </w:r>
      </w:del>
      <w:ins w:id="1326" w:author="Albert Kwame Osei-Owusu" w:date="2026-09-12T09:00:00Z">
        <w:del w:id="35305" w:author="Albert Kwame Osei-Owusu" w:date="2026-09-12T09:00:00Z">
          <w:r>
            <w:delText xml:space="preserve">Netherlands (2016): 29.2 hours</w:delText>
          </w:r>
        </w:del>
      </w:ins>
    </w:p>
    <w:p w14:paraId="188C07C1" w14:textId="77777777" w:rsidR="006345DE" w:rsidRPr="000F0CBE" w:rsidRDefault="006345DE" w:rsidP="000F0CBE">
      <w:pPr>
        <w:spacing w:line="240" w:lineRule="auto"/>
        <w:rPr>
          <w:del w:id="35310" w:author="Albert Kwame Osei-Owusu" w:date="2026-09-14T09:00:00Z"/>
          <w:rFonts w:ascii="Times New Roman" w:hAnsi="Times New Roman" w:cs="Times New Roman"/>
          <w:sz w:val="20"/>
          <w:szCs w:val="20"/>
          <w:lang w:val="en-GB"/>
        </w:rPr>
      </w:pPr>
      <w:del w:id="1323" w:author="Albert Kwame Osei-Owusu" w:date="2026-09-12T09:00:00Z">
        <w:r>
          <w:rPr>
            <w:rFonts w:ascii="Times New Roman" w:hAnsi="Times New Roman" w:cs="Times New Roman"/>
            <w:sz w:val="20"/>
            <w:szCs w:val="20"/>
            <w:lang w:val="en-GB"/>
          </w:rPr>
          <w:delText xml:space="preserve">Average daily commuting distance per person: </w:delText>
        </w:r>
      </w:del>
      <w:ins w:id="1324" w:author="Albert Kwame Osei-Owusu" w:date="2026-09-12T09:00:00Z">
        <w:del w:id="35308" w:author="Albert Kwame Osei-Owusu" w:date="2026-09-12T09:00:00Z">
          <w:r>
            <w:delText xml:space="preserve">Average daily MOTORISED commuting distance per person:</w:delText>
          </w:r>
        </w:del>
      </w:ins>
    </w:p>
    <w:p w14:paraId="4F122FE9" w14:textId="1D2EE4A4" w:rsidR="00301661" w:rsidRPr="000F0CBE" w:rsidRDefault="006345DE" w:rsidP="000F0CBE">
      <w:pPr>
        <w:pStyle w:val="ListParagraph"/>
        <w:spacing w:line="240" w:lineRule="auto"/>
        <w:rPr>
          <w:del w:id="35313" w:author="Albert Kwame Osei-Owusu" w:date="2026-09-14T09:00:00Z"/>
          <w:rFonts w:ascii="Times New Roman" w:hAnsi="Times New Roman" w:cs="Times New Roman"/>
          <w:sz w:val="20"/>
          <w:szCs w:val="20"/>
          <w:lang w:val="en-GB"/>
        </w:rPr>
      </w:pPr>
      <w:del w:id="1321" w:author="Albert Kwame Osei-Owusu" w:date="2026-09-12T09:00:00Z">
        <w:r>
          <w:rPr>
            <w:rFonts w:ascii="Times New Roman" w:hAnsi="Times New Roman" w:cs="Times New Roman"/>
            <w:sz w:val="20"/>
            <w:szCs w:val="20"/>
            <w:lang w:val="en-GB"/>
          </w:rPr>
          <w:delText xml:space="preserve">Denmark (2019): 8.5 km </w:delText>
        </w:r>
      </w:del>
      <w:ins w:id="1322" w:author="Albert Kwame Osei-Owusu" w:date="2026-09-12T09:00:00Z">
        <w:del w:id="35311" w:author="Albert Kwame Osei-Owusu" w:date="2026-09-12T09:00:00Z">
          <w:r>
            <w:delText xml:space="preserve">Denmark (2022): 8.7 km (car 7.7, collective road 0.1, train 0.9)</w:delText>
          </w:r>
        </w:del>
      </w:ins>
    </w:p>
    <w:p w14:paraId="07C4CB59" w14:textId="2B062C5D" w:rsidR="006345DE" w:rsidRPr="000F0CBE" w:rsidRDefault="006345DE" w:rsidP="000F0CBE">
      <w:pPr>
        <w:pStyle w:val="ListParagraph"/>
        <w:spacing w:line="240" w:lineRule="auto"/>
        <w:rPr>
          <w:del w:id="35316" w:author="Albert Kwame Osei-Owusu" w:date="2026-09-14T09:00:00Z"/>
          <w:rFonts w:ascii="Times New Roman" w:hAnsi="Times New Roman" w:cs="Times New Roman"/>
          <w:sz w:val="20"/>
          <w:szCs w:val="20"/>
          <w:lang w:val="en-GB"/>
        </w:rPr>
      </w:pPr>
      <w:del w:id="1319" w:author="Albert Kwame Osei-Owusu" w:date="2026-09-12T09:00:00Z">
        <w:r>
          <w:rPr>
            <w:rFonts w:ascii="Times New Roman" w:hAnsi="Times New Roman" w:cs="Times New Roman"/>
            <w:sz w:val="20"/>
            <w:szCs w:val="20"/>
            <w:lang w:val="en-GB"/>
          </w:rPr>
          <w:delText xml:space="preserve">Netherlands (2016): 7.88 km </w:delText>
        </w:r>
      </w:del>
      <w:ins w:id="1320" w:author="Albert Kwame Osei-Owusu" w:date="2026-09-12T09:00:00Z">
        <w:del w:id="35314" w:author="Albert Kwame Osei-Owusu" w:date="2026-09-12T09:00:00Z">
          <w:r>
            <w:delText xml:space="preserve">Netherlands (2016): 7.88 km (car, train, bus and scooter)</w:delText>
          </w:r>
        </w:del>
      </w:ins>
    </w:p>
    <w:p w14:paraId="23B9D6AC" w14:textId="77777777" w:rsidR="006345DE" w:rsidRPr="000F0CBE" w:rsidRDefault="006345DE" w:rsidP="000F0CBE">
      <w:pPr>
        <w:spacing w:line="240" w:lineRule="auto"/>
        <w:rPr>
          <w:del w:id="35319" w:author="Albert Kwame Osei-Owusu" w:date="2026-09-14T09:00:00Z"/>
          <w:rFonts w:ascii="Times New Roman" w:hAnsi="Times New Roman" w:cs="Times New Roman"/>
          <w:sz w:val="20"/>
          <w:szCs w:val="20"/>
          <w:lang w:val="en-GB"/>
        </w:rPr>
      </w:pPr>
      <w:del w:id="35317" w:author="Albert Kwame Osei-Owusu" w:date="2026-09-12T09:00:00Z">
        <w:r>
          <w:rPr>
            <w:rFonts w:ascii="Times New Roman" w:hAnsi="Times New Roman" w:cs="Times New Roman"/>
            <w:sz w:val="20"/>
            <w:szCs w:val="20"/>
            <w:lang w:val="en-GB"/>
          </w:rPr>
          <w:delText xml:space="preserve">Applying these ratios: </w:delText>
        </w:r>
      </w:del>
    </w:p>
    <w:p w14:paraId="2B6D46F3" w14:textId="77777777" w:rsidR="004C3780" w:rsidRDefault="00FD10E8">
      <w:pPr>
        <w:tabs>
          <w:tab w:val="center" w:pos="4819"/>
          <w:tab w:val="right" w:pos="9638"/>
        </w:tabs>
        <w:rPr>
          <w:del w:id="14564" w:author="Albert Kwame Osei-Owusu" w:date="2026-09-13T09:00:00Z"/>
        </w:rPr>
      </w:pPr>
      <w:del w:id="14561" w:author="Albert Kwame Osei-Owusu" w:date="2026-09-13T09:00:00Z">
        <w:r>
          <w:tab/>
        </w:r>
      </w:del>
      <w:del w:id="14560" w:author="Albert Kwame Osei-Owusu" w:date="2026-09-13T09:00:00Z">
        <w:del w:id="35320" w:author="Albert Kwame Osei-Owusu" w:date="2026-09-14T09:00:00Z">
          <m:oMath>
            <m:r>
              <w:rPr>
                <w:rFonts w:ascii="Cambria Math" w:hAnsi="Cambria Math" w:cs="Times New Roman"/>
                <w:sz w:val="20"/>
                <w:szCs w:val="20"/>
                <w:lang w:val="en-GB"/>
              </w:rPr>
              <m:t>Dk/NL commuting ratio=</m:t>
            </m:r>
            <m:f>
              <m:fPr>
                <m:ctrlPr>
                  <w:rPr>
                    <w:rFonts w:ascii="Cambria Math" w:hAnsi="Cambria Math" w:cs="Times New Roman"/>
                    <w:i/>
                    <w:sz w:val="20"/>
                    <w:szCs w:val="20"/>
                    <w:lang w:val="en-GB"/>
                  </w:rPr>
                </m:ctrlPr>
              </m:fPr>
              <m:num>
                <m:r>
                  <w:rPr>
                    <w:rFonts w:ascii="Cambria Math" w:hAnsi="Cambria Math" w:cs="Times New Roman"/>
                    <w:sz w:val="20"/>
                    <w:szCs w:val="20"/>
                    <w:highlight w:val="yellow"/>
                    <w:lang w:val="en-GB"/>
                  </w:rPr>
                  <m:t xml:space="preserve">556999</m:t>
                </m:r>
              </m:num>
              <m:den>
                <m:r>
                  <m:rPr>
                    <m:nor/>
                  </m:rPr>
                  <w:rPr>
                    <w:rFonts w:ascii="Times New Roman" w:hAnsi="Times New Roman" w:cs="Times New Roman"/>
                    <w:i/>
                    <w:sz w:val="20"/>
                    <w:szCs w:val="20"/>
                    <w:lang w:val="en-GB"/>
                  </w:rPr>
                  <m:t>1220750</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Times New Roman" w:hAnsi="Times New Roman" w:cs="Times New Roman"/>
                    <w:i/>
                    <w:sz w:val="20"/>
                    <w:szCs w:val="20"/>
                    <w:lang w:val="en-GB"/>
                  </w:rPr>
                  <m:t>34.4</m:t>
                </m:r>
              </m:num>
              <m:den>
                <m:r>
                  <m:rPr>
                    <m:nor/>
                  </m:rPr>
                  <w:rPr>
                    <w:rFonts w:ascii="Times New Roman" w:hAnsi="Times New Roman" w:cs="Times New Roman"/>
                    <w:i/>
                    <w:sz w:val="20"/>
                    <w:szCs w:val="20"/>
                    <w:lang w:val="en-GB"/>
                  </w:rPr>
                  <m:t>29.2</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Times New Roman" w:hAnsi="Times New Roman" w:cs="Times New Roman"/>
                    <w:i/>
                    <w:sz w:val="20"/>
                    <w:szCs w:val="20"/>
                    <w:highlight w:val="yellow"/>
                    <w:lang w:val="en-GB"/>
                  </w:rPr>
                  <m:t xml:space="preserve">8.7</m:t>
                </m:r>
              </m:num>
              <m:den>
                <m:r>
                  <m:rPr>
                    <m:nor/>
                  </m:rPr>
                  <w:rPr>
                    <w:rFonts w:ascii="Times New Roman" w:hAnsi="Times New Roman" w:cs="Times New Roman"/>
                    <w:i/>
                    <w:sz w:val="20"/>
                    <w:szCs w:val="20"/>
                    <w:lang w:val="en-GB"/>
                  </w:rPr>
                  <m:t>7.88</m:t>
                </m:r>
              </m:den>
            </m:f>
            <m:r>
              <w:rPr>
                <w:rFonts w:ascii="Cambria Math" w:hAnsi="Cambria Math" w:cs="Times New Roman"/>
                <w:sz w:val="20"/>
                <w:szCs w:val="20"/>
                <w:highlight w:val="yellow"/>
                <w:lang w:val="en-GB"/>
              </w:rPr>
              <m:t xml:space="preserve">≈ </m:t>
            </m:r>
            <m:r>
              <m:rPr>
                <m:sty m:val="p"/>
              </m:rPr>
              <w:rPr>
                <w:rFonts w:ascii="Cambria Math" w:hAnsi="Cambria Math" w:cs="Times New Roman"/>
                <w:sz w:val="20"/>
                <w:szCs w:val="20"/>
                <w:highlight w:val="yellow"/>
                <w:lang w:val="en-GB"/>
              </w:rPr>
              <m:t xml:space="preserve">0.5935</m:t>
            </m:r>
          </m:oMath>
        </w:del>
      </w:del>
      <w:del w:id="3403" w:author="Albert Kwame Osei-Owusu" w:date="2026-09-12T09:00:00Z">
        <w:r>
          <w:tab/>
          <w:delText xml:space="preserve">(A11)</w:delText>
        </w:r>
      </w:del>
      <w:ins w:id="3404" w:author="Albert Kwame Osei-Owusu" w:date="2026-09-12T09:00:00Z">
        <w:del w:id="14562" w:author="Albert Kwame Osei-Owusu" w:date="2026-09-13T09:00:00Z">
          <w:r>
            <w:tab/>
            <w:delText xml:space="preserve">(A.11)</w:delText>
          </w:r>
        </w:del>
      </w:ins>
    </w:p>
    <w:p w14:paraId="1A47902D" w14:textId="77777777" w:rsidR="004B392E" w:rsidRPr="000F0CBE" w:rsidRDefault="004B392E" w:rsidP="000F0CBE">
      <w:pPr>
        <w:spacing w:line="240" w:lineRule="auto"/>
        <w:ind w:firstLine="1304"/>
        <w:rPr>
          <w:del w:id="14559" w:author="Albert Kwame Osei-Owusu" w:date="2026-09-13T09:00:00Z"/>
          <w:rFonts w:ascii="Times New Roman" w:hAnsi="Times New Roman" w:cs="Times New Roman"/>
          <w:sz w:val="20"/>
          <w:szCs w:val="20"/>
          <w:lang w:val="en-GB"/>
        </w:rPr>
      </w:pPr>
    </w:p>
    <w:p w14:paraId="4672D528" w14:textId="77777777" w:rsidR="008D2E29" w:rsidRPr="000F0CBE" w:rsidRDefault="006345DE" w:rsidP="000F0CBE">
      <w:pPr>
        <w:spacing w:line="240" w:lineRule="auto"/>
        <w:rPr>
          <w:del w:id="35327" w:author="Albert Kwame Osei-Owusu" w:date="2026-09-14T09:00:00Z"/>
          <w:rFonts w:ascii="Times New Roman" w:hAnsi="Times New Roman" w:cs="Times New Roman"/>
          <w:sz w:val="20"/>
          <w:szCs w:val="20"/>
          <w:lang w:val="en-GB"/>
        </w:rPr>
      </w:pPr>
      <w:del w:id="3401" w:author="Albert Kwame Osei-Owusu" w:date="2026-09-12T09:00:00Z">
        <w:r>
          <w:rPr>
            <w:rFonts w:ascii="Times New Roman" w:hAnsi="Times New Roman" w:cs="Times New Roman"/>
            <w:sz w:val="20"/>
            <w:szCs w:val="20"/>
            <w:lang w:val="en-GB"/>
          </w:rPr>
          <w:delText xml:space="preserve">Thus, Danish commuting emissions in 2019 were estimated to be approximately 0.545 (54.5%) of Dutch commuting emissions in 2016. </w:delText>
        </w:r>
      </w:del>
      <w:ins w:id="3402" w:author="Albert Kwame Osei-Owusu" w:date="2026-09-12T09:00:00Z">
        <w:del w:id="35325" w:author="Albert Kwame Osei-Owusu" w:date="2026-09-12T09:00:00Z">
          <w:r>
            <w:rPr>
              <w:rFonts w:ascii="Times New Roman" w:hAnsi="Times New Roman" w:cs="Times New Roman"/>
              <w:sz w:val="20"/>
              <w:szCs w:val="20"/>
              <w:lang w:val="en-GB"/>
            </w:rPr>
            <w:delText xml:space="preserve">Danish commuting emissions in 2022 are therefore 0.5935, or 59.4%, of Dutch commuting emissions in 2016. The distance ratio is taken on a motorised basis on both sides, because the Dutch denominator of 7.88 km counts car, train, bus and scooter travel only; walking and cycling are excluded from the Danish numerator for the same reason. </w:delText>
          </w:r>
        </w:del>
      </w:ins>
    </w:p>
    <w:p>
      <w:pPr>
        <w:tabs>
          <w:tab w:val="center" w:pos="4819"/>
          <w:tab w:val="right" w:pos="9638"/>
        </w:tabs>
        <w:spacing w:before="60" w:after="60"/>
        <w:rPr>
          <w:ins w:id="35328" w:author="Albert Kwame Osei-Owusu" w:date="2026-09-14T09:00:00Z"/>
        </w:rPr>
      </w:pPr>
      <w:ins w:id="35329" w:author="Albert Kwame Osei-Owusu" w:date="2026-09-14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I</m:t>
              </m:r>
            </m:e>
            <m:sub>
              <m:r>
                <w:rPr>
                  <w:rFonts w:ascii="Cambria Math" w:hAnsi="Cambria Math"/>
                  <w:sz w:val="20"/>
                  <w:szCs w:val="20"/>
                  <w:lang w:val="en-GB"/>
                </w:rPr>
                <m:t xml:space="preserve">c</m:t>
              </m:r>
              <m:r>
                <m:rPr>
                  <m:sty m:val="p"/>
                </m:rPr>
                <w:rPr>
                  <w:rFonts w:ascii="Cambria Math" w:hAnsi="Cambria Math"/>
                  <w:sz w:val="20"/>
                  <w:szCs w:val="20"/>
                  <w:lang w:val="en-GB"/>
                </w:rPr>
                <m:t xml:space="preserve">,</m:t>
              </m:r>
              <m:r>
                <w:rPr>
                  <w:rFonts w:ascii="Cambria Math" w:hAnsi="Cambria Math"/>
                  <w:sz w:val="20"/>
                  <w:szCs w:val="20"/>
                  <w:lang w:val="en-GB"/>
                </w:rPr>
                <m:t xml:space="preserve">k</m:t>
              </m:r>
            </m:sub>
          </m:sSub>
          <m:r>
            <m:rPr>
              <m:sty m:val="p"/>
            </m:rPr>
            <w:rPr>
              <w:rFonts w:ascii="Cambria Math" w:hAnsi="Cambria Math"/>
              <w:sz w:val="20"/>
              <w:szCs w:val="20"/>
              <w:lang w:val="en-GB"/>
            </w:rPr>
            <m:t xml:space="preserve">=</m:t>
          </m:r>
          <m:sSubSup>
            <m:sSubSupPr>
              <m:ctrlPr>
                <w:rPr>
                  <w:rFonts w:ascii="Cambria Math" w:hAnsi="Cambria Math"/>
                  <w:sz w:val="20"/>
                  <w:szCs w:val="20"/>
                  <w:lang w:val="en-GB"/>
                </w:rPr>
              </m:ctrlPr>
            </m:sSubSupPr>
            <m:e>
              <m:r>
                <w:rPr>
                  <w:rFonts w:ascii="Cambria Math" w:hAnsi="Cambria Math"/>
                  <w:sz w:val="20"/>
                  <w:szCs w:val="20"/>
                  <w:lang w:val="en-GB"/>
                </w:rPr>
                <m:t xml:space="preserve">I</m:t>
              </m:r>
            </m:e>
            <m:sub>
              <m:r>
                <w:rPr>
                  <w:rFonts w:ascii="Cambria Math" w:hAnsi="Cambria Math"/>
                  <w:sz w:val="20"/>
                  <w:szCs w:val="20"/>
                  <w:lang w:val="en-GB"/>
                </w:rPr>
                <m:t xml:space="preserve">c</m:t>
              </m:r>
              <m:r>
                <m:rPr>
                  <m:sty m:val="p"/>
                </m:rPr>
                <w:rPr>
                  <w:rFonts w:ascii="Cambria Math" w:hAnsi="Cambria Math"/>
                  <w:sz w:val="20"/>
                  <w:szCs w:val="20"/>
                  <w:lang w:val="en-GB"/>
                </w:rPr>
                <m:t xml:space="preserve">,</m:t>
              </m:r>
              <m:r>
                <w:rPr>
                  <w:rFonts w:ascii="Cambria Math" w:hAnsi="Cambria Math"/>
                  <w:sz w:val="20"/>
                  <w:szCs w:val="20"/>
                  <w:lang w:val="en-GB"/>
                </w:rPr>
                <m:t xml:space="preserve">k</m:t>
              </m:r>
            </m:sub>
            <m:sup>
              <m:r>
                <m:rPr>
                  <m:sty m:val="p"/>
                </m:rPr>
                <w:rPr>
                  <w:rFonts w:ascii="Cambria Math" w:hAnsi="Cambria Math"/>
                  <w:sz w:val="20"/>
                  <w:szCs w:val="20"/>
                  <w:lang w:val="en-GB"/>
                </w:rPr>
                <m:t xml:space="preserve">NL</m:t>
              </m:r>
            </m:sup>
          </m:sSubSup>
          <m:r>
            <m:rPr>
              <m:sty m:val="p"/>
            </m:rPr>
            <w:rPr>
              <w:rFonts w:ascii="Cambria Math" w:hAnsi="Cambria Math"/>
              <w:sz w:val="20"/>
              <w:szCs w:val="20"/>
              <w:lang w:val="en-GB"/>
            </w:rPr>
            <m:t xml:space="preserve">×</m:t>
          </m:r>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 xml:space="preserve">G</m:t>
                  </m:r>
                </m:e>
                <m:sub>
                  <m:r>
                    <w:rPr>
                      <w:rFonts w:ascii="Cambria Math" w:hAnsi="Cambria Math"/>
                      <w:sz w:val="20"/>
                      <w:szCs w:val="20"/>
                      <w:lang w:val="en-GB"/>
                    </w:rPr>
                    <m:t xml:space="preserve">c</m:t>
                  </m:r>
                </m:sub>
              </m:sSub>
            </m:num>
            <m:den>
              <m:sSubSup>
                <m:sSubSupPr>
                  <m:ctrlPr>
                    <w:rPr>
                      <w:rFonts w:ascii="Cambria Math" w:hAnsi="Cambria Math"/>
                      <w:sz w:val="20"/>
                      <w:szCs w:val="20"/>
                      <w:lang w:val="en-GB"/>
                    </w:rPr>
                  </m:ctrlPr>
                </m:sSubSupPr>
                <m:e>
                  <m:r>
                    <w:rPr>
                      <w:rFonts w:ascii="Cambria Math" w:hAnsi="Cambria Math"/>
                      <w:sz w:val="20"/>
                      <w:szCs w:val="20"/>
                      <w:lang w:val="en-GB"/>
                    </w:rPr>
                    <m:t xml:space="preserve">G</m:t>
                  </m:r>
                </m:e>
                <m:sub>
                  <m:r>
                    <w:rPr>
                      <w:rFonts w:ascii="Cambria Math" w:hAnsi="Cambria Math"/>
                      <w:sz w:val="20"/>
                      <w:szCs w:val="20"/>
                      <w:lang w:val="en-GB"/>
                    </w:rPr>
                    <m:t xml:space="preserve">c</m:t>
                  </m:r>
                </m:sub>
                <m:sup>
                  <m:r>
                    <m:rPr>
                      <m:sty m:val="p"/>
                    </m:rPr>
                    <w:rPr>
                      <w:rFonts w:ascii="Cambria Math" w:hAnsi="Cambria Math"/>
                      <w:sz w:val="20"/>
                      <w:szCs w:val="20"/>
                      <w:lang w:val="en-GB"/>
                    </w:rPr>
                    <m:t xml:space="preserve">NL</m:t>
                  </m:r>
                </m:sup>
              </m:sSubSup>
            </m:den>
          </m:f>
        </m:oMath>
      </w:ins>
      <w:ins w:id="35330" w:author="Albert Kwame Osei-Owusu" w:date="2026-09-14T09:00:00Z">
        <w:r>
          <w:tab/>
          <w:t xml:space="preserve">(A.12)</w:t>
        </w:r>
      </w:ins>
    </w:p>
    <w:p>
      <w:pPr>
        <w:spacing w:after="160" w:line="240" w:lineRule="auto"/>
        <w:rPr>
          <w:ins w:id="35331" w:author="Albert Kwame Osei-Owusu" w:date="2026-09-14T09:00:00Z"/>
          <w:rFonts w:ascii="Times New Roman" w:hAnsi="Times New Roman" w:cs="Times New Roman"/>
          <w:sz w:val="20"/>
          <w:szCs w:val="20"/>
          <w:lang w:val="en-GB"/>
        </w:rPr>
      </w:pPr>
      <w:ins w:id="35332" w:author="Albert Kwame Osei-Owusu" w:date="2026-09-14T09:00:00Z">
        <w:r>
          <w:rPr>
            <w:rFonts w:ascii="Times New Roman" w:hAnsi="Times New Roman" w:cs="Times New Roman"/>
            <w:sz w:val="20"/>
            <w:szCs w:val="20"/>
            <w:lang w:val="en-GB"/>
          </w:rPr>
          <w:t xml:space="preserve">where </w:t>
        </w:r>
      </w:ins>
      <w:ins w:id="35333" w:author="Albert Kwame Osei-Owusu" w:date="2026-09-14T09:00:00Z">
        <m:oMath>
          <m:sSubSup>
            <m:sSubSupPr>
              <m:ctrlPr>
                <w:rPr>
                  <w:rFonts w:ascii="Cambria Math" w:hAnsi="Cambria Math"/>
                  <w:sz w:val="20"/>
                  <w:szCs w:val="20"/>
                  <w:lang w:val="en-GB"/>
                </w:rPr>
              </m:ctrlPr>
            </m:sSubSupPr>
            <m:e>
              <m:r>
                <w:rPr>
                  <w:rFonts w:ascii="Cambria Math" w:hAnsi="Cambria Math"/>
                  <w:sz w:val="20"/>
                  <w:szCs w:val="20"/>
                  <w:lang w:val="en-GB"/>
                </w:rPr>
                <m:t xml:space="preserve">I</m:t>
              </m:r>
            </m:e>
            <m:sub>
              <m:r>
                <w:rPr>
                  <w:rFonts w:ascii="Cambria Math" w:hAnsi="Cambria Math"/>
                  <w:sz w:val="20"/>
                  <w:szCs w:val="20"/>
                  <w:lang w:val="en-GB"/>
                </w:rPr>
                <m:t xml:space="preserve">c</m:t>
              </m:r>
              <m:r>
                <m:rPr>
                  <m:sty m:val="p"/>
                </m:rPr>
                <w:rPr>
                  <w:rFonts w:ascii="Cambria Math" w:hAnsi="Cambria Math"/>
                  <w:sz w:val="20"/>
                  <w:szCs w:val="20"/>
                  <w:lang w:val="en-GB"/>
                </w:rPr>
                <m:t xml:space="preserve">,</m:t>
              </m:r>
              <m:r>
                <w:rPr>
                  <w:rFonts w:ascii="Cambria Math" w:hAnsi="Cambria Math"/>
                  <w:sz w:val="20"/>
                  <w:szCs w:val="20"/>
                  <w:lang w:val="en-GB"/>
                </w:rPr>
                <m:t xml:space="preserve">k</m:t>
              </m:r>
            </m:sub>
            <m:sup>
              <m:r>
                <m:rPr>
                  <m:sty m:val="p"/>
                </m:rPr>
                <w:rPr>
                  <w:rFonts w:ascii="Cambria Math" w:hAnsi="Cambria Math"/>
                  <w:sz w:val="20"/>
                  <w:szCs w:val="20"/>
                  <w:lang w:val="en-GB"/>
                </w:rPr>
                <m:t xml:space="preserve">NL</m:t>
              </m:r>
            </m:sup>
          </m:sSubSup>
        </m:oMath>
      </w:ins>
      <w:ins w:id="35334" w:author="Albert Kwame Osei-Owusu" w:date="2026-09-14T09:00:00Z">
        <w:r>
          <w:rPr>
            <w:rFonts w:ascii="Times New Roman" w:hAnsi="Times New Roman" w:cs="Times New Roman"/>
            <w:sz w:val="20"/>
            <w:szCs w:val="20"/>
            <w:lang w:val="en-GB"/>
          </w:rPr>
          <w:t xml:space="preserve"> is the Dutch commuting impact in indicator </w:t>
        </w:r>
      </w:ins>
      <w:ins w:id="35335" w:author="Albert Kwame Osei-Owusu" w:date="2026-09-14T09:00:00Z">
        <m:oMath>
          <m:r>
            <w:rPr>
              <w:rFonts w:ascii="Cambria Math" w:hAnsi="Cambria Math"/>
              <w:sz w:val="20"/>
              <w:szCs w:val="20"/>
              <w:lang w:val="en-GB"/>
            </w:rPr>
            <m:t xml:space="preserve">k</m:t>
          </m:r>
        </m:oMath>
      </w:ins>
      <w:ins w:id="35336" w:author="Albert Kwame Osei-Owusu" w:date="2026-09-14T09:00:00Z">
        <w:r>
          <w:rPr>
            <w:rFonts w:ascii="Times New Roman" w:hAnsi="Times New Roman" w:cs="Times New Roman"/>
            <w:sz w:val="20"/>
            <w:szCs w:val="20"/>
            <w:lang w:val="en-GB"/>
          </w:rPr>
          <w:t xml:space="preserve"> and </w:t>
        </w:r>
      </w:ins>
      <w:ins w:id="35337" w:author="Albert Kwame Osei-Owusu" w:date="2026-09-14T09:00:00Z">
        <m:oMath>
          <m:sSubSup>
            <m:sSubSupPr>
              <m:ctrlPr>
                <w:rPr>
                  <w:rFonts w:ascii="Cambria Math" w:hAnsi="Cambria Math"/>
                  <w:sz w:val="20"/>
                  <w:szCs w:val="20"/>
                  <w:lang w:val="en-GB"/>
                </w:rPr>
              </m:ctrlPr>
            </m:sSubSupPr>
            <m:e>
              <m:r>
                <w:rPr>
                  <w:rFonts w:ascii="Cambria Math" w:hAnsi="Cambria Math"/>
                  <w:sz w:val="20"/>
                  <w:szCs w:val="20"/>
                  <w:lang w:val="en-GB"/>
                </w:rPr>
                <m:t xml:space="preserve">G</m:t>
              </m:r>
            </m:e>
            <m:sub>
              <m:r>
                <w:rPr>
                  <w:rFonts w:ascii="Cambria Math" w:hAnsi="Cambria Math"/>
                  <w:sz w:val="20"/>
                  <w:szCs w:val="20"/>
                  <w:lang w:val="en-GB"/>
                </w:rPr>
                <m:t xml:space="preserve">c</m:t>
              </m:r>
            </m:sub>
            <m:sup>
              <m:r>
                <m:rPr>
                  <m:sty m:val="p"/>
                </m:rPr>
                <w:rPr>
                  <w:rFonts w:ascii="Cambria Math" w:hAnsi="Cambria Math"/>
                  <w:sz w:val="20"/>
                  <w:szCs w:val="20"/>
                  <w:lang w:val="en-GB"/>
                </w:rPr>
                <m:t xml:space="preserve">NL</m:t>
              </m:r>
            </m:sup>
          </m:sSubSup>
        </m:oMath>
      </w:ins>
      <w:ins w:id="35338" w:author="Albert Kwame Osei-Owusu" w:date="2026-09-14T09:00:00Z">
        <w:r>
          <w:rPr>
            <w:rFonts w:ascii="Times New Roman" w:hAnsi="Times New Roman" w:cs="Times New Roman"/>
            <w:sz w:val="20"/>
            <w:szCs w:val="20"/>
            <w:lang w:val="en-GB"/>
          </w:rPr>
          <w:t xml:space="preserve"> = 573.43 kt CO₂e, so that the ratio is 0.7746. The Dutch inventory counts one commuting trip per working day </w:t>
        </w:r>
      </w:ins>
      <w:ins w:id="35339" w:author="Albert Kwame Osei-Owusu" w:date="2026-09-14T09:00:00Z">
        <w:r>
          <w:rPr>
            <w:rFonts w:ascii="Times New Roman" w:hAnsi="Times New Roman" w:cs="Times New Roman"/>
            <w:sz w:val="20"/>
            <w:szCs w:val="20"/>
            <w:highlight w:val="yellow"/>
            <w:lang w:val="en-GB"/>
          </w:rPr>
          <w:t xml:space="preserve">[8]</w:t>
        </w:r>
      </w:ins>
      <w:ins w:id="35340" w:author="Albert Kwame Osei-Owusu" w:date="2026-09-14T09:00:00Z">
        <w:r>
          <w:rPr>
            <w:rFonts w:ascii="Times New Roman" w:hAnsi="Times New Roman" w:cs="Times New Roman"/>
            <w:sz w:val="20"/>
            <w:szCs w:val="20"/>
            <w:lang w:val="en-GB"/>
          </w:rPr>
          <w:t xml:space="preserve">, which halves its total but not its intensity per person-kilometre, because emissions and distance are counted on the same trips; the intensity can therefore be applied to the Danish survey distance, which counts both legs.</w:t>
        </w:r>
      </w:ins>
    </w:p>
    <w:p w14:paraId="3E682BF5" w14:textId="77777777" w:rsidR="0023273C" w:rsidRPr="000F0CBE" w:rsidRDefault="0023273C" w:rsidP="000F0CBE">
      <w:pPr>
        <w:pStyle w:val="Heading3"/>
        <w:rPr>
          <w:lang w:val="en-GB"/>
        </w:rPr>
      </w:pPr>
      <w:r>
        <w:rPr>
          <w:lang w:val="en-GB"/>
        </w:rPr>
        <w:t xml:space="preserve">Comparability </w:t>
      </w:r>
      <w:del w:id="102726" w:author="Albert Kwame Osei-Owusu" w:date="2026-09-14T09:00:00Z">
        <w:r>
          <w:rPr>
            <w:lang w:val="en-GB"/>
          </w:rPr>
          <w:delText xml:space="preserve">assumptions </w:delText>
        </w:r>
      </w:del>
      <w:ins w:id="102727" w:author="Albert Kwame Osei-Owusu" w:date="2026-09-14T09:00:00Z">
        <w:r>
          <w:rPr>
            <w:lang w:val="en-GB"/>
          </w:rPr>
          <w:t xml:space="preserve">assumptions</w:t>
        </w:r>
      </w:ins>
    </w:p>
    <w:p w14:paraId="3D6B3A55" w14:textId="4E1A83E0" w:rsidR="002F4DD6" w:rsidRPr="000F0CBE" w:rsidRDefault="0023273C" w:rsidP="000F0CBE">
      <w:pPr>
        <w:spacing w:line="240" w:lineRule="auto"/>
        <w:rPr>
          <w:rFonts w:ascii="Times New Roman" w:hAnsi="Times New Roman" w:cs="Times New Roman"/>
          <w:sz w:val="20"/>
          <w:szCs w:val="20"/>
          <w:lang w:val="en-GB"/>
        </w:rPr>
      </w:pPr>
      <w:del w:id="35191" w:author="Albert Kwame Osei-Owusu" w:date="2026-09-12T09:00:00Z">
        <w:r>
          <w:rPr>
            <w:rFonts w:ascii="Times New Roman" w:hAnsi="Times New Roman" w:cs="Times New Roman"/>
            <w:sz w:val="20"/>
            <w:szCs w:val="20"/>
            <w:lang w:val="en-GB"/>
          </w:rPr>
          <w:delText xml:space="preserve">The modal distribution of transport for </w:delText>
        </w:r>
      </w:del>
      <w:del w:id="35192" w:author="Albert Kwame Osei-Owusu" w:date="2026-09-12T09:00:00Z">
        <w:r>
          <w:rPr>
            <w:rFonts w:ascii="Times New Roman" w:hAnsi="Times New Roman" w:cs="Times New Roman"/>
            <w:i/>
            <w:iCs/>
            <w:sz w:val="20"/>
            <w:szCs w:val="20"/>
            <w:lang w:val="en-GB"/>
          </w:rPr>
          <w:delText>commuting</w:delText>
        </w:r>
      </w:del>
      <w:del w:id="35193" w:author="Albert Kwame Osei-Owusu" w:date="2026-09-12T09:00:00Z">
        <w:r>
          <w:rPr>
            <w:rFonts w:ascii="Times New Roman" w:hAnsi="Times New Roman" w:cs="Times New Roman"/>
            <w:sz w:val="20"/>
            <w:szCs w:val="20"/>
            <w:lang w:val="en-GB"/>
          </w:rPr>
          <w:delText xml:space="preserve"> </w:delText>
        </w:r>
      </w:del>
      <w:del w:id="3399" w:author="Albert Kwame Osei-Owusu" w:date="2026-09-12T09:00:00Z">
        <w:r>
          <w:rPr>
            <w:rFonts w:ascii="Times New Roman" w:hAnsi="Times New Roman" w:cs="Times New Roman"/>
            <w:sz w:val="20"/>
            <w:szCs w:val="20"/>
            <w:lang w:val="en-GB"/>
          </w:rPr>
          <w:delText xml:space="preserve">was found to be similar between Denmark in 2019 </w:delText>
        </w:r>
      </w:del>
      <w:del w:id="35195" w:author="Albert Kwame Osei-Owusu" w:date="2026-09-12T09:00:00Z">
        <w:r w:rsidR="00DD0FF5" w:rsidRPr="00DD0FF5">
          <w:rPr>
            <w:rFonts w:ascii="Times New Roman" w:hAnsi="Times New Roman" w:cs="Times New Roman"/>
            <w:noProof/>
            <w:sz w:val="20"/>
            <w:szCs w:val="20"/>
            <w:vertAlign w:val="superscript"/>
            <w:lang w:val="en-GB"/>
          </w:rPr>
          <w:delText>7</w:delText>
        </w:r>
      </w:del>
      <w:del w:id="35196" w:author="Albert Kwame Osei-Owusu" w:date="2026-09-12T09:00:00Z">
        <w:r>
          <w:rPr>
            <w:rFonts w:ascii="Times New Roman" w:hAnsi="Times New Roman" w:cs="Times New Roman"/>
            <w:sz w:val="20"/>
            <w:szCs w:val="20"/>
            <w:lang w:val="en-GB"/>
          </w:rPr>
          <w:delText xml:space="preserve"> and the Netherlands 2016 </w:delText>
        </w:r>
      </w:del>
      <w:del w:id="35197" w:author="Albert Kwame Osei-Owusu" w:date="2026-09-12T09:00:00Z">
        <w:r w:rsidR="00DD0FF5" w:rsidRPr="00DD0FF5">
          <w:rPr>
            <w:rFonts w:ascii="Times New Roman" w:hAnsi="Times New Roman" w:cs="Times New Roman"/>
            <w:noProof/>
            <w:sz w:val="20"/>
            <w:szCs w:val="20"/>
            <w:vertAlign w:val="superscript"/>
            <w:lang w:val="en-GB"/>
          </w:rPr>
          <w:delText>8</w:delText>
        </w:r>
      </w:del>
      <w:del w:id="35198" w:author="Albert Kwame Osei-Owusu" w:date="2026-09-12T09:00:00Z">
        <w:r>
          <w:rPr>
            <w:rFonts w:ascii="Times New Roman" w:hAnsi="Times New Roman" w:cs="Times New Roman"/>
            <w:sz w:val="20"/>
            <w:szCs w:val="20"/>
            <w:lang w:val="en-GB"/>
          </w:rPr>
          <w:delText xml:space="preserve">, based on national travel survey data. Although differences exist (e.g., higher car use but also higher </w:delText>
        </w:r>
      </w:del>
      <w:del w:id="35199" w:author="Albert Kwame Osei-Owusu" w:date="2026-09-12T09:00:00Z">
        <w:r>
          <w:rPr>
            <w:rFonts w:ascii="Times New Roman" w:hAnsi="Times New Roman" w:cs="Times New Roman"/>
            <w:sz w:val="20"/>
            <w:szCs w:val="20"/>
            <w:lang w:val="en-GB"/>
          </w:rPr>
          <w:lastRenderedPageBreak/>
          <w:delText xml:space="preserve">share of electric vehicles in Denmark), these were considered to partially offset each other, and further modal disaggregation was not pursued. </w:delText>
        </w:r>
      </w:del>
      <w:ins w:id="44555" w:author="Albert Kwame Osei-Owusu" w:date="2026-09-14T09:00:00Z">
        <w:r>
          <w:rPr>
            <w:rFonts w:ascii="Times New Roman" w:hAnsi="Times New Roman" w:cs="Times New Roman"/>
            <w:sz w:val="20"/>
            <w:szCs w:val="20"/>
            <w:lang w:val="en-GB"/>
          </w:rPr>
          <w:t xml:space="preserve">The Dutch intensity carries the Dutch modal split, which is broadly similar to the Danish one</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cars and other road vehicles carry </w:t>
        </w:r>
        <w:r>
          <w:rPr>
            <w:rFonts w:ascii="Times New Roman" w:hAnsi="Times New Roman" w:cs="Times New Roman"/>
            <w:sz w:val="20"/>
            <w:szCs w:val="20"/>
            <w:lang w:val="en-GB"/>
          </w:rPr>
          <w:t xml:space="preserve">82%</w:t>
        </w:r>
        <w:r>
          <w:rPr>
            <w:rFonts w:ascii="Times New Roman" w:hAnsi="Times New Roman" w:cs="Times New Roman"/>
            <w:sz w:val="20"/>
            <w:szCs w:val="20"/>
            <w:lang w:val="en-GB"/>
          </w:rPr>
          <w:t xml:space="preserve"> of Danish workplace kilometres in 2022 </w:t>
        </w:r>
      </w:ins>
      <w:ins w:id="44556" w:author="Albert Kwame Osei-Owusu" w:date="2026-09-14T09:00:00Z">
        <w:r>
          <w:rPr>
            <w:rFonts w:ascii="Times New Roman" w:hAnsi="Times New Roman" w:cs="Times New Roman"/>
            <w:sz w:val="20"/>
            <w:szCs w:val="20"/>
            <w:highlight w:val="yellow"/>
            <w:lang w:val="en-GB"/>
          </w:rPr>
          <w:t xml:space="preserve">[7]</w:t>
        </w:r>
      </w:ins>
      <w:ins w:id="44557" w:author="Albert Kwame Osei-Owusu" w:date="2026-09-14T09:00:00Z">
        <w:r>
          <w:rPr>
            <w:rFonts w:ascii="Times New Roman" w:hAnsi="Times New Roman" w:cs="Times New Roman"/>
            <w:sz w:val="20"/>
            <w:szCs w:val="20"/>
            <w:lang w:val="en-GB"/>
          </w:rPr>
          <w:t xml:space="preserve">, and cars and mopeds carry 77% of Dutch commuting kilometres in 2016 </w:t>
        </w:r>
      </w:ins>
      <w:ins w:id="44558" w:author="Albert Kwame Osei-Owusu" w:date="2026-09-14T09:00:00Z">
        <w:r>
          <w:rPr>
            <w:rFonts w:ascii="Times New Roman" w:hAnsi="Times New Roman" w:cs="Times New Roman"/>
            <w:sz w:val="20"/>
            <w:szCs w:val="20"/>
            <w:highlight w:val="yellow"/>
            <w:lang w:val="en-GB"/>
          </w:rPr>
          <w:t xml:space="preserve">[18]</w:t>
        </w:r>
      </w:ins>
      <w:ins w:id="44559" w:author="Albert Kwame Osei-Owusu" w:date="2026-09-14T09:00:00Z">
        <w:r>
          <w:rPr>
            <w:rFonts w:ascii="Times New Roman" w:hAnsi="Times New Roman" w:cs="Times New Roman"/>
            <w:sz w:val="20"/>
            <w:szCs w:val="20"/>
            <w:lang w:val="en-GB"/>
          </w:rPr>
          <w:t xml:space="preserve">. Denmark’s higher car share and its higher share of electric cars act in opposite directions on the intensity, and further modal disaggregation was not pursued.</w:t>
        </w:r>
      </w:ins>
    </w:p>
    <w:p w14:paraId="55A9B109" w14:textId="77777777" w:rsidR="009F33F7" w:rsidRPr="000F0CBE" w:rsidRDefault="009F33F7" w:rsidP="000F0CBE">
      <w:pPr>
        <w:pStyle w:val="Heading3"/>
        <w:rPr>
          <w:lang w:val="en-GB"/>
        </w:rPr>
      </w:pPr>
      <w:r>
        <w:rPr>
          <w:lang w:val="en-GB"/>
        </w:rPr>
        <w:t xml:space="preserve">Patient and visitor </w:t>
      </w:r>
      <w:del w:id="103728" w:author="Albert Kwame Osei-Owusu" w:date="2026-09-14T09:00:00Z">
        <w:r>
          <w:rPr>
            <w:lang w:val="en-GB"/>
          </w:rPr>
          <w:delText xml:space="preserve">travel </w:delText>
        </w:r>
      </w:del>
      <w:ins w:id="103729" w:author="Albert Kwame Osei-Owusu" w:date="2026-09-14T09:00:00Z">
        <w:r>
          <w:rPr>
            <w:lang w:val="en-GB"/>
          </w:rPr>
          <w:t xml:space="preserve">travel</w:t>
        </w:r>
      </w:ins>
    </w:p>
    <w:p w14:paraId="69F97E28" w14:textId="77777777" w:rsidR="001E771D" w:rsidRPr="001E771D" w:rsidRDefault="001E771D" w:rsidP="001E771D">
      <w:pPr>
        <w:spacing w:line="240" w:lineRule="auto"/>
        <w:rPr>
          <w:rFonts w:ascii="Times New Roman" w:hAnsi="Times New Roman" w:cs="Times New Roman"/>
          <w:sz w:val="20"/>
          <w:szCs w:val="20"/>
          <w:lang w:val="en-GB"/>
        </w:rPr>
      </w:pPr>
      <w:del w:id="14547" w:author="Albert Kwame Osei-Owusu" w:date="2026-09-13T09:00:00Z">
        <w:r>
          <w:rPr>
            <w:rFonts w:ascii="Times New Roman" w:hAnsi="Times New Roman" w:cs="Times New Roman"/>
            <w:sz w:val="20"/>
            <w:szCs w:val="20"/>
            <w:lang w:val="en-GB"/>
          </w:rPr>
          <w:delText xml:space="preserve">Patient and visitor (P&amp;V) travel reflects </w:delText>
        </w:r>
      </w:del>
      <w:del w:id="4459" w:author="Albert Kwame Osei-Owusu" w:date="2026-09-12T09:00:00Z">
        <w:r>
          <w:rPr>
            <w:rFonts w:ascii="Times New Roman" w:hAnsi="Times New Roman" w:cs="Times New Roman"/>
            <w:sz w:val="20"/>
            <w:szCs w:val="20"/>
            <w:lang w:val="en-GB"/>
          </w:rPr>
          <w:delText xml:space="preserve">healthcare</w:delText>
        </w:r>
      </w:del>
      <w:del w:id="14549" w:author="Albert Kwame Osei-Owusu" w:date="2026-09-13T09:00:00Z">
        <w:r>
          <w:rPr>
            <w:rFonts w:ascii="Times New Roman" w:hAnsi="Times New Roman" w:cs="Times New Roman"/>
            <w:sz w:val="20"/>
            <w:szCs w:val="20"/>
            <w:lang w:val="en-GB"/>
          </w:rPr>
          <w:delText xml:space="preserve"> demand rather than workforce attendance. Therefore, emissions were scaled using the number of </w:delText>
        </w:r>
      </w:del>
      <w:del w:id="4461" w:author="Albert Kwame Osei-Owusu" w:date="2026-09-12T09:00:00Z">
        <w:r>
          <w:rPr>
            <w:rFonts w:ascii="Times New Roman" w:hAnsi="Times New Roman" w:cs="Times New Roman"/>
            <w:sz w:val="20"/>
            <w:szCs w:val="20"/>
            <w:lang w:val="en-GB"/>
          </w:rPr>
          <w:delText xml:space="preserve">healthcare</w:delText>
        </w:r>
      </w:del>
      <w:del w:id="14551" w:author="Albert Kwame Osei-Owusu" w:date="2026-09-13T09:00:00Z">
        <w:r>
          <w:rPr>
            <w:rFonts w:ascii="Times New Roman" w:hAnsi="Times New Roman" w:cs="Times New Roman"/>
            <w:sz w:val="20"/>
            <w:szCs w:val="20"/>
            <w:lang w:val="en-GB"/>
          </w:rPr>
          <w:delText xml:space="preserve"> employees as a proxy for system size.</w:delText>
        </w:r>
      </w:del>
      <w:ins w:id="45560" w:author="Albert Kwame Osei-Owusu" w:date="2026-09-14T09:00:00Z">
        <w:r>
          <w:rPr>
            <w:rFonts w:ascii="Times New Roman" w:hAnsi="Times New Roman" w:cs="Times New Roman"/>
            <w:sz w:val="20"/>
            <w:szCs w:val="20"/>
            <w:lang w:val="en-GB"/>
          </w:rPr>
          <w:t xml:space="preserve">Patient and visitor travel reflects the use of health care rather than workforce attendance, and the Danish National Travel Survey </w:t>
        </w:r>
      </w:ins>
      <w:ins w:id="45561" w:author="Albert Kwame Osei-Owusu" w:date="2026-09-14T09:00:00Z">
        <w:r>
          <w:rPr>
            <w:rFonts w:ascii="Times New Roman" w:hAnsi="Times New Roman" w:cs="Times New Roman"/>
            <w:sz w:val="20"/>
            <w:szCs w:val="20"/>
            <w:highlight w:val="yellow"/>
            <w:lang w:val="en-GB"/>
          </w:rPr>
          <w:t xml:space="preserve">[7]</w:t>
        </w:r>
      </w:ins>
      <w:ins w:id="45562" w:author="Albert Kwame Osei-Owusu" w:date="2026-09-14T09:00:00Z">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reports travel for social and health purposes (table 15, ‘Social/sundhed’</w:t>
        </w:r>
        <w:r>
          <w:rPr>
            <w:rFonts w:ascii="Times New Roman" w:hAnsi="Times New Roman" w:cs="Times New Roman"/>
            <w:sz w:val="20"/>
            <w:szCs w:val="20"/>
            <w:lang w:val="en-GB"/>
          </w:rPr>
          <w:t xml:space="preserve">) at 0.8 km per person per day in 2022 among residents aged 6 and over. </w:t>
        </w:r>
        <w:r>
          <w:rPr>
            <w:rFonts w:ascii="Times New Roman" w:hAnsi="Times New Roman" w:cs="Times New Roman"/>
            <w:sz w:val="20"/>
            <w:szCs w:val="20"/>
            <w:lang w:val="en-GB"/>
          </w:rPr>
          <w:t xml:space="preserve">We take this purpose to be patient travel, which makes the term an upper bound if it also covers other social errands, and we assume that visits to patients are recorded under visits to family and friends (‘Besøge familie/venner’). </w:t>
        </w:r>
        <w:r>
          <w:rPr>
            <w:rFonts w:ascii="Times New Roman" w:hAnsi="Times New Roman" w:cs="Times New Roman"/>
            <w:sz w:val="20"/>
            <w:szCs w:val="20"/>
            <w:lang w:val="en-GB"/>
          </w:rPr>
          <w:t xml:space="preserve">The visitor share is therefore taken from the National Health Service in England (NHS England), as the ratio of visitor to patient travel there,</w:t>
        </w:r>
        <w:r>
          <w:rPr>
            <w:rFonts w:ascii="Times New Roman" w:hAnsi="Times New Roman" w:cs="Times New Roman"/>
            <w:sz w:val="20"/>
            <w:szCs w:val="20"/>
            <w:lang w:val="en-GB"/>
          </w:rPr>
          <w:t xml:space="preserve"> 0.29 to 1.23 Mt CO₂e </w:t>
        </w:r>
      </w:ins>
      <w:ins w:id="45563" w:author="Albert Kwame Osei-Owusu" w:date="2026-09-14T09:00:00Z">
        <w:r>
          <w:rPr>
            <w:rFonts w:ascii="Times New Roman" w:hAnsi="Times New Roman" w:cs="Times New Roman"/>
            <w:sz w:val="20"/>
            <w:szCs w:val="20"/>
            <w:highlight w:val="yellow"/>
            <w:lang w:val="en-GB"/>
          </w:rPr>
          <w:t xml:space="preserve">[19]</w:t>
        </w:r>
      </w:ins>
      <w:ins w:id="45564" w:author="Albert Kwame Osei-Owusu" w:date="2026-09-14T09:00:00Z">
        <w:r>
          <w:rPr>
            <w:rFonts w:ascii="Times New Roman" w:hAnsi="Times New Roman" w:cs="Times New Roman"/>
            <w:sz w:val="20"/>
            <w:szCs w:val="20"/>
            <w:lang w:val="en-GB"/>
          </w:rPr>
          <w:t xml:space="preserve">. The term and its four non-climate indicators are</w:t>
        </w:r>
      </w:ins>
    </w:p>
    <w:p>
      <w:pPr>
        <w:tabs>
          <w:tab w:val="center" w:pos="4819"/>
          <w:tab w:val="right" w:pos="9638"/>
        </w:tabs>
        <w:spacing w:before="60" w:after="60"/>
        <w:rPr>
          <w:ins w:id="13826" w:author="Albert Kwame Osei-Owusu" w:date="2026-09-13T09:00:00Z"/>
        </w:rPr>
      </w:pPr>
      <w:ins w:id="13827"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G</m:t>
              </m:r>
            </m:e>
            <m:sub>
              <m:r>
                <m:rPr>
                  <m:sty m:val="p"/>
                </m:rPr>
                <w:rPr>
                  <w:rFonts w:ascii="Cambria Math" w:hAnsi="Cambria Math"/>
                  <w:sz w:val="20"/>
                  <w:szCs w:val="20"/>
                  <w:lang w:val="en-GB"/>
                </w:rPr>
                <m:t xml:space="preserve">PV</m:t>
              </m:r>
            </m:sub>
          </m:sSub>
          <m:r>
            <m:rPr>
              <m:sty m:val="p"/>
            </m:rPr>
            <w:rPr>
              <w:rFonts w:ascii="Cambria Math" w:hAnsi="Cambria Math"/>
              <w:sz w:val="20"/>
              <w:szCs w:val="20"/>
              <w:lang w:val="en-GB"/>
            </w:rPr>
            <m:t xml:space="preserve">=</m:t>
          </m:r>
          <m:d>
            <m:dPr>
              <m:begChr m:val="("/>
              <m:endChr m:val=")"/>
              <m:ctrlPr>
                <w:rPr>
                  <w:rFonts w:ascii="Cambria Math" w:hAnsi="Cambria Math"/>
                  <w:sz w:val="20"/>
                  <w:szCs w:val="20"/>
                  <w:lang w:val="en-GB"/>
                </w:rPr>
              </m:ctrlPr>
            </m:dPr>
            <m:e>
              <m:r>
                <m:rPr>
                  <m:sty m:val="p"/>
                </m:rPr>
                <w:rPr>
                  <w:rFonts w:ascii="Cambria Math" w:hAnsi="Cambria Math"/>
                  <w:sz w:val="20"/>
                  <w:szCs w:val="20"/>
                  <w:lang w:val="en-GB"/>
                </w:rPr>
                <m:t xml:space="preserve">1</m:t>
              </m:r>
              <m:r>
                <m:rPr>
                  <m:sty m:val="p"/>
                </m:rPr>
                <w:rPr>
                  <w:rFonts w:ascii="Cambria Math" w:hAnsi="Cambria Math"/>
                  <w:sz w:val="20"/>
                  <w:szCs w:val="20"/>
                  <w:lang w:val="en-GB"/>
                </w:rPr>
                <m:t xml:space="preserve">+</m:t>
              </m:r>
              <m:r>
                <w:rPr>
                  <w:rFonts w:ascii="Cambria Math" w:hAnsi="Cambria Math"/>
                  <w:sz w:val="20"/>
                  <w:szCs w:val="20"/>
                  <w:lang w:val="en-GB"/>
                </w:rPr>
                <m:t xml:space="preserve">ν</m:t>
              </m:r>
            </m:e>
          </m:d>
          <m:r>
            <m:rPr>
              <m:sty m:val="p"/>
            </m:rPr>
            <w:rPr>
              <w:rFonts w:ascii="Cambria Math" w:hAnsi="Cambria Math"/>
              <w:sz w:val="20"/>
              <w:szCs w:val="20"/>
              <w:lang w:val="en-GB"/>
            </w:rPr>
            <m:t xml:space="preserve"> </m:t>
          </m:r>
          <m:r>
            <w:rPr>
              <w:rFonts w:ascii="Cambria Math" w:hAnsi="Cambria Math"/>
              <w:sz w:val="20"/>
              <w:szCs w:val="20"/>
              <w:lang w:val="en-GB"/>
            </w:rPr>
            <m:t xml:space="preserve">δ</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365</m:t>
          </m:r>
          <m:r>
            <m:rPr>
              <m:sty m:val="p"/>
            </m:rPr>
            <w:rPr>
              <w:rFonts w:ascii="Cambria Math" w:hAnsi="Cambria Math"/>
              <w:sz w:val="20"/>
              <w:szCs w:val="20"/>
              <w:lang w:val="en-GB"/>
            </w:rPr>
            <m:t xml:space="preserve">·</m:t>
          </m:r>
          <m:r>
            <w:rPr>
              <w:rFonts w:ascii="Cambria Math" w:hAnsi="Cambria Math"/>
              <w:sz w:val="20"/>
              <w:szCs w:val="20"/>
              <w:lang w:val="en-GB"/>
            </w:rPr>
            <m:t xml:space="preserve">P</m:t>
          </m:r>
          <m:r>
            <m:rPr>
              <m:sty m:val="p"/>
            </m:rPr>
            <w:rPr>
              <w:rFonts w:ascii="Cambria Math" w:hAnsi="Cambria Math"/>
              <w:sz w:val="20"/>
              <w:szCs w:val="20"/>
              <w:lang w:val="en-GB"/>
            </w:rPr>
            <m:t xml:space="preserve">·</m:t>
          </m:r>
          <m:r>
            <w:rPr>
              <w:rFonts w:ascii="Cambria Math" w:hAnsi="Cambria Math"/>
              <w:sz w:val="20"/>
              <w:szCs w:val="20"/>
              <w:lang w:val="en-GB"/>
            </w:rPr>
            <m:t xml:space="preserve">η</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sSub>
            <m:sSubPr>
              <m:ctrlPr>
                <w:rPr>
                  <w:rFonts w:ascii="Cambria Math" w:hAnsi="Cambria Math"/>
                  <w:sz w:val="20"/>
                  <w:szCs w:val="20"/>
                  <w:lang w:val="en-GB"/>
                </w:rPr>
              </m:ctrlPr>
            </m:sSubPr>
            <m:e>
              <m:r>
                <w:rPr>
                  <w:rFonts w:ascii="Cambria Math" w:hAnsi="Cambria Math"/>
                  <w:sz w:val="20"/>
                  <w:szCs w:val="20"/>
                  <w:lang w:val="en-GB"/>
                </w:rPr>
                <m:t xml:space="preserve">g</m:t>
              </m:r>
            </m:e>
            <m:sub>
              <m:r>
                <m:rPr>
                  <m:sty m:val="p"/>
                </m:rPr>
                <w:rPr>
                  <w:rFonts w:ascii="Cambria Math" w:hAnsi="Cambria Math"/>
                  <w:sz w:val="20"/>
                  <w:szCs w:val="20"/>
                  <w:lang w:val="en-GB"/>
                </w:rPr>
                <m:t xml:space="preserve">PV</m:t>
              </m:r>
              <m:r>
                <m:rPr>
                  <m:sty m:val="p"/>
                </m:rPr>
                <w:rPr>
                  <w:rFonts w:ascii="Cambria Math" w:hAnsi="Cambria Math"/>
                  <w:sz w:val="20"/>
                  <w:szCs w:val="20"/>
                  <w:lang w:val="en-GB"/>
                </w:rPr>
                <m:t xml:space="preserve">,</m:t>
              </m:r>
              <m:r>
                <w:rPr>
                  <w:rFonts w:ascii="Cambria Math" w:hAnsi="Cambria Math"/>
                  <w:sz w:val="20"/>
                  <w:szCs w:val="20"/>
                  <w:lang w:val="en-GB"/>
                </w:rPr>
                <m:t xml:space="preserve">k</m:t>
              </m:r>
            </m:sub>
          </m:sSub>
          <m:r>
            <m:rPr>
              <m:sty m:val="p"/>
            </m:rPr>
            <w:rPr>
              <w:rFonts w:ascii="Cambria Math" w:hAnsi="Cambria Math"/>
              <w:sz w:val="20"/>
              <w:szCs w:val="20"/>
              <w:lang w:val="en-GB"/>
            </w:rPr>
            <m:t xml:space="preserve">=</m:t>
          </m:r>
          <m:sSubSup>
            <m:sSubSupPr>
              <m:ctrlPr>
                <w:rPr>
                  <w:rFonts w:ascii="Cambria Math" w:hAnsi="Cambria Math"/>
                  <w:sz w:val="20"/>
                  <w:szCs w:val="20"/>
                  <w:lang w:val="en-GB"/>
                </w:rPr>
              </m:ctrlPr>
            </m:sSubSupPr>
            <m:e>
              <m:r>
                <w:rPr>
                  <w:rFonts w:ascii="Cambria Math" w:hAnsi="Cambria Math"/>
                  <w:sz w:val="20"/>
                  <w:szCs w:val="20"/>
                  <w:lang w:val="en-GB"/>
                </w:rPr>
                <m:t xml:space="preserve">g</m:t>
              </m:r>
            </m:e>
            <m:sub>
              <m:r>
                <m:rPr>
                  <m:sty m:val="p"/>
                </m:rPr>
                <w:rPr>
                  <w:rFonts w:ascii="Cambria Math" w:hAnsi="Cambria Math"/>
                  <w:sz w:val="20"/>
                  <w:szCs w:val="20"/>
                  <w:lang w:val="en-GB"/>
                </w:rPr>
                <m:t xml:space="preserve">PV</m:t>
              </m:r>
              <m:r>
                <m:rPr>
                  <m:sty m:val="p"/>
                </m:rPr>
                <w:rPr>
                  <w:rFonts w:ascii="Cambria Math" w:hAnsi="Cambria Math"/>
                  <w:sz w:val="20"/>
                  <w:szCs w:val="20"/>
                  <w:lang w:val="en-GB"/>
                </w:rPr>
                <m:t xml:space="preserve">,</m:t>
              </m:r>
              <m:r>
                <w:rPr>
                  <w:rFonts w:ascii="Cambria Math" w:hAnsi="Cambria Math"/>
                  <w:sz w:val="20"/>
                  <w:szCs w:val="20"/>
                  <w:lang w:val="en-GB"/>
                </w:rPr>
                <m:t xml:space="preserve">k</m:t>
              </m:r>
            </m:sub>
            <m:sup>
              <m:r>
                <m:rPr>
                  <m:sty m:val="p"/>
                </m:rPr>
                <w:rPr>
                  <w:rFonts w:ascii="Cambria Math" w:hAnsi="Cambria Math"/>
                  <w:sz w:val="20"/>
                  <w:szCs w:val="20"/>
                  <w:lang w:val="en-GB"/>
                </w:rPr>
                <m:t xml:space="preserve">NL</m:t>
              </m:r>
            </m:sup>
          </m:sSubSup>
          <m:f>
            <m:fPr>
              <m:ctrlPr>
                <w:rPr>
                  <w:rFonts w:ascii="Cambria Math" w:hAnsi="Cambria Math"/>
                  <w:sz w:val="20"/>
                  <w:szCs w:val="20"/>
                  <w:lang w:val="en-GB"/>
                </w:rPr>
              </m:ctrlPr>
            </m:fPr>
            <m:num>
              <m:sSub>
                <m:sSubPr>
                  <m:ctrlPr>
                    <w:rPr>
                      <w:rFonts w:ascii="Cambria Math" w:hAnsi="Cambria Math"/>
                      <w:sz w:val="20"/>
                      <w:szCs w:val="20"/>
                      <w:lang w:val="en-GB"/>
                    </w:rPr>
                  </m:ctrlPr>
                </m:sSubPr>
                <m:e>
                  <m:r>
                    <w:rPr>
                      <w:rFonts w:ascii="Cambria Math" w:hAnsi="Cambria Math"/>
                      <w:sz w:val="20"/>
                      <w:szCs w:val="20"/>
                      <w:lang w:val="en-GB"/>
                    </w:rPr>
                    <m:t xml:space="preserve">G</m:t>
                  </m:r>
                </m:e>
                <m:sub>
                  <m:r>
                    <m:rPr>
                      <m:sty m:val="p"/>
                    </m:rPr>
                    <w:rPr>
                      <w:rFonts w:ascii="Cambria Math" w:hAnsi="Cambria Math"/>
                      <w:sz w:val="20"/>
                      <w:szCs w:val="20"/>
                      <w:lang w:val="en-GB"/>
                    </w:rPr>
                    <m:t xml:space="preserve">PV</m:t>
                  </m:r>
                </m:sub>
              </m:sSub>
            </m:num>
            <m:den>
              <m:sSubSup>
                <m:sSubSupPr>
                  <m:ctrlPr>
                    <w:rPr>
                      <w:rFonts w:ascii="Cambria Math" w:hAnsi="Cambria Math"/>
                      <w:sz w:val="20"/>
                      <w:szCs w:val="20"/>
                      <w:lang w:val="en-GB"/>
                    </w:rPr>
                  </m:ctrlPr>
                </m:sSubSupPr>
                <m:e>
                  <m:r>
                    <w:rPr>
                      <w:rFonts w:ascii="Cambria Math" w:hAnsi="Cambria Math"/>
                      <w:sz w:val="20"/>
                      <w:szCs w:val="20"/>
                      <w:lang w:val="en-GB"/>
                    </w:rPr>
                    <m:t xml:space="preserve">G</m:t>
                  </m:r>
                </m:e>
                <m:sub>
                  <m:r>
                    <m:rPr>
                      <m:sty m:val="p"/>
                    </m:rPr>
                    <w:rPr>
                      <w:rFonts w:ascii="Cambria Math" w:hAnsi="Cambria Math"/>
                      <w:sz w:val="20"/>
                      <w:szCs w:val="20"/>
                      <w:lang w:val="en-GB"/>
                    </w:rPr>
                    <m:t xml:space="preserve">PV</m:t>
                  </m:r>
                </m:sub>
                <m:sup>
                  <m:r>
                    <m:rPr>
                      <m:sty m:val="p"/>
                    </m:rPr>
                    <w:rPr>
                      <w:rFonts w:ascii="Cambria Math" w:hAnsi="Cambria Math"/>
                      <w:sz w:val="20"/>
                      <w:szCs w:val="20"/>
                      <w:lang w:val="en-GB"/>
                    </w:rPr>
                    <m:t xml:space="preserve">NL</m:t>
                  </m:r>
                </m:sup>
              </m:sSubSup>
            </m:den>
          </m:f>
        </m:oMath>
      </w:ins>
      <w:ins w:id="13828" w:author="Albert Kwame Osei-Owusu" w:date="2026-09-13T09:00:00Z">
        <w:r>
          <w:tab/>
          <w:t xml:space="preserve">(A.13)</w:t>
        </w:r>
      </w:ins>
    </w:p>
    <w:p w14:paraId="2369C735" w14:textId="77777777" w:rsidR="001E771D" w:rsidRDefault="001E771D" w:rsidP="001E771D">
      <w:pPr>
        <w:spacing w:line="240" w:lineRule="auto"/>
        <w:rPr>
          <w:del w:id="14546" w:author="Albert Kwame Osei-Owusu" w:date="2026-09-13T09:00:00Z"/>
          <w:rFonts w:ascii="Times New Roman" w:hAnsi="Times New Roman" w:cs="Times New Roman"/>
          <w:sz w:val="20"/>
          <w:szCs w:val="20"/>
          <w:lang w:val="en-GB"/>
        </w:rPr>
      </w:pPr>
      <w:del w:id="14540" w:author="Albert Kwame Osei-Owusu" w:date="2026-09-13T09:00:00Z">
        <w:r>
          <w:rPr>
            <w:rFonts w:ascii="Times New Roman" w:hAnsi="Times New Roman" w:cs="Times New Roman"/>
            <w:sz w:val="20"/>
            <w:szCs w:val="20"/>
            <w:lang w:val="en-GB"/>
          </w:rPr>
          <w:delText>Danish P&amp;V travel emissions were estimated by scaling Dutch emissions using two factors: (</w:delText>
        </w:r>
      </w:del>
      <w:proofErr w:type="spellStart"/>
      <w:del w:id="14541" w:author="Albert Kwame Osei-Owusu" w:date="2026-09-13T09:00:00Z">
        <w:r>
          <w:rPr>
            <w:rFonts w:ascii="Times New Roman" w:hAnsi="Times New Roman" w:cs="Times New Roman"/>
            <w:sz w:val="20"/>
            <w:szCs w:val="20"/>
            <w:lang w:val="en-GB"/>
          </w:rPr>
          <w:delText>i</w:delText>
        </w:r>
      </w:del>
      <w:proofErr w:type="spellEnd"/>
      <w:del w:id="14542" w:author="Albert Kwame Osei-Owusu" w:date="2026-09-13T09:00:00Z">
        <w:r>
          <w:rPr>
            <w:rFonts w:ascii="Times New Roman" w:hAnsi="Times New Roman" w:cs="Times New Roman"/>
            <w:sz w:val="20"/>
            <w:szCs w:val="20"/>
            <w:lang w:val="en-GB"/>
          </w:rPr>
          <w:delText xml:space="preserve">) the relative size of the </w:delText>
        </w:r>
      </w:del>
      <w:del w:id="4463" w:author="Albert Kwame Osei-Owusu" w:date="2026-09-12T09:00:00Z">
        <w:r>
          <w:rPr>
            <w:rFonts w:ascii="Times New Roman" w:hAnsi="Times New Roman" w:cs="Times New Roman"/>
            <w:sz w:val="20"/>
            <w:szCs w:val="20"/>
            <w:lang w:val="en-GB"/>
          </w:rPr>
          <w:delText xml:space="preserve">healthcare</w:delText>
        </w:r>
      </w:del>
      <w:ins w:id="4464" w:author="Albert Kwame Osei-Owusu" w:date="2026-09-12T09:00:00Z">
        <w:del w:id="14543" w:author="Albert Kwame Osei-Owusu" w:date="2026-09-13T09:00:00Z">
          <w:r>
            <w:rPr>
              <w:rFonts w:ascii="Times New Roman" w:hAnsi="Times New Roman" w:cs="Times New Roman"/>
              <w:sz w:val="20"/>
              <w:szCs w:val="20"/>
              <w:lang w:val="en-GB"/>
            </w:rPr>
            <w:delText xml:space="preserve">health care</w:delText>
          </w:r>
        </w:del>
      </w:ins>
      <w:del w:id="14544" w:author="Albert Kwame Osei-Owusu" w:date="2026-09-13T09:00:00Z">
        <w:r>
          <w:rPr>
            <w:rFonts w:ascii="Times New Roman" w:hAnsi="Times New Roman" w:cs="Times New Roman"/>
            <w:sz w:val="20"/>
            <w:szCs w:val="20"/>
            <w:lang w:val="en-GB"/>
          </w:rPr>
          <w:delText xml:space="preserve"> workforce and (ii) differences in travel distances:</w:delText>
        </w:r>
      </w:del>
    </w:p>
    <w:p w14:paraId="2C0C0DB4" w14:textId="77777777" w:rsidR="004C3780" w:rsidRDefault="00FD10E8">
      <w:pPr>
        <w:tabs>
          <w:tab w:val="center" w:pos="4819"/>
          <w:tab w:val="right" w:pos="9638"/>
        </w:tabs>
        <w:rPr>
          <w:del w:id="14539" w:author="Albert Kwame Osei-Owusu" w:date="2026-09-13T09:00:00Z"/>
        </w:rPr>
      </w:pPr>
      <w:del w:id="14536" w:author="Albert Kwame Osei-Owusu" w:date="2026-09-13T09:00:00Z">
        <w:r>
          <w:tab/>
        </w:r>
      </w:del>
      <w:del w:id="14535" w:author="Albert Kwame Osei-Owusu" w:date="2026-09-13T09:00:00Z">
        <m:oMath>
          <m:r>
            <w:rPr>
              <w:rFonts w:ascii="Cambria Math" w:hAnsi="Cambria Math" w:cs="Times New Roman"/>
              <w:sz w:val="20"/>
              <w:szCs w:val="20"/>
              <w:lang w:val="en-GB"/>
            </w:rPr>
            <m:t>Dk P&amp;V travel emis.=</m:t>
          </m:r>
          <m:f>
            <m:fPr>
              <m:ctrlPr>
                <w:rPr>
                  <w:rFonts w:ascii="Cambria Math" w:hAnsi="Cambria Math" w:cs="Times New Roman"/>
                  <w:i/>
                  <w:sz w:val="20"/>
                  <w:szCs w:val="20"/>
                  <w:lang w:val="en-GB"/>
                </w:rPr>
              </m:ctrlPr>
            </m:fPr>
            <m:num>
              <m:r>
                <w:rPr>
                  <w:rFonts w:ascii="Cambria Math" w:hAnsi="Cambria Math" w:cs="Times New Roman"/>
                  <w:sz w:val="20"/>
                  <w:szCs w:val="20"/>
                  <w:lang w:val="en-GB"/>
                </w:rPr>
                <m:t>Dk Health employees</m:t>
              </m:r>
            </m:num>
            <m:den>
              <m:r>
                <m:rPr>
                  <m:nor/>
                </m:rPr>
                <w:rPr>
                  <w:rFonts w:ascii="Times New Roman" w:hAnsi="Times New Roman" w:cs="Times New Roman"/>
                  <w:i/>
                  <w:sz w:val="20"/>
                  <w:szCs w:val="20"/>
                  <w:lang w:val="en-GB"/>
                </w:rPr>
                <m:t>NL Health employees</m:t>
              </m:r>
            </m:den>
          </m:f>
          <m:r>
            <w:rPr>
              <w:rFonts w:ascii="Cambria Math" w:hAnsi="Cambria Math" w:cs="Times New Roman"/>
              <w:sz w:val="20"/>
              <w:szCs w:val="20"/>
              <w:lang w:val="en-GB"/>
            </w:rPr>
            <m:t>x</m:t>
          </m:r>
          <m:f>
            <m:fPr>
              <m:ctrlPr>
                <w:rPr>
                  <w:rFonts w:ascii="Cambria Math" w:hAnsi="Cambria Math" w:cs="Times New Roman"/>
                  <w:i/>
                  <w:sz w:val="20"/>
                  <w:szCs w:val="20"/>
                  <w:lang w:val="en-GB"/>
                </w:rPr>
              </m:ctrlPr>
            </m:fPr>
            <m:num>
              <m:r>
                <m:rPr>
                  <m:nor/>
                </m:rPr>
                <w:rPr>
                  <w:rFonts w:ascii="Times New Roman" w:hAnsi="Times New Roman" w:cs="Times New Roman"/>
                  <w:i/>
                  <w:sz w:val="20"/>
                  <w:szCs w:val="20"/>
                  <w:lang w:val="en-GB"/>
                </w:rPr>
                <m:t xml:space="preserve">Dk commute + Dk errands + Dk GP  </m:t>
              </m:r>
            </m:num>
            <m:den>
              <m:r>
                <m:rPr>
                  <m:nor/>
                </m:rPr>
                <w:rPr>
                  <w:rFonts w:ascii="Times New Roman" w:hAnsi="Times New Roman" w:cs="Times New Roman"/>
                  <w:i/>
                  <w:sz w:val="20"/>
                  <w:szCs w:val="20"/>
                  <w:lang w:val="en-GB"/>
                </w:rPr>
                <m:t>NL commute + NL errands + NL GP</m:t>
              </m:r>
            </m:den>
          </m:f>
          <m:r>
            <w:rPr>
              <w:rFonts w:ascii="Cambria Math" w:hAnsi="Cambria Math" w:cs="Times New Roman"/>
              <w:sz w:val="20"/>
              <w:szCs w:val="20"/>
              <w:lang w:val="en-GB"/>
            </w:rPr>
            <m:t>x NL P&amp;V travel emis.</m:t>
          </m:r>
        </m:oMath>
      </w:del>
      <w:del w:id="3397" w:author="Albert Kwame Osei-Owusu" w:date="2026-09-12T09:00:00Z">
        <w:r>
          <w:tab/>
          <w:delText xml:space="preserve">(A12)</w:delText>
        </w:r>
      </w:del>
      <w:ins w:id="3398" w:author="Albert Kwame Osei-Owusu" w:date="2026-09-12T09:00:00Z">
        <w:del w:id="14537" w:author="Albert Kwame Osei-Owusu" w:date="2026-09-13T09:00:00Z">
          <w:r>
            <w:tab/>
            <w:delText xml:space="preserve">(A.12)</w:delText>
          </w:r>
        </w:del>
      </w:ins>
    </w:p>
    <w:p w14:paraId="657676E0" w14:textId="77777777" w:rsidR="00A370B2" w:rsidRDefault="00205469" w:rsidP="000F0CBE">
      <w:pPr>
        <w:spacing w:line="240" w:lineRule="auto"/>
        <w:rPr>
          <w:del w:id="14534" w:author="Albert Kwame Osei-Owusu" w:date="2026-09-13T09:00:00Z"/>
          <w:rFonts w:ascii="Times New Roman" w:hAnsi="Times New Roman" w:cs="Times New Roman"/>
          <w:sz w:val="20"/>
          <w:szCs w:val="20"/>
          <w:lang w:val="en-GB"/>
        </w:rPr>
      </w:pPr>
      <w:del w:id="14532" w:author="Albert Kwame Osei-Owusu" w:date="2026-09-13T09:00:00Z">
        <w:r>
          <w:rPr>
            <w:rFonts w:ascii="Times New Roman" w:hAnsi="Times New Roman" w:cs="Times New Roman"/>
            <w:sz w:val="20"/>
            <w:szCs w:val="20"/>
            <w:lang w:val="en-GB"/>
          </w:rPr>
          <w:delText>The following deconstructs this formula in steps to simplify the logic of the calculation.</w:delText>
        </w:r>
      </w:del>
    </w:p>
    <w:p w14:paraId="0CBB49F7" w14:textId="77777777" w:rsidR="00F76B1A" w:rsidRDefault="00F76B1A" w:rsidP="000F0CBE">
      <w:pPr>
        <w:spacing w:line="240" w:lineRule="auto"/>
        <w:rPr>
          <w:del w:id="14531" w:author="Albert Kwame Osei-Owusu" w:date="2026-09-13T09:00:00Z"/>
          <w:rFonts w:ascii="Times New Roman" w:hAnsi="Times New Roman" w:cs="Times New Roman"/>
          <w:sz w:val="20"/>
          <w:szCs w:val="20"/>
          <w:lang w:val="en-GB"/>
        </w:rPr>
      </w:pPr>
      <w:del w:id="14529" w:author="Albert Kwame Osei-Owusu" w:date="2026-09-13T09:00:00Z">
        <w:r>
          <w:rPr>
            <w:rFonts w:ascii="Times New Roman" w:hAnsi="Times New Roman" w:cs="Times New Roman"/>
            <w:sz w:val="20"/>
            <w:szCs w:val="20"/>
            <w:lang w:val="en-GB"/>
          </w:rPr>
          <w:delText>The employee ratio was calculated as:</w:delText>
        </w:r>
      </w:del>
    </w:p>
    <w:p w14:paraId="0811535D" w14:textId="77777777" w:rsidR="004C3780" w:rsidRDefault="00FD10E8">
      <w:pPr>
        <w:tabs>
          <w:tab w:val="center" w:pos="4819"/>
          <w:tab w:val="right" w:pos="9638"/>
        </w:tabs>
        <w:rPr>
          <w:del w:id="14528" w:author="Albert Kwame Osei-Owusu" w:date="2026-09-13T09:00:00Z"/>
        </w:rPr>
      </w:pPr>
      <w:del w:id="14525" w:author="Albert Kwame Osei-Owusu" w:date="2026-09-13T09:00:00Z">
        <w:r>
          <w:tab/>
        </w:r>
      </w:del>
      <w:del w:id="14524" w:author="Albert Kwame Osei-Owusu" w:date="2026-09-13T09:00:00Z">
        <m:oMath>
          <m:r>
            <w:rPr>
              <w:rFonts w:ascii="Cambria Math" w:hAnsi="Cambria Math" w:cs="Times New Roman"/>
              <w:sz w:val="20"/>
              <w:szCs w:val="20"/>
              <w:lang w:val="en-GB"/>
            </w:rPr>
            <m:t>Employee ratio=</m:t>
          </m:r>
          <m:f>
            <m:fPr>
              <m:ctrlPr>
                <w:rPr>
                  <w:rFonts w:ascii="Cambria Math" w:hAnsi="Cambria Math" w:cs="Times New Roman"/>
                  <w:i/>
                  <w:sz w:val="20"/>
                  <w:szCs w:val="20"/>
                  <w:lang w:val="en-GB"/>
                </w:rPr>
              </m:ctrlPr>
            </m:fPr>
            <m:num>
              <m:r>
                <w:rPr>
                  <w:rFonts w:ascii="Cambria Math" w:hAnsi="Cambria Math" w:cs="Times New Roman"/>
                  <w:sz w:val="20"/>
                  <w:szCs w:val="20"/>
                  <w:lang w:val="en-GB"/>
                </w:rPr>
                <m:t>Dk Health employees</m:t>
              </m:r>
            </m:num>
            <m:den>
              <m:r>
                <m:rPr>
                  <m:nor/>
                </m:rPr>
                <w:rPr>
                  <w:rFonts w:ascii="Times New Roman" w:hAnsi="Times New Roman" w:cs="Times New Roman"/>
                  <w:i/>
                  <w:sz w:val="20"/>
                  <w:szCs w:val="20"/>
                  <w:lang w:val="en-GB"/>
                </w:rPr>
                <m:t>NL Health employees</m:t>
              </m:r>
            </m:den>
          </m:f>
          <m:r>
            <w:rPr>
              <w:rFonts w:ascii="Cambria Math" w:hAnsi="Cambria Math" w:cs="Times New Roman"/>
              <w:sz w:val="20"/>
              <w:szCs w:val="20"/>
              <w:lang w:val="en-GB"/>
            </w:rPr>
            <m:t>=</m:t>
          </m:r>
          <m:f>
            <m:fPr>
              <m:ctrlPr>
                <w:rPr>
                  <w:rFonts w:ascii="Cambria Math" w:hAnsi="Cambria Math" w:cs="Times New Roman"/>
                  <w:i/>
                  <w:sz w:val="20"/>
                  <w:szCs w:val="20"/>
                  <w:lang w:val="en-GB"/>
                </w:rPr>
              </m:ctrlPr>
            </m:fPr>
            <m:num>
              <m:r>
                <w:rPr>
                  <w:rFonts w:ascii="Cambria Math" w:hAnsi="Cambria Math" w:cs="Times New Roman"/>
                  <w:sz w:val="20"/>
                  <w:szCs w:val="20"/>
                  <w:highlight w:val="yellow"/>
                  <w:lang w:val="en-GB"/>
                </w:rPr>
                <m:t xml:space="preserve">556999</m:t>
              </m:r>
            </m:num>
            <m:den>
              <m:r>
                <m:rPr>
                  <m:nor/>
                </m:rPr>
                <w:rPr>
                  <w:rFonts w:ascii="Cambria Math" w:hAnsi="Times New Roman" w:cs="Times New Roman"/>
                  <w:i/>
                  <w:sz w:val="20"/>
                  <w:szCs w:val="20"/>
                  <w:lang w:val="en-GB"/>
                </w:rPr>
                <m:t>1220750</m:t>
              </m:r>
            </m:den>
          </m:f>
          <m:r>
            <w:rPr>
              <w:rFonts w:ascii="Cambria Math" w:hAnsi="Cambria Math" w:cs="Times New Roman"/>
              <w:sz w:val="20"/>
              <w:szCs w:val="20"/>
              <w:highlight w:val="yellow"/>
              <w:lang w:val="en-GB"/>
            </w:rPr>
            <m:t xml:space="preserve">=0.4563</m:t>
          </m:r>
        </m:oMath>
      </w:del>
      <w:del w:id="3395" w:author="Albert Kwame Osei-Owusu" w:date="2026-09-12T09:00:00Z">
        <w:r>
          <w:tab/>
          <w:delText xml:space="preserve">(A13)</w:delText>
        </w:r>
      </w:del>
      <w:ins w:id="3396" w:author="Albert Kwame Osei-Owusu" w:date="2026-09-12T09:00:00Z">
        <w:del w:id="14526" w:author="Albert Kwame Osei-Owusu" w:date="2026-09-13T09:00:00Z">
          <w:r>
            <w:tab/>
            <w:delText xml:space="preserve">(A.13)</w:delText>
          </w:r>
        </w:del>
      </w:ins>
    </w:p>
    <w:p w14:paraId="1BB7C6F7" w14:textId="26E0BBE3" w:rsidR="001C1600" w:rsidRPr="000F0CBE" w:rsidRDefault="00BA2A08" w:rsidP="000F0CBE">
      <w:pPr>
        <w:spacing w:line="240" w:lineRule="auto"/>
        <w:rPr>
          <w:del w:id="14523" w:author="Albert Kwame Osei-Owusu" w:date="2026-09-13T09:00:00Z"/>
          <w:rFonts w:ascii="Times New Roman" w:hAnsi="Times New Roman" w:cs="Times New Roman"/>
          <w:sz w:val="20"/>
          <w:szCs w:val="20"/>
          <w:lang w:val="en-GB"/>
        </w:rPr>
      </w:pPr>
      <w:del w:id="14521" w:author="Albert Kwame Osei-Owusu" w:date="2026-09-13T09:00:00Z">
        <w:r>
          <w:rPr>
            <w:rFonts w:ascii="Times New Roman" w:hAnsi="Times New Roman" w:cs="Times New Roman"/>
            <w:sz w:val="20"/>
            <w:szCs w:val="20"/>
            <w:lang w:val="en-GB"/>
          </w:rPr>
          <w:delText xml:space="preserve">Calculating the difference in travel behaviour in this category was more complicated than for commuting. Observed differences in travel distances across key categories were: </w:delText>
        </w:r>
      </w:del>
    </w:p>
    <w:p w14:paraId="7458C3B3" w14:textId="77777777" w:rsidR="00FE7BB8" w:rsidRPr="000F0CBE" w:rsidRDefault="00FE7BB8" w:rsidP="000F0CBE">
      <w:pPr>
        <w:spacing w:line="240" w:lineRule="auto"/>
        <w:ind w:firstLine="1304"/>
        <w:rPr>
          <w:del w:id="14520" w:author="Albert Kwame Osei-Owusu" w:date="2026-09-13T09:00:00Z"/>
          <w:rFonts w:ascii="Times New Roman" w:hAnsi="Times New Roman" w:cs="Times New Roman"/>
          <w:sz w:val="20"/>
          <w:szCs w:val="20"/>
          <w:lang w:val="en-GB"/>
        </w:rPr>
      </w:pPr>
      <w:del w:id="10650" w:author="Albert Kwame Osei-Owusu" w:date="2026-09-12T09:00:00Z">
        <w:r>
          <w:rPr>
            <w:rFonts w:ascii="Times New Roman" w:hAnsi="Times New Roman" w:cs="Times New Roman"/>
            <w:sz w:val="20"/>
            <w:szCs w:val="20"/>
            <w:lang w:val="en-GB"/>
          </w:rPr>
          <w:delText xml:space="preserve">Commuting: approximately 8% higher in Denmark </w:delText>
        </w:r>
      </w:del>
      <w:ins w:id="10651" w:author="Albert Kwame Osei-Owusu" w:date="2026-09-12T09:00:00Z">
        <w:del w:id="14518" w:author="Albert Kwame Osei-Owusu" w:date="2026-09-13T09:00:00Z">
          <w:r>
            <w:rPr>
              <w:rFonts w:ascii="Times New Roman" w:hAnsi="Times New Roman" w:cs="Times New Roman"/>
              <w:sz w:val="20"/>
              <w:szCs w:val="20"/>
              <w:lang w:val="en-GB"/>
            </w:rPr>
            <w:delText xml:space="preserve">Commuting: approximately 8% higher in Denmark. This leg is deliberately held at the 2019 Danish distance of 8.5 km, which is the comparison the published uplift of 1.2581 was built on and is used for every reference year. Recomputing it on the 2022 distance of 8.7 km gives 1.2666, which would move the patient and visitor term by 0.7%, or 1.8 kt CO2e, and the climate footprint by 0.04%. </w:delText>
          </w:r>
        </w:del>
      </w:ins>
    </w:p>
    <w:p w14:paraId="0C589F4B" w14:textId="77777777" w:rsidR="00FE7BB8" w:rsidRPr="000F0CBE" w:rsidRDefault="00FE7BB8" w:rsidP="000F0CBE">
      <w:pPr>
        <w:spacing w:line="240" w:lineRule="auto"/>
        <w:ind w:firstLine="1304"/>
        <w:rPr>
          <w:del w:id="14517" w:author="Albert Kwame Osei-Owusu" w:date="2026-09-13T09:00:00Z"/>
          <w:rFonts w:ascii="Times New Roman" w:hAnsi="Times New Roman" w:cs="Times New Roman"/>
          <w:sz w:val="20"/>
          <w:szCs w:val="20"/>
          <w:lang w:val="en-GB"/>
        </w:rPr>
      </w:pPr>
      <w:del w:id="14515" w:author="Albert Kwame Osei-Owusu" w:date="2026-09-13T09:00:00Z">
        <w:r>
          <w:rPr>
            <w:rFonts w:ascii="Times New Roman" w:hAnsi="Times New Roman" w:cs="Times New Roman"/>
            <w:sz w:val="20"/>
            <w:szCs w:val="20"/>
            <w:lang w:val="en-GB"/>
          </w:rPr>
          <w:delText xml:space="preserve">Total travel (all purposes): approximately 29% higher </w:delText>
        </w:r>
      </w:del>
    </w:p>
    <w:p w14:paraId="3EE3BE10" w14:textId="77777777" w:rsidR="00FE7BB8" w:rsidRPr="000F0CBE" w:rsidRDefault="00FE7BB8" w:rsidP="000F0CBE">
      <w:pPr>
        <w:spacing w:line="240" w:lineRule="auto"/>
        <w:ind w:firstLine="1304"/>
        <w:rPr>
          <w:del w:id="14514" w:author="Albert Kwame Osei-Owusu" w:date="2026-09-13T09:00:00Z"/>
          <w:rFonts w:ascii="Times New Roman" w:hAnsi="Times New Roman" w:cs="Times New Roman"/>
          <w:sz w:val="20"/>
          <w:szCs w:val="20"/>
          <w:lang w:val="en-GB"/>
        </w:rPr>
      </w:pPr>
      <w:del w:id="14512" w:author="Albert Kwame Osei-Owusu" w:date="2026-09-13T09:00:00Z">
        <w:r>
          <w:rPr>
            <w:rFonts w:ascii="Times New Roman" w:hAnsi="Times New Roman" w:cs="Times New Roman"/>
            <w:sz w:val="20"/>
            <w:szCs w:val="20"/>
            <w:lang w:val="en-GB"/>
          </w:rPr>
          <w:delText xml:space="preserve">Service and errand-related travel: approximately 40% higher </w:delText>
        </w:r>
      </w:del>
    </w:p>
    <w:p w14:paraId="41FF4008" w14:textId="77777777" w:rsidR="006C5434" w:rsidRDefault="00FE7BB8" w:rsidP="000F0CBE">
      <w:pPr>
        <w:spacing w:line="240" w:lineRule="auto"/>
        <w:rPr>
          <w:del w:id="14511" w:author="Albert Kwame Osei-Owusu" w:date="2026-09-13T09:00:00Z"/>
          <w:rFonts w:ascii="Times New Roman" w:hAnsi="Times New Roman" w:cs="Times New Roman"/>
          <w:sz w:val="20"/>
          <w:szCs w:val="20"/>
          <w:lang w:val="en-GB"/>
        </w:rPr>
      </w:pPr>
      <w:del w:id="14509" w:author="Albert Kwame Osei-Owusu" w:date="2026-09-13T09:00:00Z">
        <w:r>
          <w:rPr>
            <w:rFonts w:ascii="Times New Roman" w:hAnsi="Times New Roman" w:cs="Times New Roman"/>
            <w:sz w:val="20"/>
            <w:szCs w:val="20"/>
            <w:lang w:val="en-GB"/>
          </w:rPr>
          <w:delText xml:space="preserve">Because none of these categories are perfectly aligned with patient and visitor travel, a central heuristic scaling factor was derived as the unweighted mean of these differences: </w:delText>
        </w:r>
      </w:del>
    </w:p>
    <w:p w14:paraId="78485309" w14:textId="77777777" w:rsidR="004C3780" w:rsidRDefault="00FD10E8">
      <w:pPr>
        <w:tabs>
          <w:tab w:val="center" w:pos="4819"/>
          <w:tab w:val="right" w:pos="9638"/>
        </w:tabs>
        <w:rPr>
          <w:del w:id="14508" w:author="Albert Kwame Osei-Owusu" w:date="2026-09-13T09:00:00Z"/>
        </w:rPr>
      </w:pPr>
      <w:del w:id="14505" w:author="Albert Kwame Osei-Owusu" w:date="2026-09-13T09:00:00Z">
        <w:r>
          <w:tab/>
        </w:r>
      </w:del>
      <w:del w:id="14504" w:author="Albert Kwame Osei-Owusu" w:date="2026-09-13T09:00:00Z">
        <m:oMath>
          <m:r>
            <w:rPr>
              <w:rFonts w:ascii="Cambria Math" w:hAnsi="Cambria Math" w:cs="Times New Roman"/>
              <w:sz w:val="20"/>
              <w:szCs w:val="20"/>
              <w:lang w:val="en-GB"/>
            </w:rPr>
            <m:t>Scaling factor=</m:t>
          </m:r>
          <m:f>
            <m:fPr>
              <m:ctrlPr>
                <w:rPr>
                  <w:rFonts w:ascii="Cambria Math" w:hAnsi="Cambria Math" w:cs="Times New Roman"/>
                  <w:i/>
                  <w:sz w:val="20"/>
                  <w:szCs w:val="20"/>
                  <w:lang w:val="en-GB"/>
                </w:rPr>
              </m:ctrlPr>
            </m:fPr>
            <m:num>
              <m:r>
                <w:rPr>
                  <w:rFonts w:ascii="Cambria Math" w:hAnsi="Cambria Math" w:cs="Times New Roman"/>
                  <w:sz w:val="20"/>
                  <w:szCs w:val="20"/>
                  <w:lang w:val="en-GB"/>
                </w:rPr>
                <m:t>8%+29%+40%</m:t>
              </m:r>
            </m:num>
            <m:den>
              <m:r>
                <m:rPr>
                  <m:nor/>
                </m:rPr>
                <w:rPr>
                  <w:rFonts w:ascii="Times New Roman" w:hAnsi="Times New Roman" w:cs="Times New Roman"/>
                  <w:i/>
                  <w:sz w:val="20"/>
                  <w:szCs w:val="20"/>
                  <w:lang w:val="en-GB"/>
                </w:rPr>
                <m:t>3</m:t>
              </m:r>
            </m:den>
          </m:f>
          <m:r>
            <m:rPr>
              <m:nor/>
            </m:rPr>
            <w:rPr>
              <w:rFonts w:ascii="Cambria Math" w:hAnsi="Cambria Math" w:cs="Times New Roman"/>
              <w:i/>
              <w:iCs/>
              <w:sz w:val="20"/>
              <w:szCs w:val="20"/>
              <w:lang w:val="en-GB"/>
            </w:rPr>
            <m:t>≈26%</m:t>
          </m:r>
        </m:oMath>
      </w:del>
      <w:del w:id="3393" w:author="Albert Kwame Osei-Owusu" w:date="2026-09-12T09:00:00Z">
        <w:r>
          <w:tab/>
          <w:delText xml:space="preserve">(A14)</w:delText>
        </w:r>
      </w:del>
      <w:ins w:id="3394" w:author="Albert Kwame Osei-Owusu" w:date="2026-09-12T09:00:00Z">
        <w:del w:id="14506" w:author="Albert Kwame Osei-Owusu" w:date="2026-09-13T09:00:00Z">
          <w:r>
            <w:tab/>
            <w:delText xml:space="preserve">(A.14)</w:delText>
          </w:r>
        </w:del>
      </w:ins>
    </w:p>
    <w:p w14:paraId="09A68233" w14:textId="77777777" w:rsidR="00B871B0" w:rsidRPr="000F0CBE" w:rsidRDefault="00B871B0" w:rsidP="000F0CBE">
      <w:pPr>
        <w:spacing w:line="240" w:lineRule="auto"/>
        <w:rPr>
          <w:del w:id="14503" w:author="Albert Kwame Osei-Owusu" w:date="2026-09-13T09:00:00Z"/>
          <w:rFonts w:ascii="Times New Roman" w:hAnsi="Times New Roman" w:cs="Times New Roman"/>
          <w:sz w:val="20"/>
          <w:szCs w:val="20"/>
          <w:lang w:val="en-GB"/>
        </w:rPr>
      </w:pPr>
      <w:del w:id="14501" w:author="Albert Kwame Osei-Owusu" w:date="2026-09-13T09:00:00Z">
        <w:r>
          <w:rPr>
            <w:rFonts w:ascii="Times New Roman" w:hAnsi="Times New Roman" w:cs="Times New Roman"/>
            <w:sz w:val="20"/>
            <w:szCs w:val="20"/>
            <w:lang w:val="en-GB"/>
          </w:rPr>
          <w:delText xml:space="preserve">This factor reflects a compromise between precision and robustness and is not intended as a statistical uncertainty bound. </w:delText>
        </w:r>
      </w:del>
    </w:p>
    <w:p w14:paraId="53DD90CE" w14:textId="77777777" w:rsidR="0028298B" w:rsidRPr="000F0CBE" w:rsidRDefault="00A56064" w:rsidP="000F0CBE">
      <w:pPr>
        <w:spacing w:line="240" w:lineRule="auto"/>
        <w:rPr>
          <w:del w:id="14500" w:author="Albert Kwame Osei-Owusu" w:date="2026-09-13T09:00:00Z"/>
          <w:rFonts w:ascii="Times New Roman" w:hAnsi="Times New Roman" w:cs="Times New Roman"/>
          <w:sz w:val="20"/>
          <w:szCs w:val="20"/>
          <w:lang w:val="en-GB"/>
        </w:rPr>
      </w:pPr>
      <w:del w:id="14498" w:author="Albert Kwame Osei-Owusu" w:date="2026-09-13T09:00:00Z">
        <w:r>
          <w:rPr>
            <w:rFonts w:ascii="Times New Roman" w:hAnsi="Times New Roman" w:cs="Times New Roman"/>
            <w:sz w:val="20"/>
            <w:szCs w:val="20"/>
            <w:lang w:val="en-GB"/>
          </w:rPr>
          <w:delText xml:space="preserve">Multiplying employee ratio with the distance adjustment: </w:delText>
        </w:r>
      </w:del>
    </w:p>
    <w:p w14:paraId="7609041A" w14:textId="77777777" w:rsidR="004C3780" w:rsidRDefault="00FD10E8">
      <w:pPr>
        <w:tabs>
          <w:tab w:val="center" w:pos="4819"/>
          <w:tab w:val="right" w:pos="9638"/>
        </w:tabs>
        <w:rPr>
          <w:del w:id="14497" w:author="Albert Kwame Osei-Owusu" w:date="2026-09-13T09:00:00Z"/>
        </w:rPr>
      </w:pPr>
      <w:del w:id="14494" w:author="Albert Kwame Osei-Owusu" w:date="2026-09-13T09:00:00Z">
        <w:r>
          <w:tab/>
        </w:r>
      </w:del>
      <w:del w:id="14493" w:author="Albert Kwame Osei-Owusu" w:date="2026-09-13T09:00:00Z">
        <m:oMath>
          <m:r>
            <w:rPr>
              <w:rFonts w:ascii="Cambria Math" w:hAnsi="Cambria Math" w:cs="Times New Roman"/>
              <w:sz w:val="20"/>
              <w:szCs w:val="20"/>
              <w:highlight w:val="yellow"/>
              <w:lang w:val="en-GB"/>
            </w:rPr>
            <m:t xml:space="preserve">Dk P&amp;V travel emissions=</m:t>
          </m:r>
          <m:r>
            <m:rPr>
              <m:nor/>
            </m:rPr>
            <w:rPr>
              <w:rFonts w:ascii="Cambria Math" w:hAnsi="Cambria Math" w:cs="Times New Roman"/>
              <w:i/>
              <w:sz w:val="20"/>
              <w:szCs w:val="20"/>
              <w:highlight w:val="yellow"/>
              <w:lang w:val="en-GB"/>
            </w:rPr>
            <m:t xml:space="preserve">0.4563 x 1.258</m:t>
          </m:r>
          <m:r>
            <w:rPr>
              <w:rFonts w:ascii="Cambria Math" w:hAnsi="Cambria Math" w:cs="Times New Roman"/>
              <w:sz w:val="20"/>
              <w:szCs w:val="20"/>
              <w:highlight w:val="yellow"/>
              <w:lang w:val="en-GB"/>
            </w:rPr>
            <m:t xml:space="preserve">≈0.5740</m:t>
          </m:r>
        </m:oMath>
      </w:del>
      <w:del w:id="3391" w:author="Albert Kwame Osei-Owusu" w:date="2026-09-12T09:00:00Z">
        <w:r>
          <w:tab/>
          <w:delText xml:space="preserve">(A15)</w:delText>
        </w:r>
      </w:del>
      <w:ins w:id="3392" w:author="Albert Kwame Osei-Owusu" w:date="2026-09-12T09:00:00Z">
        <w:del w:id="14495" w:author="Albert Kwame Osei-Owusu" w:date="2026-09-13T09:00:00Z">
          <w:r>
            <w:tab/>
            <w:delText xml:space="preserve">(A.15)</w:delText>
          </w:r>
        </w:del>
      </w:ins>
    </w:p>
    <w:p w14:paraId="52EF4E68" w14:textId="77777777" w:rsidR="00B5775B" w:rsidRDefault="0028298B" w:rsidP="000F0CBE">
      <w:pPr>
        <w:spacing w:line="240" w:lineRule="auto"/>
        <w:rPr>
          <w:rFonts w:ascii="Times New Roman" w:hAnsi="Times New Roman" w:cs="Times New Roman"/>
          <w:sz w:val="20"/>
          <w:szCs w:val="20"/>
          <w:lang w:val="en-GB"/>
        </w:rPr>
      </w:pPr>
      <w:del w:id="3389" w:author="Albert Kwame Osei-Owusu" w:date="2026-09-12T09:00:00Z">
        <w:r>
          <w:rPr>
            <w:rFonts w:ascii="Times New Roman" w:hAnsi="Times New Roman" w:cs="Times New Roman"/>
            <w:sz w:val="20"/>
            <w:szCs w:val="20"/>
            <w:lang w:val="en-GB"/>
          </w:rPr>
          <w:delText xml:space="preserve">Thus, Danish patient and visitor emissions in 2019 were estimated to be approximately 0.54 (54%) of Dutch emissions in 2016. </w:delText>
        </w:r>
      </w:del>
      <w:ins w:id="3390" w:author="Albert Kwame Osei-Owusu" w:date="2026-09-12T09:00:00Z">
        <w:del w:id="14478" w:author="Albert Kwame Osei-Owusu" w:date="2026-09-13T09:00:00Z">
          <w:r>
            <w:rPr>
              <w:rFonts w:ascii="Times New Roman" w:hAnsi="Times New Roman" w:cs="Times New Roman"/>
              <w:sz w:val="20"/>
              <w:szCs w:val="20"/>
              <w:lang w:val="en-GB"/>
            </w:rPr>
            <w:delText xml:space="preserve">Danish patient and visitor emissions in 2022 are therefore 0.5740, or 57.4%, of Dutch emissions in 2016. </w:delText>
          </w:r>
        </w:del>
      </w:ins>
      <w:ins w:id="14480" w:author="Albert Kwame Osei-Owusu" w:date="2026-09-13T09:00:00Z">
        <w:r>
          <w:rPr>
            <w:rFonts w:ascii="Times New Roman" w:hAnsi="Times New Roman" w:cs="Times New Roman"/>
            <w:sz w:val="20"/>
            <w:szCs w:val="20"/>
            <w:lang w:val="en-GB"/>
          </w:rPr>
          <w:t xml:space="preserve">where </w:t>
        </w:r>
      </w:ins>
      <w:ins w:id="14481" w:author="Albert Kwame Osei-Owusu" w:date="2026-09-13T09:00:00Z">
        <m:oMath>
          <m:r>
            <w:rPr>
              <w:rFonts w:ascii="Cambria Math" w:hAnsi="Cambria Math"/>
              <w:sz w:val="20"/>
              <w:szCs w:val="20"/>
              <w:lang w:val="en-GB"/>
            </w:rPr>
            <m:t xml:space="preserve">δ</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0.8</m:t>
          </m:r>
        </m:oMath>
      </w:ins>
      <w:ins w:id="14482" w:author="Albert Kwame Osei-Owusu" w:date="2026-09-13T09:00:00Z">
        <w:r>
          <w:rPr>
            <w:rFonts w:ascii="Times New Roman" w:hAnsi="Times New Roman" w:cs="Times New Roman"/>
            <w:sz w:val="20"/>
            <w:szCs w:val="20"/>
            <w:lang w:val="en-GB"/>
          </w:rPr>
          <w:t xml:space="preserve"> km per person per day, </w:t>
        </w:r>
      </w:ins>
      <w:ins w:id="14483" w:author="Albert Kwame Osei-Owusu" w:date="2026-09-13T09:00:00Z">
        <m:oMath>
          <m:r>
            <w:rPr>
              <w:rFonts w:ascii="Cambria Math" w:hAnsi="Cambria Math"/>
              <w:sz w:val="20"/>
              <w:szCs w:val="20"/>
              <w:lang w:val="en-GB"/>
            </w:rPr>
            <m:t xml:space="preserve">P</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5,499,115</m:t>
          </m:r>
        </m:oMath>
      </w:ins>
      <w:ins w:id="14484" w:author="Albert Kwame Osei-Owusu" w:date="2026-09-13T09:00:00Z">
        <w:r>
          <w:rPr>
            <w:rFonts w:ascii="Times New Roman" w:hAnsi="Times New Roman" w:cs="Times New Roman"/>
            <w:sz w:val="20"/>
            <w:szCs w:val="20"/>
            <w:lang w:val="en-GB"/>
          </w:rPr>
          <w:t xml:space="preserve"> residents aged 6 and over, </w:t>
        </w:r>
      </w:ins>
      <w:ins w:id="14485" w:author="Albert Kwame Osei-Owusu" w:date="2026-09-13T09:00:00Z">
        <m:oMath>
          <m:r>
            <w:rPr>
              <w:rFonts w:ascii="Cambria Math" w:hAnsi="Cambria Math"/>
              <w:sz w:val="20"/>
              <w:szCs w:val="20"/>
              <w:lang w:val="en-GB"/>
            </w:rPr>
            <m:t xml:space="preserve">η</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0.1328</m:t>
          </m:r>
        </m:oMath>
      </w:ins>
      <w:ins w:id="14486" w:author="Albert Kwame Osei-Owusu" w:date="2026-09-13T09:00:00Z">
        <w:r>
          <w:rPr>
            <w:rFonts w:ascii="Times New Roman" w:hAnsi="Times New Roman" w:cs="Times New Roman"/>
            <w:sz w:val="20"/>
            <w:szCs w:val="20"/>
            <w:lang w:val="en-GB"/>
          </w:rPr>
          <w:t xml:space="preserve"> kg CO₂e per person-kilometre, the composite intensity of the Dutch inventory </w:t>
        </w:r>
      </w:ins>
      <w:ins w:id="14487" w:author="Albert Kwame Osei-Owusu" w:date="2026-09-13T09:00:00Z">
        <w:r>
          <w:rPr>
            <w:rFonts w:ascii="Times New Roman" w:hAnsi="Times New Roman" w:cs="Times New Roman"/>
            <w:sz w:val="20"/>
            <w:szCs w:val="20"/>
            <w:highlight w:val="yellow"/>
            <w:lang w:val="en-GB"/>
          </w:rPr>
          <w:t xml:space="preserve">[8]</w:t>
        </w:r>
      </w:ins>
      <w:ins w:id="14488" w:author="Albert Kwame Osei-Owusu" w:date="2026-09-13T09:00:00Z">
        <w:r>
          <w:rPr>
            <w:rFonts w:ascii="Times New Roman" w:hAnsi="Times New Roman" w:cs="Times New Roman"/>
            <w:sz w:val="20"/>
            <w:szCs w:val="20"/>
            <w:lang w:val="en-GB"/>
          </w:rPr>
          <w:t xml:space="preserve"> (358.64 kt over 2.70 billion person-kilometres), </w:t>
        </w:r>
      </w:ins>
      <w:ins w:id="14489" w:author="Albert Kwame Osei-Owusu" w:date="2026-09-13T09:00:00Z">
        <m:oMath>
          <m:r>
            <w:rPr>
              <w:rFonts w:ascii="Cambria Math" w:hAnsi="Cambria Math"/>
              <w:sz w:val="20"/>
              <w:szCs w:val="20"/>
              <w:lang w:val="en-GB"/>
            </w:rPr>
            <m:t xml:space="preserve">ν</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0.236</m:t>
          </m:r>
        </m:oMath>
      </w:ins>
      <w:ins w:id="14490" w:author="Albert Kwame Osei-Owusu" w:date="2026-09-13T09:00:00Z">
        <w:r>
          <w:rPr>
            <w:rFonts w:ascii="Times New Roman" w:hAnsi="Times New Roman" w:cs="Times New Roman"/>
            <w:sz w:val="20"/>
            <w:szCs w:val="20"/>
            <w:lang w:val="en-GB"/>
          </w:rPr>
          <w:t xml:space="preserve">, and </w:t>
        </w:r>
      </w:ins>
      <w:ins w:id="14491" w:author="Albert Kwame Osei-Owusu" w:date="2026-09-13T09:00:00Z">
        <m:oMath>
          <m:sSubSup>
            <m:sSubSupPr>
              <m:ctrlPr>
                <w:rPr>
                  <w:rFonts w:ascii="Cambria Math" w:hAnsi="Cambria Math"/>
                  <w:sz w:val="20"/>
                  <w:szCs w:val="20"/>
                  <w:lang w:val="en-GB"/>
                </w:rPr>
              </m:ctrlPr>
            </m:sSubSupPr>
            <m:e>
              <m:r>
                <w:rPr>
                  <w:rFonts w:ascii="Cambria Math" w:hAnsi="Cambria Math"/>
                  <w:sz w:val="20"/>
                  <w:szCs w:val="20"/>
                  <w:lang w:val="en-GB"/>
                </w:rPr>
                <m:t xml:space="preserve">G</m:t>
              </m:r>
            </m:e>
            <m:sub>
              <m:r>
                <m:rPr>
                  <m:sty m:val="p"/>
                </m:rPr>
                <w:rPr>
                  <w:rFonts w:ascii="Cambria Math" w:hAnsi="Cambria Math"/>
                  <w:sz w:val="20"/>
                  <w:szCs w:val="20"/>
                  <w:lang w:val="en-GB"/>
                </w:rPr>
                <m:t xml:space="preserve">PV</m:t>
              </m:r>
            </m:sub>
            <m:sup>
              <m:r>
                <m:rPr>
                  <m:sty m:val="p"/>
                </m:rPr>
                <w:rPr>
                  <w:rFonts w:ascii="Cambria Math" w:hAnsi="Cambria Math"/>
                  <w:sz w:val="20"/>
                  <w:szCs w:val="20"/>
                  <w:lang w:val="en-GB"/>
                </w:rPr>
                <m:t xml:space="preserve">NL</m:t>
              </m:r>
            </m:sup>
          </m:sSub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358.64</m:t>
          </m:r>
        </m:oMath>
      </w:ins>
      <w:ins w:id="14492" w:author="Albert Kwame Osei-Owusu" w:date="2026-09-13T09:00:00Z">
        <w:r>
          <w:rPr>
            <w:rFonts w:ascii="Times New Roman" w:hAnsi="Times New Roman" w:cs="Times New Roman"/>
            <w:sz w:val="20"/>
            <w:szCs w:val="20"/>
            <w:lang w:val="en-GB"/>
          </w:rPr>
          <w:t xml:space="preserve"> kt. Patient travel is 213.2 kt and visitor travel 50.3 kt, 263.6 kt CO₂e in total.</w:t>
        </w:r>
      </w:ins>
    </w:p>
    <w:p w14:paraId="419FDA73" w14:textId="77777777" w:rsidR="00B5775B" w:rsidRPr="000F0CBE" w:rsidRDefault="00B5775B" w:rsidP="000F0CBE">
      <w:pPr>
        <w:pStyle w:val="Heading3"/>
        <w:rPr>
          <w:lang w:val="en-GB"/>
        </w:rPr>
      </w:pPr>
      <w:del w:id="104730" w:author="Albert Kwame Osei-Owusu" w:date="2026-09-14T09:00:00Z">
        <w:r>
          <w:rPr>
            <w:lang w:val="en-GB"/>
          </w:rPr>
          <w:delText xml:space="preserve">Data sources and input</w:delText>
        </w:r>
      </w:del>
      <w:ins w:id="104731" w:author="Albert Kwame Osei-Owusu" w:date="2026-09-14T09:00:00Z">
        <w:r>
          <w:rPr>
            <w:lang w:val="en-GB"/>
          </w:rPr>
          <w:t xml:space="preserve">Data sources and inputs</w:t>
        </w:r>
      </w:ins>
    </w:p>
    <w:p w14:paraId="2C8C527C" w14:textId="77777777" w:rsidR="00B5775B" w:rsidRPr="000F0CBE" w:rsidRDefault="00B5775B" w:rsidP="000F0CBE">
      <w:pPr>
        <w:spacing w:line="240" w:lineRule="auto"/>
        <w:rPr>
          <w:rFonts w:ascii="Times New Roman" w:hAnsi="Times New Roman" w:cs="Times New Roman"/>
          <w:sz w:val="20"/>
          <w:szCs w:val="20"/>
          <w:lang w:val="en-GB"/>
        </w:rPr>
      </w:pPr>
      <w:del w:id="35206" w:author="Albert Kwame Osei-Owusu" w:date="2026-09-12T09:00:00Z">
        <w:r>
          <w:rPr>
            <w:rFonts w:ascii="Times New Roman" w:hAnsi="Times New Roman" w:cs="Times New Roman"/>
            <w:sz w:val="20"/>
            <w:szCs w:val="20"/>
            <w:lang w:val="en-GB"/>
          </w:rPr>
          <w:delText>Data used in the scaling procedure were obtained from:</w:delText>
        </w:r>
      </w:del>
      <w:ins w:id="35208" w:author="Albert Kwame Osei-Owusu" w:date="2026-09-14T09:00:00Z">
        <w:r>
          <w:rPr>
            <w:rFonts w:ascii="Times New Roman" w:hAnsi="Times New Roman" w:cs="Times New Roman"/>
            <w:sz w:val="20"/>
            <w:szCs w:val="20"/>
            <w:lang w:val="en-GB"/>
          </w:rPr>
          <w:t xml:space="preserve">The travel terms draw on:</w:t>
        </w:r>
      </w:ins>
    </w:p>
    <w:p w14:paraId="1E451752" w14:textId="77777777" w:rsidR="00B5775B" w:rsidRPr="000F0CBE" w:rsidRDefault="00B5775B" w:rsidP="000F0CBE">
      <w:pPr>
        <w:pStyle w:val="ListParagraph"/>
        <w:numPr>
          <w:ilvl w:val="0"/>
          <w:numId w:val="18"/>
        </w:numPr>
        <w:spacing w:after="0" w:line="240" w:lineRule="auto"/>
        <w:ind w:left="360" w:hanging="360"/>
        <w:rPr>
          <w:rFonts w:ascii="Times New Roman" w:hAnsi="Times New Roman" w:cs="Times New Roman"/>
          <w:sz w:val="20"/>
          <w:szCs w:val="20"/>
          <w:lang w:val="en-GB"/>
        </w:rPr>
      </w:pPr>
      <w:proofErr w:type="spellStart"/>
      <w:del w:id="35209" w:author="Albert Kwame Osei-Owusu" w:date="2026-09-12T09:00:00Z">
        <w:r>
          <w:rPr>
            <w:rFonts w:ascii="Times New Roman" w:hAnsi="Times New Roman" w:cs="Times New Roman"/>
            <w:sz w:val="20"/>
            <w:szCs w:val="20"/>
            <w:lang w:val="en-GB"/>
          </w:rPr>
          <w:delText>Steenmeijer</w:delText>
        </w:r>
      </w:del>
      <w:proofErr w:type="spellEnd"/>
      <w:del w:id="35210" w:author="Albert Kwame Osei-Owusu" w:date="2026-09-12T09:00:00Z">
        <w:r>
          <w:rPr>
            <w:rFonts w:ascii="Times New Roman" w:hAnsi="Times New Roman" w:cs="Times New Roman"/>
            <w:sz w:val="20"/>
            <w:szCs w:val="20"/>
            <w:lang w:val="en-GB"/>
          </w:rPr>
          <w:delText xml:space="preserve"> et al. (background documentation)</w:delText>
        </w:r>
      </w:del>
      <w:ins w:id="35212" w:author="Albert Kwame Osei-Owusu" w:date="2026-09-14T09:00:00Z">
        <w:r>
          <w:rPr>
            <w:rFonts w:ascii="Times New Roman" w:hAnsi="Times New Roman" w:cs="Times New Roman"/>
            <w:sz w:val="20"/>
            <w:szCs w:val="20"/>
            <w:lang w:val="en-GB"/>
          </w:rPr>
          <w:t xml:space="preserve">the commuting and patient and visitor travel inventories of Steenmeijer and colleagues </w:t>
        </w:r>
      </w:ins>
      <w:ins w:id="35213" w:author="Albert Kwame Osei-Owusu" w:date="2026-09-14T09:00:00Z">
        <w:r>
          <w:rPr>
            <w:rFonts w:ascii="Times New Roman" w:hAnsi="Times New Roman" w:cs="Times New Roman"/>
            <w:sz w:val="20"/>
            <w:szCs w:val="20"/>
            <w:highlight w:val="yellow"/>
            <w:lang w:val="en-GB"/>
          </w:rPr>
          <w:t xml:space="preserve">[8]</w:t>
        </w:r>
      </w:ins>
    </w:p>
    <w:p w14:paraId="5B9C6813" w14:textId="77777777" w:rsidR="00B5775B" w:rsidRPr="000F0CBE" w:rsidRDefault="00B5775B" w:rsidP="000F0CBE">
      <w:pPr>
        <w:pStyle w:val="ListParagraph"/>
        <w:numPr>
          <w:ilvl w:val="0"/>
          <w:numId w:val="18"/>
        </w:numPr>
        <w:spacing w:after="0" w:line="240" w:lineRule="auto"/>
        <w:ind w:left="360" w:hanging="360"/>
        <w:rPr>
          <w:rFonts w:ascii="Times New Roman" w:hAnsi="Times New Roman" w:cs="Times New Roman"/>
          <w:sz w:val="20"/>
          <w:szCs w:val="20"/>
          <w:lang w:val="en-GB"/>
        </w:rPr>
      </w:pPr>
      <w:del w:id="35214" w:author="Albert Kwame Osei-Owusu" w:date="2026-09-12T09:00:00Z">
        <w:r>
          <w:rPr>
            <w:rFonts w:ascii="Times New Roman" w:hAnsi="Times New Roman" w:cs="Times New Roman"/>
            <w:sz w:val="20"/>
            <w:szCs w:val="20"/>
            <w:lang w:val="en-GB"/>
          </w:rPr>
          <w:delText>Statistics Netherlands (CBS) mobility datasets</w:delText>
        </w:r>
      </w:del>
      <w:ins w:id="35216" w:author="Albert Kwame Osei-Owusu" w:date="2026-09-14T09:00:00Z">
        <w:r>
          <w:rPr>
            <w:rFonts w:ascii="Times New Roman" w:hAnsi="Times New Roman" w:cs="Times New Roman"/>
            <w:sz w:val="20"/>
            <w:szCs w:val="20"/>
            <w:lang w:val="en-GB"/>
          </w:rPr>
          <w:t xml:space="preserve">Statistics Netherlands mobility statistics, for the modal comparison </w:t>
        </w:r>
      </w:ins>
      <w:ins w:id="35217" w:author="Albert Kwame Osei-Owusu" w:date="2026-09-14T09:00:00Z">
        <w:r>
          <w:rPr>
            <w:rFonts w:ascii="Times New Roman" w:hAnsi="Times New Roman" w:cs="Times New Roman"/>
            <w:sz w:val="20"/>
            <w:szCs w:val="20"/>
            <w:highlight w:val="yellow"/>
            <w:lang w:val="en-GB"/>
          </w:rPr>
          <w:t xml:space="preserve">[18]</w:t>
        </w:r>
      </w:ins>
    </w:p>
    <w:p w14:paraId="1A517F17" w14:textId="77777777" w:rsidR="00B5775B" w:rsidRPr="000F0CBE" w:rsidRDefault="00B5775B" w:rsidP="000F0CBE">
      <w:pPr>
        <w:pStyle w:val="ListParagraph"/>
        <w:numPr>
          <w:ilvl w:val="0"/>
          <w:numId w:val="18"/>
        </w:numPr>
        <w:spacing w:after="0" w:line="240" w:lineRule="auto"/>
        <w:ind w:left="360" w:hanging="360"/>
        <w:rPr>
          <w:rFonts w:ascii="Times New Roman" w:hAnsi="Times New Roman" w:cs="Times New Roman"/>
          <w:sz w:val="20"/>
          <w:szCs w:val="20"/>
          <w:lang w:val="en-GB"/>
        </w:rPr>
      </w:pPr>
      <w:del w:id="35218" w:author="Albert Kwame Osei-Owusu" w:date="2026-09-12T09:00:00Z">
        <w:r>
          <w:rPr>
            <w:rFonts w:ascii="Times New Roman" w:hAnsi="Times New Roman" w:cs="Times New Roman"/>
            <w:sz w:val="20"/>
            <w:szCs w:val="20"/>
            <w:lang w:val="en-GB"/>
          </w:rPr>
          <w:delText>The Danish National Travel Survey (Technical University of Denmark)</w:delText>
        </w:r>
      </w:del>
      <w:ins w:id="35220" w:author="Albert Kwame Osei-Owusu" w:date="2026-09-14T09:00:00Z">
        <w:r>
          <w:rPr>
            <w:rFonts w:ascii="Times New Roman" w:hAnsi="Times New Roman" w:cs="Times New Roman"/>
            <w:sz w:val="20"/>
            <w:szCs w:val="20"/>
            <w:lang w:val="en-GB"/>
          </w:rPr>
          <w:t xml:space="preserve">the Danish National Travel Survey of the</w:t>
        </w:r>
        <w:r>
          <w:rPr>
            <w:rFonts w:ascii="Times New Roman" w:hAnsi="Times New Roman" w:cs="Times New Roman"/>
            <w:sz w:val="20"/>
            <w:szCs w:val="20"/>
            <w:lang w:val="en-GB"/>
          </w:rPr>
          <w:t xml:space="preserve"> Center for Transport Analytics</w:t>
        </w:r>
        <w:r>
          <w:rPr>
            <w:rFonts w:ascii="Times New Roman" w:hAnsi="Times New Roman" w:cs="Times New Roman"/>
            <w:sz w:val="20"/>
            <w:szCs w:val="20"/>
            <w:lang w:val="en-GB"/>
          </w:rPr>
          <w:t xml:space="preserve"> of the Technical University of Denmark (DTU)</w:t>
        </w:r>
        <w:r>
          <w:rPr>
            <w:rFonts w:ascii="Times New Roman" w:hAnsi="Times New Roman" w:cs="Times New Roman"/>
            <w:sz w:val="20"/>
            <w:szCs w:val="20"/>
            <w:lang w:val="en-GB"/>
          </w:rPr>
          <w:t xml:space="preserve"> </w:t>
        </w:r>
      </w:ins>
      <w:ins w:id="35221" w:author="Albert Kwame Osei-Owusu" w:date="2026-09-14T09:00:00Z">
        <w:r>
          <w:rPr>
            <w:rFonts w:ascii="Times New Roman" w:hAnsi="Times New Roman" w:cs="Times New Roman"/>
            <w:sz w:val="20"/>
            <w:szCs w:val="20"/>
            <w:highlight w:val="yellow"/>
            <w:lang w:val="en-GB"/>
          </w:rPr>
          <w:t xml:space="preserve">[7]</w:t>
        </w:r>
      </w:ins>
    </w:p>
    <w:p w14:paraId="43855532" w14:textId="77777777" w:rsidR="00B5775B" w:rsidRPr="000F0CBE" w:rsidRDefault="00B5775B" w:rsidP="000F0CBE">
      <w:pPr>
        <w:pStyle w:val="ListParagraph"/>
        <w:numPr>
          <w:ilvl w:val="0"/>
          <w:numId w:val="18"/>
        </w:numPr>
        <w:spacing w:after="160" w:line="240" w:lineRule="auto"/>
        <w:ind w:left="360" w:hanging="360"/>
        <w:rPr>
          <w:rFonts w:ascii="Times New Roman" w:hAnsi="Times New Roman" w:cs="Times New Roman"/>
          <w:sz w:val="20"/>
          <w:szCs w:val="20"/>
          <w:lang w:val="en-GB"/>
        </w:rPr>
      </w:pPr>
      <w:del w:id="35222" w:author="Albert Kwame Osei-Owusu" w:date="2026-09-12T09:00:00Z">
        <w:r>
          <w:rPr>
            <w:rFonts w:ascii="Times New Roman" w:hAnsi="Times New Roman" w:cs="Times New Roman"/>
            <w:sz w:val="20"/>
            <w:szCs w:val="20"/>
            <w:lang w:val="en-GB"/>
          </w:rPr>
          <w:delText>Statistics Denmark (employment and labour force data)</w:delText>
        </w:r>
      </w:del>
      <w:ins w:id="35224" w:author="Albert Kwame Osei-Owusu" w:date="2026-09-14T09:00:00Z">
        <w:r>
          <w:rPr>
            <w:rFonts w:ascii="Times New Roman" w:hAnsi="Times New Roman" w:cs="Times New Roman"/>
            <w:sz w:val="20"/>
            <w:szCs w:val="20"/>
            <w:lang w:val="en-GB"/>
          </w:rPr>
          <w:t xml:space="preserve">Statistics Denmark’s hours worked by industry and input-output tables </w:t>
        </w:r>
      </w:ins>
      <w:ins w:id="35225" w:author="Albert Kwame Osei-Owusu" w:date="2026-09-14T09:00:00Z">
        <w:r>
          <w:rPr>
            <w:rFonts w:ascii="Times New Roman" w:hAnsi="Times New Roman" w:cs="Times New Roman"/>
            <w:sz w:val="20"/>
            <w:szCs w:val="20"/>
            <w:highlight w:val="yellow"/>
            <w:lang w:val="en-GB"/>
          </w:rPr>
          <w:t xml:space="preserve">[4,17]</w:t>
        </w:r>
      </w:ins>
      <w:ins w:id="35226" w:author="Albert Kwame Osei-Owusu" w:date="2026-09-14T09:00:00Z">
        <w:r>
          <w:rPr>
            <w:rFonts w:ascii="Times New Roman" w:hAnsi="Times New Roman" w:cs="Times New Roman"/>
            <w:sz w:val="20"/>
            <w:szCs w:val="20"/>
            <w:lang w:val="en-GB"/>
          </w:rPr>
          <w:t xml:space="preserve">, and the NHS England carbon footprint, for the visitor share </w:t>
        </w:r>
      </w:ins>
      <w:ins w:id="35227" w:author="Albert Kwame Osei-Owusu" w:date="2026-09-14T09:00:00Z">
        <w:r>
          <w:rPr>
            <w:rFonts w:ascii="Times New Roman" w:hAnsi="Times New Roman" w:cs="Times New Roman"/>
            <w:sz w:val="20"/>
            <w:szCs w:val="20"/>
            <w:highlight w:val="yellow"/>
            <w:lang w:val="en-GB"/>
          </w:rPr>
          <w:t xml:space="preserve">[19]</w:t>
        </w:r>
      </w:ins>
    </w:p>
    <w:p w14:paraId="6D222FB6" w14:textId="77777777" w:rsidR="00B5775B" w:rsidRPr="000F0CBE" w:rsidRDefault="00B5775B" w:rsidP="000F0CBE">
      <w:pPr>
        <w:spacing w:line="240" w:lineRule="auto"/>
        <w:rPr>
          <w:del w:id="123364" w:author="Albert Kwame Osei-Owusu" w:date="2026-10-21T20:00:00Z"/>
          <w:rFonts w:ascii="Times New Roman" w:hAnsi="Times New Roman" w:cs="Times New Roman"/>
          <w:sz w:val="20"/>
          <w:szCs w:val="20"/>
          <w:lang w:val="en-GB"/>
        </w:rPr>
      </w:pPr>
      <w:del w:id="35228" w:author="Albert Kwame Osei-Owusu" w:date="2026-09-12T09:00:00Z">
        <w:r>
          <w:rPr>
            <w:rFonts w:ascii="Times New Roman" w:hAnsi="Times New Roman" w:cs="Times New Roman"/>
            <w:sz w:val="20"/>
            <w:szCs w:val="20"/>
            <w:lang w:val="en-GB"/>
          </w:rPr>
          <w:delText xml:space="preserve">Key travel indicators included: </w:delText>
        </w:r>
      </w:del>
    </w:p>
    <w:p w14:paraId="538D3D12" w14:textId="77777777" w:rsidR="00B5775B" w:rsidRPr="000F0CBE" w:rsidRDefault="00B5775B" w:rsidP="000F0CBE">
      <w:pPr>
        <w:pStyle w:val="ListParagraph"/>
        <w:numPr>
          <w:ilvl w:val="0"/>
          <w:numId w:val="18"/>
        </w:numPr>
        <w:spacing w:after="0" w:line="240" w:lineRule="auto"/>
        <w:ind w:left="360" w:hanging="360"/>
        <w:rPr>
          <w:del w:id="123365" w:author="Albert Kwame Osei-Owusu" w:date="2026-10-21T20:00:00Z"/>
          <w:rFonts w:ascii="Times New Roman" w:hAnsi="Times New Roman" w:cs="Times New Roman"/>
          <w:sz w:val="20"/>
          <w:szCs w:val="20"/>
          <w:lang w:val="en-GB"/>
        </w:rPr>
      </w:pPr>
      <w:del w:id="35231" w:author="Albert Kwame Osei-Owusu" w:date="2026-09-12T09:00:00Z">
        <w:r>
          <w:rPr>
            <w:rFonts w:ascii="Times New Roman" w:hAnsi="Times New Roman" w:cs="Times New Roman"/>
            <w:sz w:val="20"/>
            <w:szCs w:val="20"/>
            <w:lang w:val="en-GB"/>
          </w:rPr>
          <w:delText xml:space="preserve">Average trip length and total travel distances </w:delText>
        </w:r>
      </w:del>
    </w:p>
    <w:p w14:paraId="6C6CC15D" w14:textId="77777777" w:rsidR="00B5775B" w:rsidRPr="000F0CBE" w:rsidRDefault="00B5775B" w:rsidP="000F0CBE">
      <w:pPr>
        <w:pStyle w:val="ListParagraph"/>
        <w:numPr>
          <w:ilvl w:val="0"/>
          <w:numId w:val="18"/>
        </w:numPr>
        <w:spacing w:after="0" w:line="240" w:lineRule="auto"/>
        <w:ind w:left="360" w:hanging="360"/>
        <w:rPr>
          <w:del w:id="123366" w:author="Albert Kwame Osei-Owusu" w:date="2026-10-21T20:00:00Z"/>
          <w:rFonts w:ascii="Times New Roman" w:hAnsi="Times New Roman" w:cs="Times New Roman"/>
          <w:sz w:val="20"/>
          <w:szCs w:val="20"/>
          <w:lang w:val="en-GB"/>
        </w:rPr>
      </w:pPr>
      <w:del w:id="35234" w:author="Albert Kwame Osei-Owusu" w:date="2026-09-12T09:00:00Z">
        <w:r>
          <w:rPr>
            <w:rFonts w:ascii="Times New Roman" w:hAnsi="Times New Roman" w:cs="Times New Roman"/>
            <w:sz w:val="20"/>
            <w:szCs w:val="20"/>
            <w:lang w:val="en-GB"/>
          </w:rPr>
          <w:delText xml:space="preserve">Commuting distances by purpose and mode </w:delText>
        </w:r>
      </w:del>
    </w:p>
    <w:p w14:paraId="23430738" w14:textId="77777777" w:rsidR="00B5775B" w:rsidRPr="000F0CBE" w:rsidRDefault="00B5775B" w:rsidP="000F0CBE">
      <w:pPr>
        <w:pStyle w:val="ListParagraph"/>
        <w:numPr>
          <w:ilvl w:val="0"/>
          <w:numId w:val="18"/>
        </w:numPr>
        <w:spacing w:after="160" w:line="240" w:lineRule="auto"/>
        <w:ind w:left="360" w:hanging="360"/>
        <w:rPr>
          <w:del w:id="123367" w:author="Albert Kwame Osei-Owusu" w:date="2026-10-21T20:00:00Z"/>
          <w:rFonts w:ascii="Times New Roman" w:hAnsi="Times New Roman" w:cs="Times New Roman"/>
          <w:sz w:val="20"/>
          <w:szCs w:val="20"/>
          <w:lang w:val="en-GB"/>
        </w:rPr>
      </w:pPr>
      <w:del w:id="35237" w:author="Albert Kwame Osei-Owusu" w:date="2026-09-12T09:00:00Z">
        <w:r>
          <w:rPr>
            <w:rFonts w:ascii="Times New Roman" w:hAnsi="Times New Roman" w:cs="Times New Roman"/>
            <w:sz w:val="20"/>
            <w:szCs w:val="20"/>
            <w:lang w:val="en-GB"/>
          </w:rPr>
          <w:delText xml:space="preserve">Modal split and travel time by transport mode </w:delText>
        </w:r>
      </w:del>
    </w:p>
    <w:p w14:paraId="5D78C1B0" w14:textId="77777777" w:rsidR="00B5775B" w:rsidRPr="000F0CBE" w:rsidRDefault="00B5775B" w:rsidP="000F0CBE">
      <w:pPr>
        <w:pStyle w:val="Heading3"/>
        <w:rPr>
          <w:lang w:val="en-GB"/>
        </w:rPr>
      </w:pPr>
      <w:r>
        <w:rPr>
          <w:lang w:val="en-GB"/>
        </w:rPr>
        <w:t>Uncertainties and limitations</w:t>
      </w:r>
    </w:p>
    <w:p w14:paraId="7CAB6EAD" w14:textId="77777777" w:rsidR="00B5775B" w:rsidRPr="000F0CBE" w:rsidRDefault="00B5775B" w:rsidP="000F0CBE">
      <w:pPr>
        <w:spacing w:line="240" w:lineRule="auto"/>
        <w:rPr>
          <w:rFonts w:ascii="Times New Roman" w:hAnsi="Times New Roman" w:cs="Times New Roman"/>
          <w:sz w:val="20"/>
          <w:szCs w:val="20"/>
          <w:lang w:val="en-GB"/>
        </w:rPr>
      </w:pPr>
      <w:del w:id="14469" w:author="Albert Kwame Osei-Owusu" w:date="2026-09-13T09:00:00Z">
        <w:r>
          <w:rPr>
            <w:rFonts w:ascii="Times New Roman" w:hAnsi="Times New Roman" w:cs="Times New Roman"/>
            <w:sz w:val="20"/>
            <w:szCs w:val="20"/>
            <w:lang w:val="en-GB"/>
          </w:rPr>
          <w:lastRenderedPageBreak/>
          <w:delText xml:space="preserve">Several sources of uncertainty are associated with the scaling approach. </w:delText>
        </w:r>
      </w:del>
      <w:del w:id="6507" w:author="Albert Kwame Osei-Owusu" w:date="2026-09-12T09:00:00Z">
        <w:r>
          <w:rPr>
            <w:rFonts w:ascii="Times New Roman" w:hAnsi="Times New Roman" w:cs="Times New Roman"/>
            <w:sz w:val="20"/>
            <w:szCs w:val="20"/>
            <w:lang w:val="en-GB"/>
          </w:rPr>
          <w:lastRenderedPageBreak/>
          <w:delText xml:space="preserve">First, data for Denmark in 2019 and the Netherlands in 2016 are not temporally aligned.</w:delText>
        </w:r>
      </w:del>
      <w:del w:id="14471" w:author="Albert Kwame Osei-Owusu" w:date="2026-09-13T09:00:00Z">
        <w:r>
          <w:rPr>
            <w:rFonts w:ascii="Times New Roman" w:hAnsi="Times New Roman" w:cs="Times New Roman"/>
            <w:sz w:val="20"/>
            <w:szCs w:val="20"/>
            <w:lang w:val="en-GB"/>
          </w:rPr>
          <w:lastRenderedPageBreak/>
          <w:delText xml:space="preserve"> Second, the assumption that the number of patients and visitors scale proportionally with </w:delText>
        </w:r>
      </w:del>
      <w:del w:id="4465" w:author="Albert Kwame Osei-Owusu" w:date="2026-09-12T09:00:00Z">
        <w:r>
          <w:rPr>
            <w:rFonts w:ascii="Times New Roman" w:hAnsi="Times New Roman" w:cs="Times New Roman"/>
            <w:sz w:val="20"/>
            <w:szCs w:val="20"/>
            <w:lang w:val="en-GB"/>
          </w:rPr>
          <w:lastRenderedPageBreak/>
          <w:delText xml:space="preserve">healthcare</w:delText>
        </w:r>
      </w:del>
      <w:del w:id="14473" w:author="Albert Kwame Osei-Owusu" w:date="2026-09-13T09:00:00Z">
        <w:r>
          <w:rPr>
            <w:rFonts w:ascii="Times New Roman" w:hAnsi="Times New Roman" w:cs="Times New Roman"/>
            <w:sz w:val="20"/>
            <w:szCs w:val="20"/>
            <w:lang w:val="en-GB"/>
          </w:rPr>
          <w:lastRenderedPageBreak/>
          <w:delText xml:space="preserve"> employment may not fully capture differences in </w:delText>
        </w:r>
      </w:del>
      <w:del w:id="4467" w:author="Albert Kwame Osei-Owusu" w:date="2026-09-12T09:00:00Z">
        <w:r>
          <w:rPr>
            <w:rFonts w:ascii="Times New Roman" w:hAnsi="Times New Roman" w:cs="Times New Roman"/>
            <w:sz w:val="20"/>
            <w:szCs w:val="20"/>
            <w:lang w:val="en-GB"/>
          </w:rPr>
          <w:lastRenderedPageBreak/>
          <w:delText xml:space="preserve">healthcare</w:delText>
        </w:r>
      </w:del>
      <w:del w:id="14475" w:author="Albert Kwame Osei-Owusu" w:date="2026-09-13T09:00:00Z">
        <w:r>
          <w:rPr>
            <w:rFonts w:ascii="Times New Roman" w:hAnsi="Times New Roman" w:cs="Times New Roman"/>
            <w:sz w:val="20"/>
            <w:szCs w:val="20"/>
            <w:lang w:val="en-GB"/>
          </w:rPr>
          <w:lastRenderedPageBreak/>
          <w:delText xml:space="preserve"> utilisation patterns. Third, the use of a heuristic distance scaling factor simplifies complex differences in travel behaviour and infrastructure. </w:delText>
        </w:r>
      </w:del>
      <w:ins w:id="46565" w:author="Albert Kwame Osei-Owusu" w:date="2026-09-14T09:00:00Z">
        <w:r>
          <w:rPr>
            <w:rFonts w:ascii="Times New Roman" w:hAnsi="Times New Roman" w:cs="Times New Roman"/>
            <w:sz w:val="20"/>
            <w:szCs w:val="20"/>
            <w:lang w:val="en-GB"/>
          </w:rPr>
          <w:t xml:space="preserve">Three sources of uncertainty remain in the travel terms. First, the Dutch intensities per person-kilometre are for 2016 and assume a vehicle fleet and modal split comparable with the Danish ones, while the Danish share of electric cars is rising. Second, allocating commuting by hours worked assumes that health care staff travel as far per hour worked as the average worker. Third, the visitor share of patient and visitor travel is transferred from NHS England.</w:t>
        </w:r>
      </w:ins>
    </w:p>
    <w:p>
      <w:pPr>
        <w:pStyle w:val="Heading2"/>
        <w:rPr>
          <w:ins w:id="5495" w:author="Albert Kwame Osei-Owusu" w:date="2026-09-12T09:00:00Z"/>
          <w:lang w:val="en-GB"/>
        </w:rPr>
      </w:pPr>
      <w:ins w:id="5496" w:author="Albert Kwame Osei-Owusu" w:date="2026-09-12T09:00:00Z">
        <w:r>
          <w:rPr>
            <w:lang w:val="en-GB"/>
          </w:rPr>
          <w:t xml:space="preserve">Parameter uncertainty: Monte Carlo simulation</w:t>
        </w:r>
      </w:ins>
    </w:p>
    <w:p>
      <w:pPr>
        <w:spacing w:line="240" w:lineRule="auto"/>
        <w:rPr>
          <w:ins w:id="5497" w:author="Albert Kwame Osei-Owusu" w:date="2026-09-12T09:00:00Z"/>
          <w:rFonts w:ascii="Times New Roman" w:hAnsi="Times New Roman" w:cs="Times New Roman"/>
          <w:sz w:val="20"/>
          <w:szCs w:val="20"/>
          <w:lang w:val="en-GB"/>
        </w:rPr>
      </w:pPr>
      <w:ins w:id="5498" w:author="Albert Kwame Osei-Owusu" w:date="2026-09-12T09:00:00Z">
        <w:del w:id="14466" w:author="Albert Kwame Osei-Owusu" w:date="2026-09-13T09:00:00Z">
          <w:r>
            <w:rPr>
              <w:rFonts w:ascii="Times New Roman" w:hAnsi="Times New Roman" w:cs="Times New Roman"/>
              <w:sz w:val="20"/>
              <w:szCs w:val="20"/>
              <w:lang w:val="en-GB"/>
            </w:rPr>
            <w:delText xml:space="preserve">Parameter uncertainty is propagated by Monte Carlo simulation with 100,000 draws at a fixed seed. Each uncertain input is multiplied by an independent lognormal factor whose median is one, so the draws are centred on the deterministic estimate rather than displaced from it, and whose geometric standard deviation is set from the kind of source the parameter has. The input-output coefficients carry a single shared factor with a coefficient of variation of 8.35%, taken from the Danish health-care row of Lenzen and colleagues (2020); the bottom-up terms carry their own factors, tightest for the values read directly from a national account and widest for those obtained by scaling one country's figure onto another.</w:delText>
          </w:r>
        </w:del>
      </w:ins>
      <w:ins w:id="14468" w:author="Albert Kwame Osei-Owusu" w:date="2026-09-13T09:00:00Z">
        <w:r>
          <w:rPr>
            <w:rFonts w:ascii="Times New Roman" w:hAnsi="Times New Roman" w:cs="Times New Roman"/>
            <w:sz w:val="20"/>
            <w:szCs w:val="20"/>
            <w:lang w:val="en-GB"/>
          </w:rPr>
          <w:t xml:space="preserve">Parameter uncertainty is propagated by Monte Carlo simulation with 100,000 draws at a fixed seed. Reported 95% uncertainty intervals run from the 2.5th to the 97.5th percentile of the simulated values. The footprint of each indicator is additive in six groups of inputs, the input-output component, the operational term and four bottom-up terms, and each group carries a lognormal multiplier with a median of one:</w:t>
        </w:r>
      </w:ins>
    </w:p>
    <w:p>
      <w:pPr>
        <w:tabs>
          <w:tab w:val="center" w:pos="4819"/>
          <w:tab w:val="right" w:pos="9638"/>
        </w:tabs>
        <w:spacing w:before="60" w:after="60"/>
        <w:rPr>
          <w:ins w:id="13829" w:author="Albert Kwame Osei-Owusu" w:date="2026-09-13T09:00:00Z"/>
        </w:rPr>
      </w:pPr>
      <w:ins w:id="13830" w:author="Albert Kwame Osei-Owusu" w:date="2026-09-13T09:00:00Z">
        <w:r>
          <w:tab/>
        </w:r>
        <m:oMath>
          <m:acc>
            <m:accPr>
              <m:chr m:val="̃"/>
              <m:ctrlPr>
                <w:rPr>
                  <w:rFonts w:ascii="Cambria Math" w:hAnsi="Cambria Math"/>
                  <w:sz w:val="20"/>
                  <w:szCs w:val="20"/>
                  <w:lang w:val="en-GB"/>
                </w:rPr>
              </m:ctrlPr>
            </m:accPr>
            <m:e>
              <m:r>
                <w:rPr>
                  <w:rFonts w:ascii="Cambria Math" w:hAnsi="Cambria Math"/>
                  <w:sz w:val="20"/>
                  <w:szCs w:val="20"/>
                  <w:lang w:val="en-GB"/>
                </w:rPr>
                <m:t xml:space="preserve">f</m:t>
              </m:r>
            </m:e>
          </m:acc>
          <m:r>
            <m:rPr>
              <m:sty m:val="p"/>
            </m:rPr>
            <w:rPr>
              <w:rFonts w:ascii="Cambria Math" w:hAnsi="Cambria Math"/>
              <w:sz w:val="20"/>
              <w:szCs w:val="20"/>
              <w:lang w:val="en-GB"/>
            </w:rPr>
            <m:t xml:space="preserve">=</m:t>
          </m:r>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q</m:t>
              </m:r>
            </m:sub>
            <m:sup/>
            <m:e>
              <m:sSub>
                <m:sSubPr>
                  <m:ctrlPr>
                    <w:rPr>
                      <w:rFonts w:ascii="Cambria Math" w:hAnsi="Cambria Math"/>
                      <w:sz w:val="20"/>
                      <w:szCs w:val="20"/>
                      <w:lang w:val="en-GB"/>
                    </w:rPr>
                  </m:ctrlPr>
                </m:sSubPr>
                <m:e>
                  <m:r>
                    <w:rPr>
                      <w:rFonts w:ascii="Cambria Math" w:hAnsi="Cambria Math"/>
                      <w:sz w:val="20"/>
                      <w:szCs w:val="20"/>
                      <w:lang w:val="en-GB"/>
                    </w:rPr>
                    <m:t xml:space="preserve">θ</m:t>
                  </m:r>
                </m:e>
                <m:sub>
                  <m:r>
                    <w:rPr>
                      <w:rFonts w:ascii="Cambria Math" w:hAnsi="Cambria Math"/>
                      <w:sz w:val="20"/>
                      <w:szCs w:val="20"/>
                      <w:lang w:val="en-GB"/>
                    </w:rPr>
                    <m:t xml:space="preserve">q</m:t>
                  </m:r>
                </m:sub>
              </m:sSub>
              <m:sSub>
                <m:sSubPr>
                  <m:ctrlPr>
                    <w:rPr>
                      <w:rFonts w:ascii="Cambria Math" w:hAnsi="Cambria Math"/>
                      <w:sz w:val="20"/>
                      <w:szCs w:val="20"/>
                      <w:lang w:val="en-GB"/>
                    </w:rPr>
                  </m:ctrlPr>
                </m:sSubPr>
                <m:e>
                  <m:r>
                    <w:rPr>
                      <w:rFonts w:ascii="Cambria Math" w:hAnsi="Cambria Math"/>
                      <w:sz w:val="20"/>
                      <w:szCs w:val="20"/>
                      <w:lang w:val="en-GB"/>
                    </w:rPr>
                    <m:t xml:space="preserve">f</m:t>
                  </m:r>
                </m:e>
                <m:sub>
                  <m:r>
                    <w:rPr>
                      <w:rFonts w:ascii="Cambria Math" w:hAnsi="Cambria Math"/>
                      <w:sz w:val="20"/>
                      <w:szCs w:val="20"/>
                      <w:lang w:val="en-GB"/>
                    </w:rPr>
                    <m:t xml:space="preserve">q</m:t>
                  </m:r>
                </m:sub>
              </m:sSub>
            </m:e>
          </m:nary>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r>
            <m:rPr>
              <m:sty m:val="p"/>
            </m:rPr>
            <w:rPr>
              <w:rFonts w:ascii="Cambria Math" w:hAnsi="Cambria Math"/>
              <w:sz w:val="20"/>
              <w:szCs w:val="20"/>
              <w:lang w:val="en-GB"/>
            </w:rPr>
            <m:t xml:space="preserve">ln</m:t>
          </m:r>
          <m:sSub>
            <m:sSubPr>
              <m:ctrlPr>
                <w:rPr>
                  <w:rFonts w:ascii="Cambria Math" w:hAnsi="Cambria Math"/>
                  <w:sz w:val="20"/>
                  <w:szCs w:val="20"/>
                  <w:lang w:val="en-GB"/>
                </w:rPr>
              </m:ctrlPr>
            </m:sSubPr>
            <m:e>
              <m:r>
                <w:rPr>
                  <w:rFonts w:ascii="Cambria Math" w:hAnsi="Cambria Math"/>
                  <w:sz w:val="20"/>
                  <w:szCs w:val="20"/>
                  <w:lang w:val="en-GB"/>
                </w:rPr>
                <m:t xml:space="preserve">θ</m:t>
              </m:r>
            </m:e>
            <m:sub>
              <m:r>
                <w:rPr>
                  <w:rFonts w:ascii="Cambria Math" w:hAnsi="Cambria Math"/>
                  <w:sz w:val="20"/>
                  <w:szCs w:val="20"/>
                  <w:lang w:val="en-GB"/>
                </w:rPr>
                <m:t xml:space="preserve">q</m:t>
              </m:r>
            </m:sub>
          </m:sSub>
          <m:r>
            <m:rPr>
              <m:sty m:val="p"/>
            </m:rPr>
            <w:rPr>
              <w:rFonts w:ascii="Cambria Math" w:hAnsi="Cambria Math"/>
              <w:sz w:val="20"/>
              <w:szCs w:val="20"/>
              <w:lang w:val="en-GB"/>
            </w:rPr>
            <m:t xml:space="preserve">∼</m:t>
          </m:r>
          <m:r>
            <w:rPr>
              <w:rFonts w:ascii="Cambria Math" w:hAnsi="Cambria Math"/>
              <w:sz w:val="20"/>
              <w:szCs w:val="20"/>
              <w:lang w:val="en-GB"/>
            </w:rPr>
            <m:t xml:space="preserve">N</m:t>
          </m:r>
          <m:d>
            <m:dPr>
              <m:begChr m:val="("/>
              <m:endChr m:val=")"/>
              <m:ctrlPr>
                <w:rPr>
                  <w:rFonts w:ascii="Cambria Math" w:hAnsi="Cambria Math"/>
                  <w:sz w:val="20"/>
                  <w:szCs w:val="20"/>
                  <w:lang w:val="en-GB"/>
                </w:rPr>
              </m:ctrlPr>
            </m:dPr>
            <m:e>
              <m:r>
                <m:rPr>
                  <m:sty m:val="p"/>
                </m:rPr>
                <w:rPr>
                  <w:rFonts w:ascii="Cambria Math" w:hAnsi="Cambria Math"/>
                  <w:sz w:val="20"/>
                  <w:szCs w:val="20"/>
                  <w:lang w:val="en-GB"/>
                </w:rPr>
                <m:t xml:space="preserve">0</m:t>
              </m:r>
              <m:r>
                <m:rPr>
                  <m:sty m:val="p"/>
                </m:rPr>
                <w:rPr>
                  <w:rFonts w:ascii="Cambria Math" w:hAnsi="Cambria Math"/>
                  <w:sz w:val="20"/>
                  <w:szCs w:val="20"/>
                  <w:lang w:val="en-GB"/>
                </w:rPr>
                <m:t xml:space="preserve">,</m:t>
              </m:r>
              <m:sSubSup>
                <m:sSubSupPr>
                  <m:ctrlPr>
                    <w:rPr>
                      <w:rFonts w:ascii="Cambria Math" w:hAnsi="Cambria Math"/>
                      <w:sz w:val="20"/>
                      <w:szCs w:val="20"/>
                      <w:lang w:val="en-GB"/>
                    </w:rPr>
                  </m:ctrlPr>
                </m:sSubSupPr>
                <m:e>
                  <m:r>
                    <w:rPr>
                      <w:rFonts w:ascii="Cambria Math" w:hAnsi="Cambria Math"/>
                      <w:sz w:val="20"/>
                      <w:szCs w:val="20"/>
                      <w:lang w:val="en-GB"/>
                    </w:rPr>
                    <m:t xml:space="preserve">σ</m:t>
                  </m:r>
                </m:e>
                <m:sub>
                  <m:r>
                    <w:rPr>
                      <w:rFonts w:ascii="Cambria Math" w:hAnsi="Cambria Math"/>
                      <w:sz w:val="20"/>
                      <w:szCs w:val="20"/>
                      <w:lang w:val="en-GB"/>
                    </w:rPr>
                    <m:t xml:space="preserve">q</m:t>
                  </m:r>
                </m:sub>
                <m:sup>
                  <m:r>
                    <m:rPr>
                      <m:sty m:val="p"/>
                    </m:rPr>
                    <w:rPr>
                      <w:rFonts w:ascii="Cambria Math" w:hAnsi="Cambria Math"/>
                      <w:sz w:val="20"/>
                      <w:szCs w:val="20"/>
                      <w:lang w:val="en-GB"/>
                    </w:rPr>
                    <m:t xml:space="preserve">2</m:t>
                  </m:r>
                </m:sup>
              </m:sSubSup>
            </m:e>
          </m:d>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sSub>
            <m:sSubPr>
              <m:ctrlPr>
                <w:rPr>
                  <w:rFonts w:ascii="Cambria Math" w:hAnsi="Cambria Math"/>
                  <w:sz w:val="20"/>
                  <w:szCs w:val="20"/>
                  <w:lang w:val="en-GB"/>
                </w:rPr>
              </m:ctrlPr>
            </m:sSubPr>
            <m:e>
              <m:r>
                <w:rPr>
                  <w:rFonts w:ascii="Cambria Math" w:hAnsi="Cambria Math"/>
                  <w:sz w:val="20"/>
                  <w:szCs w:val="20"/>
                  <w:lang w:val="en-GB"/>
                </w:rPr>
                <m:t xml:space="preserve">σ</m:t>
              </m:r>
            </m:e>
            <m:sub>
              <m:r>
                <w:rPr>
                  <w:rFonts w:ascii="Cambria Math" w:hAnsi="Cambria Math"/>
                  <w:sz w:val="20"/>
                  <w:szCs w:val="20"/>
                  <w:lang w:val="en-GB"/>
                </w:rPr>
                <m:t xml:space="preserve">q</m:t>
              </m:r>
            </m:sub>
          </m:sSub>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ln</m:t>
          </m:r>
          <m:sSub>
            <m:sSubPr>
              <m:ctrlPr>
                <w:rPr>
                  <w:rFonts w:ascii="Cambria Math" w:hAnsi="Cambria Math"/>
                  <w:sz w:val="20"/>
                  <w:szCs w:val="20"/>
                  <w:lang w:val="en-GB"/>
                </w:rPr>
              </m:ctrlPr>
            </m:sSubPr>
            <m:e>
              <m:r>
                <m:rPr>
                  <m:sty m:val="p"/>
                </m:rPr>
                <w:rPr>
                  <w:rFonts w:ascii="Cambria Math" w:hAnsi="Cambria Math"/>
                  <w:sz w:val="20"/>
                  <w:szCs w:val="20"/>
                  <w:lang w:val="en-GB"/>
                </w:rPr>
                <m:t xml:space="preserve">GSD</m:t>
              </m:r>
            </m:e>
            <m:sub>
              <m:r>
                <w:rPr>
                  <w:rFonts w:ascii="Cambria Math" w:hAnsi="Cambria Math"/>
                  <w:sz w:val="20"/>
                  <w:szCs w:val="20"/>
                  <w:lang w:val="en-GB"/>
                </w:rPr>
                <m:t xml:space="preserve">q</m:t>
              </m:r>
            </m:sub>
          </m:sSub>
        </m:oMath>
      </w:ins>
      <w:ins w:id="13831" w:author="Albert Kwame Osei-Owusu" w:date="2026-09-13T09:00:00Z">
        <w:r>
          <w:tab/>
          <w:t xml:space="preserve">(A.14)</w:t>
        </w:r>
      </w:ins>
    </w:p>
    <w:p>
      <w:pPr>
        <w:spacing w:line="240" w:lineRule="auto"/>
        <w:rPr>
          <w:ins w:id="5499" w:author="Albert Kwame Osei-Owusu" w:date="2026-09-12T09:00:00Z"/>
          <w:rFonts w:ascii="Times New Roman" w:hAnsi="Times New Roman" w:cs="Times New Roman"/>
          <w:sz w:val="20"/>
          <w:szCs w:val="20"/>
          <w:lang w:val="en-GB"/>
        </w:rPr>
      </w:pPr>
      <w:ins w:id="47566" w:author="Albert Kwame Osei-Owusu" w:date="2026-09-14T09:00:00Z">
        <w:r>
          <w:rPr>
            <w:rFonts w:ascii="Times New Roman" w:hAnsi="Times New Roman" w:cs="Times New Roman"/>
            <w:sz w:val="20"/>
            <w:szCs w:val="20"/>
            <w:lang w:val="en-GB"/>
          </w:rPr>
          <w:t xml:space="preserve">so that the draws are centred on the deterministic estimate rather than displaced from it. The input-output coefficients carry a shared factor calibrated to a coefficient of variation of 8.35%, the relative standard deviation of the Danish health care </w:t>
        </w:r>
        <w:r>
          <w:rPr>
            <w:rFonts w:ascii="Times New Roman" w:hAnsi="Times New Roman" w:cs="Times New Roman"/>
            <w:sz w:val="20"/>
            <w:szCs w:val="20"/>
            <w:lang w:val="en-GB"/>
          </w:rPr>
          <w:t xml:space="preserve">carbon </w:t>
        </w:r>
        <w:r>
          <w:rPr>
            <w:rFonts w:ascii="Times New Roman" w:hAnsi="Times New Roman" w:cs="Times New Roman"/>
            <w:sz w:val="20"/>
            <w:szCs w:val="20"/>
            <w:lang w:val="en-GB"/>
          </w:rPr>
          <w:t xml:space="preserve">footprint in Lenzen and colleagues </w:t>
        </w:r>
      </w:ins>
      <w:ins w:id="47567" w:author="Albert Kwame Osei-Owusu" w:date="2026-09-14T09:00:00Z">
        <w:r>
          <w:rPr>
            <w:rFonts w:ascii="Times New Roman" w:hAnsi="Times New Roman" w:cs="Times New Roman"/>
            <w:sz w:val="20"/>
            <w:szCs w:val="20"/>
            <w:highlight w:val="yellow"/>
            <w:lang w:val="en-GB"/>
          </w:rPr>
          <w:t xml:space="preserve">[20]</w:t>
        </w:r>
      </w:ins>
      <w:ins w:id="47568" w:author="Albert Kwame Osei-Owusu" w:date="2026-09-14T09:00:00Z">
        <w:r>
          <w:rPr>
            <w:rFonts w:ascii="Times New Roman" w:hAnsi="Times New Roman" w:cs="Times New Roman"/>
            <w:sz w:val="20"/>
            <w:szCs w:val="20"/>
            <w:lang w:val="en-GB"/>
          </w:rPr>
          <w:t xml:space="preserve"> (their </w:t>
        </w:r>
        <w:r>
          <w:rPr>
            <w:rFonts w:ascii="Times New Roman" w:hAnsi="Times New Roman" w:cs="Times New Roman"/>
            <w:sz w:val="20"/>
            <w:szCs w:val="20"/>
            <w:lang w:val="en-GB"/>
          </w:rPr>
          <w:t xml:space="preserve">Table</w:t>
        </w:r>
        <w:r>
          <w:rPr>
            <w:rFonts w:ascii="Times New Roman" w:hAnsi="Times New Roman" w:cs="Times New Roman"/>
            <w:sz w:val="20"/>
            <w:szCs w:val="20"/>
            <w:lang w:val="en-GB"/>
          </w:rPr>
          <w:t xml:space="preserve"> SI 7.1)</w:t>
        </w:r>
        <w:r>
          <w:rPr>
            <w:rFonts w:ascii="Times New Roman" w:hAnsi="Times New Roman" w:cs="Times New Roman"/>
            <w:sz w:val="20"/>
            <w:szCs w:val="20"/>
            <w:lang w:val="en-GB"/>
          </w:rPr>
          <w:t xml:space="preserve">, applied to all five categories, so that the intervals of the other four rest on that assumption.</w:t>
        </w:r>
        <w:r>
          <w:rPr>
            <w:rFonts w:ascii="Times New Roman" w:hAnsi="Times New Roman" w:cs="Times New Roman"/>
            <w:sz w:val="20"/>
            <w:szCs w:val="20"/>
            <w:lang w:val="en-GB"/>
          </w:rPr>
          <w:t xml:space="preserve"> The geometric standard deviations of the other five terms are 1.10 for the operational term from the national accounts, 1.15 for inhaler propellants, 1.25 for employee commuting, 1.30 for anaesthetic gases and 1.40 for patient and visitor </w:t>
        </w:r>
        <w:r>
          <w:rPr>
            <w:rFonts w:ascii="Times New Roman" w:hAnsi="Times New Roman" w:cs="Times New Roman"/>
            <w:sz w:val="20"/>
            <w:szCs w:val="20"/>
            <w:lang w:val="en-GB"/>
          </w:rPr>
          <w:t xml:space="preserve">travel, set by judgement to be</w:t>
        </w:r>
        <w:r>
          <w:rPr>
            <w:rFonts w:ascii="Times New Roman" w:hAnsi="Times New Roman" w:cs="Times New Roman"/>
            <w:sz w:val="20"/>
            <w:szCs w:val="20"/>
            <w:lang w:val="en-GB"/>
          </w:rPr>
          <w:t xml:space="preserve"> tightest for values read from a national account and widest for the term with a transferred component. Employee commuting and patient and visitor travel are drawn with a correlation of 0.8, because both rest on the same travel survey and the same Dutch inventory; in a check with 20,000 draws, the 95% interval is 3,715 to 4,972 kt at a correlation of 0, 3,690 to 5,003 kt at 0.5 and 3,672 to 5,027 kt at 0.8. </w:t>
        </w:r>
        <w:r>
          <w:rPr>
            <w:rFonts w:ascii="Times New Roman" w:hAnsi="Times New Roman" w:cs="Times New Roman"/>
            <w:sz w:val="20"/>
            <w:szCs w:val="20"/>
            <w:lang w:val="en-GB"/>
          </w:rPr>
          <w:t xml:space="preserve">Because the model is additive, the variance shares follow in closed form rather than from the draws, and for the four independent terms they are first-order Sobol indices [21]:</w:t>
        </w:r>
      </w:ins>
    </w:p>
    <w:p>
      <w:pPr>
        <w:tabs>
          <w:tab w:val="center" w:pos="4819"/>
          <w:tab w:val="right" w:pos="9638"/>
        </w:tabs>
        <w:spacing w:before="60" w:after="60"/>
        <w:rPr>
          <w:ins w:id="13832" w:author="Albert Kwame Osei-Owusu" w:date="2026-09-13T09:00:00Z"/>
        </w:rPr>
      </w:pPr>
      <w:ins w:id="13833"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S</m:t>
              </m:r>
            </m:e>
            <m:sub>
              <m:r>
                <w:rPr>
                  <w:rFonts w:ascii="Cambria Math" w:hAnsi="Cambria Math"/>
                  <w:sz w:val="20"/>
                  <w:szCs w:val="20"/>
                  <w:lang w:val="en-GB"/>
                </w:rPr>
                <m:t xml:space="preserve">q</m:t>
              </m:r>
            </m:sub>
          </m:sSub>
          <m:r>
            <m:rPr>
              <m:sty m:val="p"/>
            </m:rPr>
            <w:rPr>
              <w:rFonts w:ascii="Cambria Math" w:hAnsi="Cambria Math"/>
              <w:sz w:val="20"/>
              <w:szCs w:val="20"/>
              <w:lang w:val="en-GB"/>
            </w:rPr>
            <m:t xml:space="preserve">=</m:t>
          </m:r>
          <m:f>
            <m:fPr>
              <m:ctrlPr>
                <w:rPr>
                  <w:rFonts w:ascii="Cambria Math" w:hAnsi="Cambria Math"/>
                  <w:sz w:val="20"/>
                  <w:szCs w:val="20"/>
                  <w:lang w:val="en-GB"/>
                </w:rPr>
              </m:ctrlPr>
            </m:fPr>
            <m:num>
              <m:r>
                <m:rPr>
                  <m:sty m:val="p"/>
                </m:rPr>
                <w:rPr>
                  <w:rFonts w:ascii="Cambria Math" w:hAnsi="Cambria Math"/>
                  <w:sz w:val="20"/>
                  <w:szCs w:val="20"/>
                  <w:lang w:val="en-GB"/>
                </w:rPr>
                <m:t xml:space="preserve">Var</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 xml:space="preserve">θ</m:t>
                      </m:r>
                    </m:e>
                    <m:sub>
                      <m:r>
                        <w:rPr>
                          <w:rFonts w:ascii="Cambria Math" w:hAnsi="Cambria Math"/>
                          <w:sz w:val="20"/>
                          <w:szCs w:val="20"/>
                          <w:lang w:val="en-GB"/>
                        </w:rPr>
                        <m:t xml:space="preserve">q</m:t>
                      </m:r>
                    </m:sub>
                  </m:sSub>
                  <m:sSub>
                    <m:sSubPr>
                      <m:ctrlPr>
                        <w:rPr>
                          <w:rFonts w:ascii="Cambria Math" w:hAnsi="Cambria Math"/>
                          <w:sz w:val="20"/>
                          <w:szCs w:val="20"/>
                          <w:lang w:val="en-GB"/>
                        </w:rPr>
                      </m:ctrlPr>
                    </m:sSubPr>
                    <m:e>
                      <m:r>
                        <w:rPr>
                          <w:rFonts w:ascii="Cambria Math" w:hAnsi="Cambria Math"/>
                          <w:sz w:val="20"/>
                          <w:szCs w:val="20"/>
                          <w:lang w:val="en-GB"/>
                        </w:rPr>
                        <m:t xml:space="preserve">f</m:t>
                      </m:r>
                    </m:e>
                    <m:sub>
                      <m:r>
                        <w:rPr>
                          <w:rFonts w:ascii="Cambria Math" w:hAnsi="Cambria Math"/>
                          <w:sz w:val="20"/>
                          <w:szCs w:val="20"/>
                          <w:lang w:val="en-GB"/>
                        </w:rPr>
                        <m:t xml:space="preserve">q</m:t>
                      </m:r>
                    </m:sub>
                  </m:sSub>
                </m:e>
              </m:d>
            </m:num>
            <m:den>
              <m:r>
                <m:rPr>
                  <m:sty m:val="p"/>
                </m:rPr>
                <w:rPr>
                  <w:rFonts w:ascii="Cambria Math" w:hAnsi="Cambria Math"/>
                  <w:sz w:val="20"/>
                  <w:szCs w:val="20"/>
                  <w:lang w:val="en-GB"/>
                </w:rPr>
                <m:t xml:space="preserve">Var</m:t>
              </m:r>
              <m:d>
                <m:dPr>
                  <m:begChr m:val="("/>
                  <m:endChr m:val=")"/>
                  <m:ctrlPr>
                    <w:rPr>
                      <w:rFonts w:ascii="Cambria Math" w:hAnsi="Cambria Math"/>
                      <w:sz w:val="20"/>
                      <w:szCs w:val="20"/>
                      <w:lang w:val="en-GB"/>
                    </w:rPr>
                  </m:ctrlPr>
                </m:dPr>
                <m:e>
                  <m:acc>
                    <m:accPr>
                      <m:chr m:val="̃"/>
                      <m:ctrlPr>
                        <w:rPr>
                          <w:rFonts w:ascii="Cambria Math" w:hAnsi="Cambria Math"/>
                          <w:sz w:val="20"/>
                          <w:szCs w:val="20"/>
                          <w:lang w:val="en-GB"/>
                        </w:rPr>
                      </m:ctrlPr>
                    </m:accPr>
                    <m:e>
                      <m:r>
                        <w:rPr>
                          <w:rFonts w:ascii="Cambria Math" w:hAnsi="Cambria Math"/>
                          <w:sz w:val="20"/>
                          <w:szCs w:val="20"/>
                          <w:lang w:val="en-GB"/>
                        </w:rPr>
                        <m:t xml:space="preserve">f</m:t>
                      </m:r>
                    </m:e>
                  </m:acc>
                </m:e>
              </m:d>
            </m:den>
          </m:f>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sSub>
            <m:sSubPr>
              <m:ctrlPr>
                <w:rPr>
                  <w:rFonts w:ascii="Cambria Math" w:hAnsi="Cambria Math"/>
                  <w:sz w:val="20"/>
                  <w:szCs w:val="20"/>
                  <w:lang w:val="en-GB"/>
                </w:rPr>
              </m:ctrlPr>
            </m:sSubPr>
            <m:e>
              <m:r>
                <w:rPr>
                  <w:rFonts w:ascii="Cambria Math" w:hAnsi="Cambria Math"/>
                  <w:sz w:val="20"/>
                  <w:szCs w:val="20"/>
                  <w:lang w:val="en-GB"/>
                </w:rPr>
                <m:t xml:space="preserve">S</m:t>
              </m:r>
            </m:e>
            <m:sub>
              <m:r>
                <m:rPr>
                  <m:sty m:val="p"/>
                </m:rPr>
                <w:rPr>
                  <w:rFonts w:ascii="Cambria Math" w:hAnsi="Cambria Math"/>
                  <w:sz w:val="20"/>
                  <w:szCs w:val="20"/>
                  <w:lang w:val="en-GB"/>
                </w:rPr>
                <m:t xml:space="preserve">cov</m:t>
              </m:r>
            </m:sub>
          </m:sSub>
          <m:r>
            <m:rPr>
              <m:sty m:val="p"/>
            </m:rPr>
            <w:rPr>
              <w:rFonts w:ascii="Cambria Math" w:hAnsi="Cambria Math"/>
              <w:sz w:val="20"/>
              <w:szCs w:val="20"/>
              <w:lang w:val="en-GB"/>
            </w:rPr>
            <m:t xml:space="preserve">=</m:t>
          </m:r>
          <m:f>
            <m:fPr>
              <m:ctrlPr>
                <w:rPr>
                  <w:rFonts w:ascii="Cambria Math" w:hAnsi="Cambria Math"/>
                  <w:sz w:val="20"/>
                  <w:szCs w:val="20"/>
                  <w:lang w:val="en-GB"/>
                </w:rPr>
              </m:ctrlPr>
            </m:fPr>
            <m:num>
              <m:r>
                <m:rPr>
                  <m:sty m:val="p"/>
                </m:rPr>
                <w:rPr>
                  <w:rFonts w:ascii="Cambria Math" w:hAnsi="Cambria Math"/>
                  <w:sz w:val="20"/>
                  <w:szCs w:val="20"/>
                  <w:lang w:val="en-GB"/>
                </w:rPr>
                <m:t xml:space="preserve">2</m:t>
              </m:r>
              <m:r>
                <m:rPr>
                  <m:sty m:val="p"/>
                </m:rPr>
                <w:rPr>
                  <w:rFonts w:ascii="Cambria Math" w:hAnsi="Cambria Math"/>
                  <w:sz w:val="20"/>
                  <w:szCs w:val="20"/>
                  <w:lang w:val="en-GB"/>
                </w:rPr>
                <m:t xml:space="preserve">Cov</m:t>
              </m:r>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w:rPr>
                          <w:rFonts w:ascii="Cambria Math" w:hAnsi="Cambria Math"/>
                          <w:sz w:val="20"/>
                          <w:szCs w:val="20"/>
                          <w:lang w:val="en-GB"/>
                        </w:rPr>
                        <m:t xml:space="preserve">θ</m:t>
                      </m:r>
                    </m:e>
                    <m:sub>
                      <m:r>
                        <m:rPr>
                          <m:sty m:val="p"/>
                        </m:rPr>
                        <w:rPr>
                          <w:rFonts w:ascii="Cambria Math" w:hAnsi="Cambria Math"/>
                          <w:sz w:val="20"/>
                          <w:szCs w:val="20"/>
                          <w:lang w:val="en-GB"/>
                        </w:rPr>
                        <m:t xml:space="preserve">c</m:t>
                      </m:r>
                    </m:sub>
                  </m:sSub>
                  <m:sSub>
                    <m:sSubPr>
                      <m:ctrlPr>
                        <w:rPr>
                          <w:rFonts w:ascii="Cambria Math" w:hAnsi="Cambria Math"/>
                          <w:sz w:val="20"/>
                          <w:szCs w:val="20"/>
                          <w:lang w:val="en-GB"/>
                        </w:rPr>
                      </m:ctrlPr>
                    </m:sSubPr>
                    <m:e>
                      <m:r>
                        <w:rPr>
                          <w:rFonts w:ascii="Cambria Math" w:hAnsi="Cambria Math"/>
                          <w:sz w:val="20"/>
                          <w:szCs w:val="20"/>
                          <w:lang w:val="en-GB"/>
                        </w:rPr>
                        <m:t xml:space="preserve">f</m:t>
                      </m:r>
                    </m:e>
                    <m:sub>
                      <m:r>
                        <m:rPr>
                          <m:sty m:val="p"/>
                        </m:rPr>
                        <w:rPr>
                          <w:rFonts w:ascii="Cambria Math" w:hAnsi="Cambria Math"/>
                          <w:sz w:val="20"/>
                          <w:szCs w:val="20"/>
                          <w:lang w:val="en-GB"/>
                        </w:rPr>
                        <m:t xml:space="preserve">c</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θ</m:t>
                      </m:r>
                    </m:e>
                    <m:sub>
                      <m:r>
                        <m:rPr>
                          <m:sty m:val="p"/>
                        </m:rPr>
                        <w:rPr>
                          <w:rFonts w:ascii="Cambria Math" w:hAnsi="Cambria Math"/>
                          <w:sz w:val="20"/>
                          <w:szCs w:val="20"/>
                          <w:lang w:val="en-GB"/>
                        </w:rPr>
                        <m:t xml:space="preserve">v</m:t>
                      </m:r>
                    </m:sub>
                  </m:sSub>
                  <m:sSub>
                    <m:sSubPr>
                      <m:ctrlPr>
                        <w:rPr>
                          <w:rFonts w:ascii="Cambria Math" w:hAnsi="Cambria Math"/>
                          <w:sz w:val="20"/>
                          <w:szCs w:val="20"/>
                          <w:lang w:val="en-GB"/>
                        </w:rPr>
                      </m:ctrlPr>
                    </m:sSubPr>
                    <m:e>
                      <m:r>
                        <w:rPr>
                          <w:rFonts w:ascii="Cambria Math" w:hAnsi="Cambria Math"/>
                          <w:sz w:val="20"/>
                          <w:szCs w:val="20"/>
                          <w:lang w:val="en-GB"/>
                        </w:rPr>
                        <m:t xml:space="preserve">f</m:t>
                      </m:r>
                    </m:e>
                    <m:sub>
                      <m:r>
                        <m:rPr>
                          <m:sty m:val="p"/>
                        </m:rPr>
                        <w:rPr>
                          <w:rFonts w:ascii="Cambria Math" w:hAnsi="Cambria Math"/>
                          <w:sz w:val="20"/>
                          <w:szCs w:val="20"/>
                          <w:lang w:val="en-GB"/>
                        </w:rPr>
                        <m:t xml:space="preserve">v</m:t>
                      </m:r>
                    </m:sub>
                  </m:sSub>
                </m:e>
              </m:d>
            </m:num>
            <m:den>
              <m:r>
                <m:rPr>
                  <m:sty m:val="p"/>
                </m:rPr>
                <w:rPr>
                  <w:rFonts w:ascii="Cambria Math" w:hAnsi="Cambria Math"/>
                  <w:sz w:val="20"/>
                  <w:szCs w:val="20"/>
                  <w:lang w:val="en-GB"/>
                </w:rPr>
                <m:t xml:space="preserve">Var</m:t>
              </m:r>
              <m:d>
                <m:dPr>
                  <m:begChr m:val="("/>
                  <m:endChr m:val=")"/>
                  <m:ctrlPr>
                    <w:rPr>
                      <w:rFonts w:ascii="Cambria Math" w:hAnsi="Cambria Math"/>
                      <w:sz w:val="20"/>
                      <w:szCs w:val="20"/>
                      <w:lang w:val="en-GB"/>
                    </w:rPr>
                  </m:ctrlPr>
                </m:dPr>
                <m:e>
                  <m:acc>
                    <m:accPr>
                      <m:chr m:val="̃"/>
                      <m:ctrlPr>
                        <w:rPr>
                          <w:rFonts w:ascii="Cambria Math" w:hAnsi="Cambria Math"/>
                          <w:sz w:val="20"/>
                          <w:szCs w:val="20"/>
                          <w:lang w:val="en-GB"/>
                        </w:rPr>
                      </m:ctrlPr>
                    </m:accPr>
                    <m:e>
                      <m:r>
                        <w:rPr>
                          <w:rFonts w:ascii="Cambria Math" w:hAnsi="Cambria Math"/>
                          <w:sz w:val="20"/>
                          <w:szCs w:val="20"/>
                          <w:lang w:val="en-GB"/>
                        </w:rPr>
                        <m:t xml:space="preserve">f</m:t>
                      </m:r>
                    </m:e>
                  </m:acc>
                </m:e>
              </m:d>
            </m:den>
          </m:f>
        </m:oMath>
      </w:ins>
      <w:ins w:id="13834" w:author="Albert Kwame Osei-Owusu" w:date="2026-09-13T09:00:00Z">
        <w:r>
          <w:tab/>
          <w:t xml:space="preserve">(A.15)</w:t>
        </w:r>
      </w:ins>
    </w:p>
    <w:p>
      <w:pPr>
        <w:spacing w:line="240" w:lineRule="auto"/>
        <w:rPr>
          <w:ins w:id="5501" w:author="Albert Kwame Osei-Owusu" w:date="2026-09-12T09:00:00Z"/>
          <w:rFonts w:ascii="Times New Roman" w:hAnsi="Times New Roman" w:cs="Times New Roman"/>
          <w:sz w:val="20"/>
          <w:szCs w:val="20"/>
          <w:lang w:val="en-GB"/>
        </w:rPr>
      </w:pPr>
      <w:ins w:id="48571" w:author="Albert Kwame Osei-Owusu" w:date="2026-09-14T09:00:00Z">
        <w:r>
          <w:rPr>
            <w:rFonts w:ascii="Times New Roman" w:hAnsi="Times New Roman" w:cs="Times New Roman"/>
            <w:sz w:val="20"/>
            <w:szCs w:val="20"/>
            <w:lang w:val="en-GB"/>
          </w:rPr>
          <w:t xml:space="preserve">and the covariance of the two travel terms is reported as its own share, so that the shares sum to 100%. For the 2022 climate footprint, the input-output parameters account for 69.6% of the variance, patient and visitor travel for 7.9%, employee commuting for 9% and their covariance for 13.4%; the three remaining terms together account for 0.12%.</w:t>
        </w:r>
      </w:ins>
    </w:p>
    <w:p>
      <w:pPr>
        <w:spacing w:line="240" w:lineRule="auto"/>
        <w:rPr>
          <w:ins w:id="5503" w:author="Albert Kwame Osei-Owusu" w:date="2026-09-12T09:00:00Z"/>
          <w:rFonts w:ascii="Times New Roman" w:hAnsi="Times New Roman" w:cs="Times New Roman"/>
          <w:sz w:val="20"/>
          <w:szCs w:val="20"/>
          <w:lang w:val="en-GB"/>
        </w:rPr>
      </w:pPr>
      <w:ins w:id="123084" w:author="Albert Kwame Osei-Owusu" w:date="2026-10-21T20:00:00Z">
        <w:r>
          <w:rPr>
            <w:rFonts w:ascii="Times New Roman" w:hAnsi="Times New Roman" w:cs="Times New Roman"/>
            <w:sz w:val="20"/>
            <w:szCs w:val="20"/>
            <w:lang w:val="en-GB"/>
          </w:rPr>
          <w:t xml:space="preserve">The decomposition has two consequences.</w:t>
        </w:r>
      </w:ins>
      <w:ins w:id="49572" w:author="Albert Kwame Osei-Owusu" w:date="2026-09-14T09:00:00Z">
        <w:r>
          <w:rPr>
            <w:rFonts w:ascii="Times New Roman" w:hAnsi="Times New Roman" w:cs="Times New Roman"/>
            <w:sz w:val="20"/>
            <w:szCs w:val="20"/>
            <w:lang w:val="en-GB"/>
          </w:rPr>
          <w:t xml:space="preserve"> First, the width of the reported intervals is largely a property of the multi-regional input-output data and not of the Danish primary data, so better national data on anaesthetic gases and inhaler propellants would not narrow them, and removing all travel uncertainty would narrow them by only about a sixth. Second, the ranking of contributors is more precisely determined than their levels, because the shared input-output factor cancels in a ratio</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pharmaceuticals and chemical products hold rank one in 96.6% of </w:t>
        </w:r>
        <w:r>
          <w:rPr>
            <w:rFonts w:ascii="Times New Roman" w:hAnsi="Times New Roman" w:cs="Times New Roman"/>
            <w:sz w:val="20"/>
            <w:szCs w:val="20"/>
            <w:lang w:val="en-GB"/>
          </w:rPr>
          <w:t xml:space="preserve">draws on the Chemicals n.e.c. intensity,</w:t>
        </w:r>
        <w:r>
          <w:rPr>
            <w:rFonts w:ascii="Times New Roman" w:hAnsi="Times New Roman" w:cs="Times New Roman"/>
            <w:sz w:val="20"/>
            <w:szCs w:val="20"/>
            <w:lang w:val="en-GB"/>
          </w:rPr>
          <w:t xml:space="preserve"> while their level spans 982 to 1,358 kt CO₂e.</w:t>
        </w:r>
      </w:ins>
    </w:p>
    <w:p>
      <w:pPr>
        <w:spacing w:line="240" w:lineRule="auto"/>
        <w:rPr>
          <w:ins w:id="5505" w:author="Albert Kwame Osei-Owusu" w:date="2026-09-12T09:00:00Z"/>
          <w:rFonts w:ascii="Times New Roman" w:hAnsi="Times New Roman" w:cs="Times New Roman"/>
          <w:sz w:val="20"/>
          <w:szCs w:val="20"/>
          <w:lang w:val="en-GB"/>
        </w:rPr>
      </w:pPr>
      <w:ins w:id="50573" w:author="Albert Kwame Osei-Owusu" w:date="2026-09-14T09:00:00Z">
        <w:r>
          <w:rPr>
            <w:rFonts w:ascii="Times New Roman" w:hAnsi="Times New Roman" w:cs="Times New Roman"/>
            <w:sz w:val="20"/>
            <w:szCs w:val="20"/>
            <w:lang w:val="en-GB"/>
          </w:rPr>
          <w:t xml:space="preserve">Choices that are decisions rather than measurement error are reported as sensitivity cases beside the interval, not folded into it. </w:t>
        </w:r>
        <w:r>
          <w:rPr>
            <w:rFonts w:ascii="Times New Roman" w:hAnsi="Times New Roman" w:cs="Times New Roman"/>
            <w:sz w:val="20"/>
            <w:szCs w:val="20"/>
            <w:lang w:val="en-GB"/>
          </w:rPr>
          <w:t xml:space="preserve">The most important of these concern medicines. On a pharmaceutical-specific intensity the median decreases </w:t>
        </w:r>
        <w:r>
          <w:rPr>
            <w:rFonts w:ascii="Times New Roman" w:hAnsi="Times New Roman" w:cs="Times New Roman"/>
            <w:sz w:val="20"/>
            <w:szCs w:val="20"/>
            <w:lang w:val="en-GB"/>
          </w:rPr>
          <w:t xml:space="preserve">to just inside</w:t>
        </w:r>
        <w:r>
          <w:rPr>
            <w:rFonts w:ascii="Times New Roman" w:hAnsi="Times New Roman" w:cs="Times New Roman"/>
            <w:sz w:val="20"/>
            <w:szCs w:val="20"/>
            <w:lang w:val="en-GB"/>
          </w:rPr>
          <w:t xml:space="preserve"> the lower end of the parametric interval, and adding the medicines that the services purchases omit increases the footprint above its upper end (see Sensitivity). Choices about medicines therefore move the estimate further than the parameter uncertainty does.</w:t>
        </w:r>
      </w:ins>
    </w:p>
    <w:p>
      <w:pPr>
        <w:pStyle w:val="Heading2"/>
        <w:rPr>
          <w:ins w:id="13835" w:author="Albert Kwame Osei-Owusu" w:date="2026-09-13T09:00:00Z"/>
          <w:lang w:val="en-GB"/>
        </w:rPr>
      </w:pPr>
      <w:ins w:id="13836" w:author="Albert Kwame Osei-Owusu" w:date="2026-09-13T09:00:00Z">
        <w:r>
          <w:rPr>
            <w:lang w:val="en-GB"/>
          </w:rPr>
          <w:t xml:space="preserve">Sensitivity</w:t>
        </w:r>
      </w:ins>
    </w:p>
    <w:p>
      <w:pPr>
        <w:spacing w:after="160" w:line="240" w:lineRule="auto"/>
        <w:rPr>
          <w:ins w:id="13837" w:author="Albert Kwame Osei-Owusu" w:date="2026-09-13T09:00:00Z"/>
          <w:rFonts w:ascii="Times New Roman" w:hAnsi="Times New Roman" w:cs="Times New Roman"/>
          <w:sz w:val="20"/>
          <w:szCs w:val="20"/>
          <w:lang w:val="en-GB"/>
        </w:rPr>
      </w:pPr>
      <w:ins w:id="123086" w:author="Albert Kwame Osei-Owusu" w:date="2026-10-21T20:00:00Z">
        <w:r>
          <w:rPr>
            <w:rFonts w:ascii="Times New Roman" w:hAnsi="Times New Roman" w:cs="Times New Roman"/>
            <w:sz w:val="20"/>
            <w:szCs w:val="20"/>
            <w:lang w:val="en-GB"/>
          </w:rPr>
          <w:t xml:space="preserve">Each sensitivity case changes one modelling </w:t>
        </w:r>
        <w:r>
          <w:rPr>
            <w:rFonts w:ascii="Times New Roman" w:hAnsi="Times New Roman" w:cs="Times New Roman"/>
            <w:sz w:val="20"/>
            <w:szCs w:val="20"/>
            <w:lang w:val="en-GB"/>
          </w:rPr>
          <w:t xml:space="preserve">choice (one case combines two),</w:t>
        </w:r>
        <w:r>
          <w:rPr>
            <w:rFonts w:ascii="Times New Roman" w:hAnsi="Times New Roman" w:cs="Times New Roman"/>
            <w:sz w:val="20"/>
            <w:szCs w:val="20"/>
            <w:lang w:val="en-GB"/>
          </w:rPr>
          <w:t xml:space="preserve"> reruns the model and is compared with the headline of 4,267 kt CO₂e; every case, what it changes, how it is computed and its result are listed under Sensitivity cases in summary at the end of this appendix. The cases fall into three groups. The representation of medicines moves the climate footprint furthest, from 12.5% below to 34.4% above the headline, and decides whether pharmaceuticals and chemical products or services hold rank </w:t>
        </w:r>
        <w:r>
          <w:rPr>
            <w:rFonts w:ascii="Times New Roman" w:hAnsi="Times New Roman" w:cs="Times New Roman"/>
            <w:sz w:val="20"/>
            <w:szCs w:val="20"/>
            <w:lang w:val="en-GB"/>
          </w:rPr>
          <w:t xml:space="preserve">one; the upper case also fails a structural test, placing 78% of blue water consumption on pharmaceuticals and chemical products, against 42.9% in the Dutch results [8].</w:t>
        </w:r>
        <w:r>
          <w:rPr>
            <w:rFonts w:ascii="Times New Roman" w:hAnsi="Times New Roman" w:cs="Times New Roman"/>
            <w:sz w:val="20"/>
            <w:szCs w:val="20"/>
            <w:lang w:val="en-GB"/>
          </w:rPr>
          <w:t xml:space="preserve"> The boundary moves it by similar amounts, from 18.9% below without residential and elder care to 17% above with childcare, and </w:t>
        </w:r>
        <w:r>
          <w:rPr>
            <w:rFonts w:ascii="Times New Roman" w:hAnsi="Times New Roman" w:cs="Times New Roman"/>
            <w:sz w:val="20"/>
            <w:szCs w:val="20"/>
            <w:lang w:val="en-GB"/>
          </w:rPr>
          <w:t xml:space="preserve">each of the three </w:t>
        </w:r>
        <w:r>
          <w:rPr>
            <w:rFonts w:ascii="Times New Roman" w:hAnsi="Times New Roman" w:cs="Times New Roman"/>
            <w:sz w:val="20"/>
            <w:szCs w:val="20"/>
            <w:lang w:val="en-GB"/>
          </w:rPr>
          <w:t xml:space="preserve">capital</w:t>
        </w:r>
        <w:r>
          <w:rPr>
            <w:rFonts w:ascii="Times New Roman" w:hAnsi="Times New Roman" w:cs="Times New Roman"/>
            <w:sz w:val="20"/>
            <w:szCs w:val="20"/>
            <w:lang w:val="en-GB"/>
          </w:rPr>
          <w:t xml:space="preserve"> treatments, one of which endogenises capital on matrices built by the method of Södersten and colleagues [22],</w:t>
        </w:r>
        <w:r>
          <w:rPr>
            <w:rFonts w:ascii="Times New Roman" w:hAnsi="Times New Roman" w:cs="Times New Roman"/>
            <w:sz w:val="20"/>
            <w:szCs w:val="20"/>
            <w:lang w:val="en-GB"/>
          </w:rPr>
          <w:t xml:space="preserve"> would add between 12.5% and 19% on its own</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but these cases describe a differently defined health sector rather than an error in the headline. </w:t>
        </w:r>
        <w:r>
          <w:rPr>
            <w:rFonts w:ascii="Times New Roman" w:hAnsi="Times New Roman" w:cs="Times New Roman"/>
            <w:sz w:val="20"/>
            <w:szCs w:val="20"/>
            <w:lang w:val="en-GB"/>
          </w:rPr>
          <w:t xml:space="preserve">The remaining choices, the sea-transport target share within its plausible range, the valuation of distribution margins and the GWP revision, move the climate footprint by less than 12%, two of the three by less than 4%, and the correlation between the travel terms moves only the interval.</w:t>
        </w:r>
        <w:r>
          <w:rPr>
            <w:rFonts w:ascii="Times New Roman" w:hAnsi="Times New Roman" w:cs="Times New Roman"/>
            <w:sz w:val="20"/>
            <w:szCs w:val="20"/>
            <w:lang w:val="en-GB"/>
          </w:rPr>
          <w:t xml:space="preserve"> Leaving EXIOBASE’s own sea-transport allocation uncorrected would add </w:t>
        </w:r>
        <w:r>
          <w:rPr>
            <w:rFonts w:ascii="Times New Roman" w:hAnsi="Times New Roman" w:cs="Times New Roman"/>
            <w:sz w:val="20"/>
            <w:szCs w:val="20"/>
            <w:lang w:val="en-GB"/>
          </w:rPr>
          <w:t xml:space="preserve">33.3%;</w:t>
        </w:r>
        <w:r>
          <w:rPr>
            <w:rFonts w:ascii="Times New Roman" w:hAnsi="Times New Roman" w:cs="Times New Roman"/>
            <w:sz w:val="20"/>
            <w:szCs w:val="20"/>
            <w:lang w:val="en-GB"/>
          </w:rPr>
          <w:t xml:space="preserve"> the reallocation is part of the headline </w:t>
        </w:r>
        <w:r>
          <w:rPr>
            <w:rFonts w:ascii="Times New Roman" w:hAnsi="Times New Roman" w:cs="Times New Roman"/>
            <w:sz w:val="20"/>
            <w:szCs w:val="20"/>
            <w:lang w:val="en-GB"/>
          </w:rPr>
          <w:t xml:space="preserve">because that allocation is an artefact of the database rather than a feature of the Danish economy </w:t>
        </w:r>
        <w:r>
          <w:rPr>
            <w:rFonts w:ascii="Times New Roman" w:hAnsi="Times New Roman" w:cs="Times New Roman"/>
            <w:sz w:val="20"/>
            <w:szCs w:val="20"/>
            <w:lang w:val="en-GB"/>
          </w:rPr>
          <w:t xml:space="preserve">(see The Danish sea-transport reallocation). Electricity, gas and district heat stay at EXIOBASE’s own purchases in the re-weighting test, because EXIOBASE version 3.8.2 records the output of Danish steam and hot water supply at about a fifth of Statistics Denmark’s (379 against 1,799 million euros) while booking most combined heat-and-power emissions to it; routing the national heat purchases through it would add 1,100 kt that belong to the background rather than to </w:t>
        </w:r>
        <w:r>
          <w:rPr>
            <w:rFonts w:ascii="Times New Roman" w:hAnsi="Times New Roman" w:cs="Times New Roman"/>
            <w:sz w:val="20"/>
            <w:szCs w:val="20"/>
            <w:lang w:val="en-GB"/>
          </w:rPr>
          <w:t xml:space="preserve">what </w:t>
        </w:r>
        <w:r>
          <w:rPr>
            <w:rFonts w:ascii="Times New Roman" w:hAnsi="Times New Roman" w:cs="Times New Roman"/>
            <w:sz w:val="20"/>
            <w:szCs w:val="20"/>
            <w:lang w:val="en-GB"/>
          </w:rPr>
          <w:t xml:space="preserve">the</w:t>
        </w:r>
        <w:r>
          <w:rPr>
            <w:rFonts w:ascii="Times New Roman" w:hAnsi="Times New Roman" w:cs="Times New Roman"/>
            <w:sz w:val="20"/>
            <w:szCs w:val="20"/>
            <w:lang w:val="en-GB"/>
          </w:rPr>
          <w:t xml:space="preserve"> health</w:t>
        </w:r>
        <w:r>
          <w:rPr>
            <w:rFonts w:ascii="Times New Roman" w:hAnsi="Times New Roman" w:cs="Times New Roman"/>
            <w:sz w:val="20"/>
            <w:szCs w:val="20"/>
            <w:lang w:val="en-GB"/>
          </w:rPr>
          <w:t xml:space="preserve"> services </w:t>
        </w:r>
        <w:r>
          <w:rPr>
            <w:rFonts w:ascii="Times New Roman" w:hAnsi="Times New Roman" w:cs="Times New Roman"/>
            <w:sz w:val="20"/>
            <w:szCs w:val="20"/>
            <w:lang w:val="en-GB"/>
          </w:rPr>
          <w:t xml:space="preserve">buy.</w:t>
        </w:r>
      </w:ins>
    </w:p>
    <w:p>
      <w:pPr>
        <w:pStyle w:val="Heading2"/>
        <w:rPr>
          <w:ins w:id="13841" w:author="Albert Kwame Osei-Owusu" w:date="2026-09-13T09:00:00Z"/>
          <w:lang w:val="en-GB"/>
        </w:rPr>
      </w:pPr>
      <w:ins w:id="13842" w:author="Albert Kwame Osei-Owusu" w:date="2026-09-13T09:00:00Z">
        <w:r>
          <w:rPr>
            <w:lang w:val="en-GB"/>
          </w:rPr>
          <w:t xml:space="preserve">Quality assurance</w:t>
        </w:r>
      </w:ins>
    </w:p>
    <w:p>
      <w:pPr>
        <w:spacing w:after="160" w:line="240" w:lineRule="auto"/>
        <w:rPr>
          <w:ins w:id="13843" w:author="Albert Kwame Osei-Owusu" w:date="2026-09-13T09:00:00Z"/>
          <w:rFonts w:ascii="Times New Roman" w:hAnsi="Times New Roman" w:cs="Times New Roman"/>
          <w:sz w:val="20"/>
          <w:szCs w:val="20"/>
          <w:lang w:val="en-GB"/>
        </w:rPr>
      </w:pPr>
      <w:ins w:id="13844" w:author="Albert Kwame Osei-Owusu" w:date="2026-09-13T09:00:00Z">
        <w:r>
          <w:rPr>
            <w:rFonts w:ascii="Times New Roman" w:hAnsi="Times New Roman" w:cs="Times New Roman"/>
            <w:sz w:val="20"/>
            <w:szCs w:val="20"/>
            <w:lang w:val="en-GB"/>
          </w:rPr>
          <w:t xml:space="preserve">Every run ends with a consistency audit, published with the results. It checks the input-output identities, </w:t>
        </w:r>
      </w:ins>
      <w:ins w:id="13845" w:author="Albert Kwame Osei-Owusu" w:date="2026-09-13T09:00:00Z">
        <m:oMath>
          <m:r>
            <m:rPr>
              <m:sty m:val="b"/>
            </m:rPr>
            <w:rPr>
              <w:rFonts w:ascii="Cambria Math" w:hAnsi="Cambria Math"/>
              <w:sz w:val="20"/>
              <w:szCs w:val="20"/>
              <w:lang w:val="en-GB"/>
            </w:rPr>
            <m:t xml:space="preserve">A</m:t>
          </m:r>
          <m:r>
            <m:rPr>
              <m:sty m:val="b"/>
            </m:rPr>
            <w:rPr>
              <w:rFonts w:ascii="Cambria Math" w:hAnsi="Cambria Math"/>
              <w:sz w:val="20"/>
              <w:szCs w:val="20"/>
              <w:lang w:val="en-GB"/>
            </w:rPr>
            <m:t xml:space="preserve">x</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y</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x</m:t>
          </m:r>
        </m:oMath>
      </w:ins>
      <w:ins w:id="13846" w:author="Albert Kwame Osei-Owusu" w:date="2026-09-13T09:00:00Z">
        <w:r>
          <w:rPr>
            <w:rFonts w:ascii="Times New Roman" w:hAnsi="Times New Roman" w:cs="Times New Roman"/>
            <w:sz w:val="20"/>
            <w:szCs w:val="20"/>
            <w:lang w:val="en-GB"/>
          </w:rPr>
          <w:t xml:space="preserve"> and </w:t>
        </w:r>
      </w:ins>
      <w:ins w:id="13847" w:author="Albert Kwame Osei-Owusu" w:date="2026-09-13T09:00:00Z">
        <m:oMath>
          <m:r>
            <m:rPr>
              <m:sty m:val="b"/>
            </m:rPr>
            <w:rPr>
              <w:rFonts w:ascii="Cambria Math" w:hAnsi="Cambria Math"/>
              <w:sz w:val="20"/>
              <w:szCs w:val="20"/>
              <w:lang w:val="en-GB"/>
            </w:rPr>
            <m:t xml:space="preserve">L</m:t>
          </m:r>
          <m:d>
            <m:dPr>
              <m:begChr m:val="("/>
              <m:endChr m:val=")"/>
              <m:ctrlPr>
                <w:rPr>
                  <w:rFonts w:ascii="Cambria Math" w:hAnsi="Cambria Math"/>
                  <w:sz w:val="20"/>
                  <w:szCs w:val="20"/>
                  <w:lang w:val="en-GB"/>
                </w:rPr>
              </m:ctrlPr>
            </m:dPr>
            <m:e>
              <m:r>
                <m:rPr>
                  <m:sty m:val="b"/>
                </m:rPr>
                <w:rPr>
                  <w:rFonts w:ascii="Cambria Math" w:hAnsi="Cambria Math"/>
                  <w:sz w:val="20"/>
                  <w:szCs w:val="20"/>
                  <w:lang w:val="en-GB"/>
                </w:rPr>
                <m:t xml:space="preserve">I</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A</m:t>
              </m:r>
            </m:e>
          </m:d>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I</m:t>
          </m:r>
        </m:oMath>
      </w:ins>
      <w:ins w:id="13848" w:author="Albert Kwame Osei-Owusu" w:date="2026-09-13T09:00:00Z">
        <w:r>
          <w:rPr>
            <w:rFonts w:ascii="Times New Roman" w:hAnsi="Times New Roman" w:cs="Times New Roman"/>
            <w:sz w:val="20"/>
            <w:szCs w:val="20"/>
            <w:lang w:val="en-GB"/>
          </w:rPr>
          <w:t xml:space="preserve"> to </w:t>
        </w:r>
      </w:ins>
      <w:ins w:id="13849" w:author="Albert Kwame Osei-Owusu" w:date="2026-09-13T09:00:00Z">
        <m:oMath>
          <m:sSup>
            <m:sSupPr>
              <m:ctrlPr>
                <w:rPr>
                  <w:rFonts w:ascii="Cambria Math" w:hAnsi="Cambria Math"/>
                  <w:sz w:val="20"/>
                  <w:szCs w:val="20"/>
                  <w:lang w:val="en-GB"/>
                </w:rPr>
              </m:ctrlPr>
            </m:sSupPr>
            <m:e>
              <m:r>
                <m:rPr>
                  <m:sty m:val="p"/>
                </m:rPr>
                <w:rPr>
                  <w:rFonts w:ascii="Cambria Math" w:hAnsi="Cambria Math"/>
                  <w:sz w:val="20"/>
                  <w:szCs w:val="20"/>
                  <w:lang w:val="en-GB"/>
                </w:rPr>
                <m:t xml:space="preserve">10</m:t>
              </m:r>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6</m:t>
              </m:r>
            </m:sup>
          </m:sSup>
        </m:oMath>
      </w:ins>
      <w:ins w:id="13850" w:author="Albert Kwame Osei-Owusu" w:date="2026-09-13T09:00:00Z">
        <w:r>
          <w:rPr>
            <w:rFonts w:ascii="Times New Roman" w:hAnsi="Times New Roman" w:cs="Times New Roman"/>
            <w:sz w:val="20"/>
            <w:szCs w:val="20"/>
            <w:lang w:val="en-GB"/>
          </w:rPr>
          <w:t xml:space="preserve">, the inverse on 25 sampled columns; that the producing-node and purchased-product cuts each sum to the footprint; that the scope partition plus the self-supply loop returns the total, 4,265.07 kt plus 1.81 kt equals 4,266.88 kt; that 97 characterised categories reconcile with their detail to </w:t>
        </w:r>
      </w:ins>
      <w:ins w:id="13851" w:author="Albert Kwame Osei-Owusu" w:date="2026-09-13T09:00:00Z">
        <m:oMath>
          <m:sSup>
            <m:sSupPr>
              <m:ctrlPr>
                <w:rPr>
                  <w:rFonts w:ascii="Cambria Math" w:hAnsi="Cambria Math"/>
                  <w:sz w:val="20"/>
                  <w:szCs w:val="20"/>
                  <w:lang w:val="en-GB"/>
                </w:rPr>
              </m:ctrlPr>
            </m:sSupPr>
            <m:e>
              <m:r>
                <m:rPr>
                  <m:sty m:val="p"/>
                </m:rPr>
                <w:rPr>
                  <w:rFonts w:ascii="Cambria Math" w:hAnsi="Cambria Math"/>
                  <w:sz w:val="20"/>
                  <w:szCs w:val="20"/>
                  <w:lang w:val="en-GB"/>
                </w:rPr>
                <m:t xml:space="preserve">10</m:t>
              </m:r>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13</m:t>
              </m:r>
            </m:sup>
          </m:sSup>
        </m:oMath>
      </w:ins>
      <w:ins w:id="13852" w:author="Albert Kwame Osei-Owusu" w:date="2026-09-13T09:00:00Z">
        <w:r>
          <w:rPr>
            <w:rFonts w:ascii="Times New Roman" w:hAnsi="Times New Roman" w:cs="Times New Roman"/>
            <w:sz w:val="20"/>
            <w:szCs w:val="20"/>
            <w:lang w:val="en-GB"/>
          </w:rPr>
          <w:t xml:space="preserve">; that the input-output climate component agrees across the ten tables that carry it; that each of the thirteen model </w:t>
        </w:r>
        <w:r>
          <w:rPr>
            <w:rFonts w:ascii="Times New Roman" w:hAnsi="Times New Roman" w:cs="Times New Roman"/>
            <w:sz w:val="20"/>
            <w:szCs w:val="20"/>
            <w:lang w:val="en-GB"/>
          </w:rPr>
          <w:t xml:space="preserve">variants, the reference years and their correction states,</w:t>
        </w:r>
        <w:r>
          <w:rPr>
            <w:rFonts w:ascii="Times New Roman" w:hAnsi="Times New Roman" w:cs="Times New Roman"/>
            <w:sz w:val="20"/>
            <w:szCs w:val="20"/>
            <w:lang w:val="en-GB"/>
          </w:rPr>
          <w:t xml:space="preserve"> reproduces its headline from its own background; that the sea-transport sensitivity reproduces the published total at the applied share; and that every result file has a lineage record naming its script, equations, inputs and method.</w:t>
        </w:r>
      </w:ins>
    </w:p>
    <w:p w14:paraId="57C1D8B5" w14:textId="77777777" w:rsidR="002B47D8" w:rsidRPr="000F0CBE" w:rsidRDefault="002B47D8" w:rsidP="000F0CBE">
      <w:pPr>
        <w:pStyle w:val="Heading2"/>
        <w:rPr>
          <w:lang w:val="en-GB"/>
        </w:rPr>
      </w:pPr>
      <w:del w:id="2337" w:author="Albert Kwame Osei-Owusu" w:date="2026-09-12T09:00:00Z">
        <w:r>
          <w:rPr>
            <w:lang w:val="en-GB"/>
          </w:rPr>
          <w:delText xml:space="preserve">Data availability </w:delText>
        </w:r>
      </w:del>
      <w:ins w:id="2338" w:author="Albert Kwame Osei-Owusu" w:date="2026-09-12T09:00:00Z">
        <w:del w:id="14449" w:author="Albert Kwame Osei-Owusu" w:date="2026-09-13T09:00:00Z">
          <w:r>
            <w:delText xml:space="preserve">Data availability</w:delText>
          </w:r>
        </w:del>
      </w:ins>
      <w:ins w:id="14451" w:author="Albert Kwame Osei-Owusu" w:date="2026-09-13T09:00:00Z">
        <w:r>
          <w:rPr>
            <w:lang w:val="en-GB"/>
          </w:rPr>
          <w:t xml:space="preserve">Data, code and software</w:t>
        </w:r>
      </w:ins>
    </w:p>
    <w:p w14:paraId="42A38D51" w14:textId="77777777" w:rsidR="002B47D8" w:rsidRPr="000F0CBE" w:rsidRDefault="00762819" w:rsidP="000F0CBE">
      <w:pPr>
        <w:spacing w:line="240" w:lineRule="auto"/>
        <w:rPr>
          <w:rFonts w:ascii="Times New Roman" w:hAnsi="Times New Roman" w:cs="Times New Roman"/>
          <w:sz w:val="20"/>
          <w:szCs w:val="20"/>
          <w:lang w:val="en-GB"/>
        </w:rPr>
      </w:pPr>
      <w:del w:id="14442" w:author="Albert Kwame Osei-Owusu" w:date="2026-09-13T09:00:00Z">
        <w:r>
          <w:rPr>
            <w:rFonts w:ascii="Times New Roman" w:hAnsi="Times New Roman" w:cs="Times New Roman"/>
            <w:sz w:val="20"/>
            <w:szCs w:val="20"/>
            <w:lang w:val="en-GB"/>
          </w:rPr>
          <w:delText>Materials required to reproduce the analysis are available in a public repository (</w:delText>
        </w:r>
      </w:del>
      <w:proofErr w:type="spellStart"/>
      <w:del w:id="14443" w:author="Albert Kwame Osei-Owusu" w:date="2026-09-13T09:00:00Z">
        <w:r>
          <w:rPr>
            <w:rFonts w:ascii="Times New Roman" w:hAnsi="Times New Roman" w:cs="Times New Roman"/>
            <w:sz w:val="20"/>
            <w:szCs w:val="20"/>
            <w:lang w:val="en-GB"/>
          </w:rPr>
          <w:delText>Zenodo</w:delText>
        </w:r>
      </w:del>
      <w:proofErr w:type="spellEnd"/>
      <w:del w:id="14444" w:author="Albert Kwame Osei-Owusu" w:date="2026-09-13T09:00:00Z">
        <w:r>
          <w:rPr>
            <w:rFonts w:ascii="Times New Roman" w:hAnsi="Times New Roman" w:cs="Times New Roman"/>
            <w:sz w:val="20"/>
            <w:szCs w:val="20"/>
            <w:lang w:val="en-GB"/>
          </w:rPr>
          <w:delText xml:space="preserve"> DOI: 10.5281/zenodo.20542390). These include the modified Python scripts implementing the Danish model, Danish Supply-Use Table extraction and preprocessing scripts, the SHA-to-EXIOBASE concordance, bottom-up datasets (nitrous oxide, </w:delText>
        </w:r>
      </w:del>
      <w:proofErr w:type="spellStart"/>
      <w:del w:id="14445" w:author="Albert Kwame Osei-Owusu" w:date="2026-09-13T09:00:00Z">
        <w:r>
          <w:rPr>
            <w:rFonts w:ascii="Times New Roman" w:hAnsi="Times New Roman" w:cs="Times New Roman"/>
            <w:sz w:val="20"/>
            <w:szCs w:val="20"/>
            <w:lang w:val="en-GB"/>
          </w:rPr>
          <w:delText>pMDIs</w:delText>
        </w:r>
      </w:del>
      <w:proofErr w:type="spellEnd"/>
      <w:del w:id="14446" w:author="Albert Kwame Osei-Owusu" w:date="2026-09-13T09:00:00Z">
        <w:r>
          <w:rPr>
            <w:rFonts w:ascii="Times New Roman" w:hAnsi="Times New Roman" w:cs="Times New Roman"/>
            <w:sz w:val="20"/>
            <w:szCs w:val="20"/>
            <w:lang w:val="en-GB"/>
          </w:rPr>
          <w:delText xml:space="preserve">, and private travel), and figure-generation code, along with documentation describing the modelling workflow. </w:delText>
        </w:r>
      </w:del>
      <w:ins w:id="52577" w:author="Albert Kwame Osei-Owusu" w:date="2026-09-14T09:00:00Z">
        <w:r>
          <w:rPr>
            <w:rFonts w:ascii="Times New Roman" w:hAnsi="Times New Roman" w:cs="Times New Roman"/>
            <w:sz w:val="20"/>
            <w:szCs w:val="20"/>
            <w:lang w:val="en-GB"/>
          </w:rPr>
          <w:t xml:space="preserve">The materials required to reproduce the analysis are in the project repository (github.com/Ofir2025/envr-footprint-healthcare-Dk2025): the Python modules implementing the Danish model, the extraction of the Danish input-output tables, the SHA-to-EXIOBASE concordance, the bottom-up inputs, the figure code and a lineage record naming, for every result file, the script, equations, inputs and published method behind it. An earlier version of the code is archived as release v1.0.1 (DOI: 10.5281/zenodo.21493995); the version reported here is to be archived as a new version of the same Zenodo record (concept DOI: 10.5281/zenodo.20542389).</w:t>
        </w:r>
      </w:ins>
    </w:p>
    <w:p w14:paraId="1771360B" w14:textId="77777777" w:rsidR="002B47D8" w:rsidRPr="000F0CBE" w:rsidRDefault="002B47D8" w:rsidP="000F0CBE">
      <w:pPr>
        <w:spacing w:line="240" w:lineRule="auto"/>
        <w:rPr>
          <w:rFonts w:ascii="Times New Roman" w:hAnsi="Times New Roman" w:cs="Times New Roman"/>
          <w:sz w:val="20"/>
          <w:szCs w:val="20"/>
          <w:lang w:val="en-GB"/>
        </w:rPr>
      </w:pPr>
      <w:del w:id="14435" w:author="Albert Kwame Osei-Owusu" w:date="2026-09-13T09:00:00Z">
        <w:r>
          <w:rPr>
            <w:rFonts w:ascii="Times New Roman" w:hAnsi="Times New Roman" w:cs="Times New Roman"/>
            <w:sz w:val="20"/>
            <w:szCs w:val="20"/>
            <w:lang w:val="en-GB"/>
          </w:rPr>
          <w:delText xml:space="preserve">The analysis relies on </w:delText>
        </w:r>
      </w:del>
      <w:del w:id="3387" w:author="Albert Kwame Osei-Owusu" w:date="2026-09-12T09:00:00Z">
        <w:r>
          <w:rPr>
            <w:rFonts w:ascii="Times New Roman" w:hAnsi="Times New Roman" w:cs="Times New Roman"/>
            <w:sz w:val="20"/>
            <w:szCs w:val="20"/>
            <w:lang w:val="en-GB"/>
          </w:rPr>
          <w:delText xml:space="preserve">EXIOBASE v3.7 and</w:delText>
        </w:r>
      </w:del>
      <w:ins w:id="3388" w:author="Albert Kwame Osei-Owusu" w:date="2026-09-12T09:00:00Z">
        <w:del w:id="14436" w:author="Albert Kwame Osei-Owusu" w:date="2026-09-13T09:00:00Z">
          <w:r>
            <w:rPr>
              <w:rFonts w:ascii="Times New Roman" w:hAnsi="Times New Roman" w:cs="Times New Roman"/>
              <w:sz w:val="20"/>
              <w:szCs w:val="20"/>
              <w:lang w:val="en-GB"/>
            </w:rPr>
            <w:delText xml:space="preserve">EXIOBASE version 3.8.2 and</w:delText>
          </w:r>
        </w:del>
      </w:ins>
      <w:del w:id="14437" w:author="Albert Kwame Osei-Owusu" w:date="2026-09-13T09:00:00Z">
        <w:r>
          <w:rPr>
            <w:rFonts w:ascii="Times New Roman" w:hAnsi="Times New Roman" w:cs="Times New Roman"/>
            <w:sz w:val="20"/>
            <w:szCs w:val="20"/>
            <w:lang w:val="en-GB"/>
          </w:rPr>
          <w:delText xml:space="preserve"> Danish national accounts data from Statistics Denmark, which are subject to licensing and access restrictions and must be obtained independently. All other data generated or analysed during this study are included in the repository. </w:delText>
        </w:r>
      </w:del>
      <w:ins w:id="14439" w:author="Albert Kwame Osei-Owusu" w:date="2026-09-13T09:00:00Z">
        <w:r>
          <w:rPr>
            <w:rFonts w:ascii="Times New Roman" w:hAnsi="Times New Roman" w:cs="Times New Roman"/>
            <w:sz w:val="20"/>
            <w:szCs w:val="20"/>
            <w:lang w:val="en-GB"/>
          </w:rPr>
          <w:t xml:space="preserve">EXIOBASE version 3.8.2 is openly licensed (CC BY-SA 4.0) </w:t>
        </w:r>
      </w:ins>
      <w:ins w:id="14440" w:author="Albert Kwame Osei-Owusu" w:date="2026-09-13T09:00:00Z">
        <w:r>
          <w:rPr>
            <w:rFonts w:ascii="Times New Roman" w:hAnsi="Times New Roman" w:cs="Times New Roman"/>
            <w:sz w:val="20"/>
            <w:szCs w:val="20"/>
            <w:highlight w:val="yellow"/>
            <w:lang w:val="en-GB"/>
          </w:rPr>
          <w:t xml:space="preserve">[23]</w:t>
        </w:r>
      </w:ins>
      <w:ins w:id="14441" w:author="Albert Kwame Osei-Owusu" w:date="2026-09-13T09:00:00Z">
        <w:r>
          <w:rPr>
            <w:rFonts w:ascii="Times New Roman" w:hAnsi="Times New Roman" w:cs="Times New Roman"/>
            <w:sz w:val="20"/>
            <w:szCs w:val="20"/>
            <w:lang w:val="en-GB"/>
          </w:rPr>
          <w:t xml:space="preserve"> and Statistics Denmark’s tables are public; both are obtained from their providers, and the repository records their identifiers and retrieval dates.</w:t>
        </w:r>
      </w:ins>
    </w:p>
    <w:p w14:paraId="6D3300C3" w14:textId="3991A300" w:rsidR="002B47D8" w:rsidRPr="000F0CBE" w:rsidRDefault="002B47D8" w:rsidP="000F0CBE">
      <w:pPr>
        <w:spacing w:line="240" w:lineRule="auto"/>
        <w:rPr>
          <w:rFonts w:ascii="Times New Roman" w:hAnsi="Times New Roman" w:cs="Times New Roman"/>
          <w:sz w:val="20"/>
          <w:szCs w:val="20"/>
          <w:lang w:val="en-GB"/>
        </w:rPr>
      </w:pPr>
      <w:del w:id="14426" w:author="Albert Kwame Osei-Owusu" w:date="2026-09-13T09:00:00Z">
        <w:r>
          <w:rPr>
            <w:rFonts w:ascii="Times New Roman" w:hAnsi="Times New Roman" w:cs="Times New Roman"/>
            <w:sz w:val="20"/>
            <w:szCs w:val="20"/>
            <w:lang w:val="en-GB"/>
          </w:rPr>
          <w:delText xml:space="preserve">The analysis was implemented in Python (v3.11.7) using pandas (v2.1.4), </w:delText>
        </w:r>
      </w:del>
      <w:proofErr w:type="spellStart"/>
      <w:del w:id="14427" w:author="Albert Kwame Osei-Owusu" w:date="2026-09-13T09:00:00Z">
        <w:r>
          <w:rPr>
            <w:rFonts w:ascii="Times New Roman" w:hAnsi="Times New Roman" w:cs="Times New Roman"/>
            <w:sz w:val="20"/>
            <w:szCs w:val="20"/>
            <w:lang w:val="en-GB"/>
          </w:rPr>
          <w:delText>numpy</w:delText>
        </w:r>
      </w:del>
      <w:proofErr w:type="spellEnd"/>
      <w:del w:id="14428" w:author="Albert Kwame Osei-Owusu" w:date="2026-09-13T09:00:00Z">
        <w:r>
          <w:rPr>
            <w:rFonts w:ascii="Times New Roman" w:hAnsi="Times New Roman" w:cs="Times New Roman"/>
            <w:sz w:val="20"/>
            <w:szCs w:val="20"/>
            <w:lang w:val="en-GB"/>
          </w:rPr>
          <w:delText xml:space="preserve"> (v1.26.4), and matplotlib (v3.8.0). The model implementation corresponds to repository release v1.0.</w:delText>
        </w:r>
      </w:del>
      <w:del w:id="14429" w:author="Albert Kwame Osei-Owusu" w:date="2026-09-13T09:00:00Z">
        <w:r w:rsidR="003E14F8">
          <w:rPr>
            <w:rFonts w:ascii="Times New Roman" w:hAnsi="Times New Roman" w:cs="Times New Roman"/>
            <w:sz w:val="20"/>
            <w:szCs w:val="20"/>
            <w:lang w:val="en-GB"/>
          </w:rPr>
          <w:delText>1</w:delText>
        </w:r>
      </w:del>
      <w:del w:id="14430" w:author="Albert Kwame Osei-Owusu" w:date="2026-09-13T09:00:00Z">
        <w:r>
          <w:rPr>
            <w:rFonts w:ascii="Times New Roman" w:hAnsi="Times New Roman" w:cs="Times New Roman"/>
            <w:sz w:val="20"/>
            <w:szCs w:val="20"/>
            <w:lang w:val="en-GB"/>
          </w:rPr>
          <w:delText xml:space="preserve"> (DOI: </w:delText>
        </w:r>
      </w:del>
      <w:hyperlink r:id="rId12" w:history="1">
        <w:del w:id="14431" w:author="Albert Kwame Osei-Owusu" w:date="2026-09-13T09:00:00Z">
          <w:r w:rsidR="004319DB" w:rsidRPr="004319DB">
            <w:rPr>
              <w:rStyle w:val="Hyperlink"/>
              <w:rFonts w:ascii="Times New Roman" w:hAnsi="Times New Roman" w:cs="Times New Roman"/>
              <w:sz w:val="20"/>
              <w:szCs w:val="20"/>
            </w:rPr>
            <w:delText>10.5281/zenodo.21493995</w:delText>
          </w:r>
        </w:del>
      </w:hyperlink>
      <w:del w:id="14432" w:author="Albert Kwame Osei-Owusu" w:date="2026-09-13T09:00:00Z">
        <w:r>
          <w:rPr>
            <w:rFonts w:ascii="Times New Roman" w:hAnsi="Times New Roman" w:cs="Times New Roman"/>
            <w:sz w:val="20"/>
            <w:szCs w:val="20"/>
            <w:lang w:val="en-GB"/>
          </w:rPr>
          <w:delText xml:space="preserve">). </w:delText>
        </w:r>
      </w:del>
      <w:ins w:id="14434" w:author="Albert Kwame Osei-Owusu" w:date="2026-09-13T09:00:00Z">
        <w:r>
          <w:rPr>
            <w:rFonts w:ascii="Times New Roman" w:hAnsi="Times New Roman" w:cs="Times New Roman"/>
            <w:sz w:val="20"/>
            <w:szCs w:val="20"/>
            <w:lang w:val="en-GB"/>
          </w:rPr>
          <w:t xml:space="preserve">The analysis was implemented in Python 3.14.4 with pandas 3.0.2, NumPy 2.4.4, SciPy 1.17.1 and Matplotlib 3.10.9, and the figures were drawn in R 4.5.2. A single script, scripts/run_pipeline.py, runs every analysis stage in dependency order and ends with the consistency audit described under Quality assurance.</w:t>
        </w:r>
      </w:ins>
    </w:p>
    <w:p w14:paraId="58B11E97" w14:textId="77777777" w:rsidR="00161887" w:rsidRPr="000F0CBE" w:rsidRDefault="00161887" w:rsidP="00161887">
      <w:pPr>
        <w:pStyle w:val="Heading2"/>
        <w:rPr>
          <w:lang w:val="en-GB"/>
        </w:rPr>
      </w:pPr>
      <w:del w:id="105732" w:author="Albert Kwame Osei-Owusu" w:date="2026-09-14T09:00:00Z">
        <w:r>
          <w:rPr>
            <w:lang w:val="en-GB"/>
          </w:rPr>
          <w:delText xml:space="preserve">Scope 1, scope 2, and scope 3 of greenhouse gas emissions</w:delText>
        </w:r>
      </w:del>
      <w:ins w:id="105733" w:author="Albert Kwame Osei-Owusu" w:date="2026-09-14T09:00:00Z">
        <w:r>
          <w:rPr>
            <w:lang w:val="en-GB"/>
          </w:rPr>
          <w:t xml:space="preserve">Scope 1, 2 and 3 greenhouse gas emissions</w:t>
        </w:r>
      </w:ins>
    </w:p>
    <w:p w14:paraId="1DEF7A79" w14:textId="77777777" w:rsidR="002B47D8" w:rsidRPr="000F0CBE" w:rsidRDefault="002B47D8" w:rsidP="000F0CBE">
      <w:pPr>
        <w:spacing w:line="240" w:lineRule="auto"/>
        <w:rPr>
          <w:rFonts w:ascii="Times New Roman" w:hAnsi="Times New Roman" w:cs="Times New Roman"/>
          <w:sz w:val="20"/>
          <w:szCs w:val="20"/>
          <w:lang w:val="en-GB"/>
        </w:rPr>
      </w:pPr>
      <w:del w:id="14414" w:author="Albert Kwame Osei-Owusu" w:date="2026-09-13T09:00:00Z">
        <w:r>
          <w:rPr>
            <w:rFonts w:ascii="Times New Roman" w:hAnsi="Times New Roman" w:cs="Times New Roman"/>
            <w:sz w:val="20"/>
            <w:szCs w:val="20"/>
            <w:lang w:val="en-GB"/>
          </w:rPr>
          <w:delText xml:space="preserve">A Scope 1-3 decomposition of greenhouse gas emissions was conducted by combining the EEIO framework with the bottom-up estimates. </w:delText>
        </w:r>
      </w:del>
      <w:del w:id="3383" w:author="Albert Kwame Osei-Owusu" w:date="2026-09-12T09:00:00Z">
        <w:r>
          <w:rPr>
            <w:rFonts w:ascii="Times New Roman" w:hAnsi="Times New Roman" w:cs="Times New Roman"/>
            <w:sz w:val="20"/>
            <w:szCs w:val="20"/>
            <w:lang w:val="en-GB"/>
          </w:rPr>
          <w:delText xml:space="preserve">Scope 1 was defined as direct emissions from Danish healthcare service sectors, supplemented with bottom-up estimates of anaesthetic gases and </w:delText>
        </w:r>
      </w:del>
      <w:ins w:id="3384" w:author="Albert Kwame Osei-Owusu" w:date="2026-09-12T09:00:00Z">
        <w:del w:id="14415" w:author="Albert Kwame Osei-Owusu" w:date="2026-09-13T09:00:00Z">
          <w:r>
            <w:rPr>
              <w:rFonts w:ascii="Times New Roman" w:hAnsi="Times New Roman" w:cs="Times New Roman"/>
              <w:sz w:val="20"/>
              <w:szCs w:val="20"/>
              <w:lang w:val="en-GB"/>
            </w:rPr>
            <w:delText xml:space="preserve">Scope 1 is taken from Statistics Denmark's DRIVHUS greenhouse-gas accounts by industry for the health and social care industries, with hospital nitrous oxide netted out of that figure before the bottom-up terms for anaesthetic gases and </w:delText>
          </w:r>
        </w:del>
      </w:ins>
      <w:proofErr w:type="spellStart"/>
      <w:del w:id="14416" w:author="Albert Kwame Osei-Owusu" w:date="2026-09-13T09:00:00Z">
        <w:r>
          <w:rPr>
            <w:rFonts w:ascii="Times New Roman" w:hAnsi="Times New Roman" w:cs="Times New Roman"/>
            <w:sz w:val="20"/>
            <w:szCs w:val="20"/>
            <w:lang w:val="en-GB"/>
          </w:rPr>
          <w:delText>pMDIs</w:delText>
        </w:r>
      </w:del>
      <w:proofErr w:type="spellEnd"/>
      <w:del w:id="3385" w:author="Albert Kwame Osei-Owusu" w:date="2026-09-12T09:00:00Z">
        <w:r>
          <w:rPr>
            <w:rFonts w:ascii="Times New Roman" w:hAnsi="Times New Roman" w:cs="Times New Roman"/>
            <w:sz w:val="20"/>
            <w:szCs w:val="20"/>
            <w:lang w:val="en-GB"/>
          </w:rPr>
          <w:delText xml:space="preserve">. Scope 2 includes emissions from electricity, gas, and heat supply induced by healthcare demand. Scope 3 was calculated as the residual and includes all upstream supply-chain emissions. </w:delText>
        </w:r>
      </w:del>
      <w:ins w:id="3386" w:author="Albert Kwame Osei-Owusu" w:date="2026-09-12T09:00:00Z">
        <w:del w:id="14417" w:author="Albert Kwame Osei-Owusu" w:date="2026-09-13T09:00:00Z">
          <w:r>
            <w:rPr>
              <w:rFonts w:ascii="Times New Roman" w:hAnsi="Times New Roman" w:cs="Times New Roman"/>
              <w:sz w:val="20"/>
              <w:szCs w:val="20"/>
              <w:lang w:val="en-GB"/>
            </w:rPr>
            <w:delText xml:space="preserve"> are added. Scope 2 covers the electricity, gas and heat supply induced by health care demand. Scope 3 is the residual, covering all remaining upstream supply-chain emissions together with employee commuting. Patient and visitor travel falls outside the GHG Protocol's reporting boundary and is reported separately rather than folded into Scope 3. </w:delText>
          </w:r>
        </w:del>
      </w:ins>
      <w:ins w:id="123241" w:author="Albert Kwame Osei-Owusu" w:date="2026-10-21T20:00:00Z">
        <w:r>
          <w:rPr>
            <w:rFonts w:ascii="Times New Roman" w:hAnsi="Times New Roman" w:cs="Times New Roman"/>
            <w:sz w:val="20"/>
            <w:szCs w:val="20"/>
            <w:lang w:val="en-GB"/>
          </w:rPr>
          <w:t xml:space="preserve">The greenhouse gas footprint is partitioned following the Greenhouse Gas (GHG) Protocol [24], within the input-output scope framework of Hertwich and Wood [25]; Scope 2 is taken at the corporate standard’s boundary, which is narrower than their embodied-energy convention.</w:t>
        </w:r>
      </w:ins>
      <w:ins w:id="14423" w:author="Albert Kwame Osei-Owusu" w:date="2026-09-13T09:00:00Z">
        <w:r>
          <w:rPr>
            <w:rFonts w:ascii="Times New Roman" w:hAnsi="Times New Roman" w:cs="Times New Roman"/>
            <w:sz w:val="20"/>
            <w:szCs w:val="20"/>
            <w:lang w:val="en-GB"/>
          </w:rPr>
          <w:t xml:space="preserve"> Scope 1 comprises the direct emissions of the health and social care industries from Statistics Denmark’s DRIVHUS accounts </w:t>
        </w:r>
      </w:ins>
      <w:ins w:id="14424" w:author="Albert Kwame Osei-Owusu" w:date="2026-09-13T09:00:00Z">
        <w:r>
          <w:rPr>
            <w:rFonts w:ascii="Times New Roman" w:hAnsi="Times New Roman" w:cs="Times New Roman"/>
            <w:sz w:val="20"/>
            <w:szCs w:val="20"/>
            <w:highlight w:val="yellow"/>
            <w:lang w:val="en-GB"/>
          </w:rPr>
          <w:t xml:space="preserve">[17]</w:t>
        </w:r>
      </w:ins>
      <w:ins w:id="14425" w:author="Albert Kwame Osei-Owusu" w:date="2026-09-13T09:00:00Z">
        <w:r>
          <w:rPr>
            <w:rFonts w:ascii="Times New Roman" w:hAnsi="Times New Roman" w:cs="Times New Roman"/>
            <w:sz w:val="20"/>
            <w:szCs w:val="20"/>
            <w:lang w:val="en-GB"/>
          </w:rPr>
          <w:t xml:space="preserve">, with medical nitrous oxide netted out, plus the anaesthetic gases. Scope 2 comprises the emissions from generating the electricity, steam and hot water the health sector buys, traced through transmission and distribution within the energy block:</w:t>
        </w:r>
      </w:ins>
    </w:p>
    <w:p>
      <w:pPr>
        <w:tabs>
          <w:tab w:val="center" w:pos="4819"/>
          <w:tab w:val="right" w:pos="9638"/>
        </w:tabs>
        <w:spacing w:before="60" w:after="60"/>
        <w:rPr>
          <w:ins w:id="13853" w:author="Albert Kwame Osei-Owusu" w:date="2026-09-13T09:00:00Z"/>
        </w:rPr>
      </w:pPr>
      <w:ins w:id="13854" w:author="Albert Kwame Osei-Owusu" w:date="2026-09-13T09:00:00Z">
        <w:r>
          <w:tab/>
        </w:r>
        <m:oMath>
          <m:sSub>
            <m:sSubPr>
              <m:ctrlPr>
                <w:rPr>
                  <w:rFonts w:ascii="Cambria Math" w:hAnsi="Cambria Math"/>
                  <w:sz w:val="20"/>
                  <w:szCs w:val="20"/>
                  <w:lang w:val="en-GB"/>
                </w:rPr>
              </m:ctrlPr>
            </m:sSubPr>
            <m:e>
              <m:r>
                <w:rPr>
                  <w:rFonts w:ascii="Cambria Math" w:hAnsi="Cambria Math"/>
                  <w:sz w:val="20"/>
                  <w:szCs w:val="20"/>
                  <w:lang w:val="en-GB"/>
                </w:rPr>
                <m:t xml:space="preserve">S</m:t>
              </m:r>
            </m:e>
            <m:sub>
              <m:r>
                <m:rPr>
                  <m:sty m:val="p"/>
                </m:rPr>
                <w:rPr>
                  <w:rFonts w:ascii="Cambria Math" w:hAnsi="Cambria Math"/>
                  <w:sz w:val="20"/>
                  <w:szCs w:val="20"/>
                  <w:lang w:val="en-GB"/>
                </w:rPr>
                <m:t xml:space="preserve">2</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b</m:t>
              </m:r>
            </m:e>
            <m:sub>
              <m:r>
                <w:rPr>
                  <w:rFonts w:ascii="Cambria Math" w:hAnsi="Cambria Math"/>
                  <w:sz w:val="20"/>
                  <w:szCs w:val="20"/>
                  <w:lang w:val="en-GB"/>
                </w:rPr>
                <m:t xml:space="preserve">E</m:t>
              </m:r>
            </m:sub>
          </m:sSub>
          <m:sSub>
            <m:sSubPr>
              <m:ctrlPr>
                <w:rPr>
                  <w:rFonts w:ascii="Cambria Math" w:hAnsi="Cambria Math"/>
                  <w:sz w:val="20"/>
                  <w:szCs w:val="20"/>
                  <w:lang w:val="en-GB"/>
                </w:rPr>
              </m:ctrlPr>
            </m:sSubPr>
            <m:e>
              <m:r>
                <m:rPr>
                  <m:sty m:val="b"/>
                </m:rPr>
                <w:rPr>
                  <w:rFonts w:ascii="Cambria Math" w:hAnsi="Cambria Math"/>
                  <w:sz w:val="20"/>
                  <w:szCs w:val="20"/>
                  <w:lang w:val="en-GB"/>
                </w:rPr>
                <m:t xml:space="preserve">L</m:t>
              </m:r>
            </m:e>
            <m:sub>
              <m:r>
                <w:rPr>
                  <w:rFonts w:ascii="Cambria Math" w:hAnsi="Cambria Math"/>
                  <w:sz w:val="20"/>
                  <w:szCs w:val="20"/>
                  <w:lang w:val="en-GB"/>
                </w:rPr>
                <m:t xml:space="preserve">E</m:t>
              </m:r>
              <m:r>
                <w:rPr>
                  <w:rFonts w:ascii="Cambria Math" w:hAnsi="Cambria Math"/>
                  <w:sz w:val="20"/>
                  <w:szCs w:val="20"/>
                  <w:lang w:val="en-GB"/>
                </w:rPr>
                <m:t xml:space="preserve">E</m:t>
              </m:r>
            </m:sub>
          </m:sSub>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E</m:t>
              </m:r>
            </m:sub>
          </m:sSub>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L</m:t>
              </m:r>
            </m:e>
            <m:sub>
              <m:r>
                <w:rPr>
                  <w:rFonts w:ascii="Cambria Math" w:hAnsi="Cambria Math"/>
                  <w:sz w:val="20"/>
                  <w:szCs w:val="20"/>
                  <w:lang w:val="en-GB"/>
                </w:rPr>
                <m:t xml:space="preserve">E</m:t>
              </m:r>
              <m:r>
                <w:rPr>
                  <w:rFonts w:ascii="Cambria Math" w:hAnsi="Cambria Math"/>
                  <w:sz w:val="20"/>
                  <w:szCs w:val="20"/>
                  <w:lang w:val="en-GB"/>
                </w:rPr>
                <m:t xml:space="preserve">E</m:t>
              </m:r>
            </m:sub>
          </m:sSub>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sSub>
                    <m:sSubPr>
                      <m:ctrlPr>
                        <w:rPr>
                          <w:rFonts w:ascii="Cambria Math" w:hAnsi="Cambria Math"/>
                          <w:sz w:val="20"/>
                          <w:szCs w:val="20"/>
                          <w:lang w:val="en-GB"/>
                        </w:rPr>
                      </m:ctrlPr>
                    </m:sSubPr>
                    <m:e>
                      <m:r>
                        <m:rPr>
                          <m:sty m:val="b"/>
                        </m:rPr>
                        <w:rPr>
                          <w:rFonts w:ascii="Cambria Math" w:hAnsi="Cambria Math"/>
                          <w:sz w:val="20"/>
                          <w:szCs w:val="20"/>
                          <w:lang w:val="en-GB"/>
                        </w:rPr>
                        <m:t xml:space="preserve">I</m:t>
                      </m:r>
                    </m:e>
                    <m:sub>
                      <m:r>
                        <w:rPr>
                          <w:rFonts w:ascii="Cambria Math" w:hAnsi="Cambria Math"/>
                          <w:sz w:val="20"/>
                          <w:szCs w:val="20"/>
                          <w:lang w:val="en-GB"/>
                        </w:rPr>
                        <m:t xml:space="preserve">E</m:t>
                      </m:r>
                      <m:r>
                        <w:rPr>
                          <w:rFonts w:ascii="Cambria Math" w:hAnsi="Cambria Math"/>
                          <w:sz w:val="20"/>
                          <w:szCs w:val="20"/>
                          <w:lang w:val="en-GB"/>
                        </w:rPr>
                        <m:t xml:space="preserve">E</m:t>
                      </m:r>
                    </m:sub>
                  </m:sSub>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m:rPr>
                          <m:sty m:val="b"/>
                        </m:rPr>
                        <w:rPr>
                          <w:rFonts w:ascii="Cambria Math" w:hAnsi="Cambria Math"/>
                          <w:sz w:val="20"/>
                          <w:szCs w:val="20"/>
                          <w:lang w:val="en-GB"/>
                        </w:rPr>
                        <m:t xml:space="preserve">A</m:t>
                      </m:r>
                    </m:e>
                    <m:sub>
                      <m:r>
                        <w:rPr>
                          <w:rFonts w:ascii="Cambria Math" w:hAnsi="Cambria Math"/>
                          <w:sz w:val="20"/>
                          <w:szCs w:val="20"/>
                          <w:lang w:val="en-GB"/>
                        </w:rPr>
                        <m:t xml:space="preserve">E</m:t>
                      </m:r>
                      <m:r>
                        <w:rPr>
                          <w:rFonts w:ascii="Cambria Math" w:hAnsi="Cambria Math"/>
                          <w:sz w:val="20"/>
                          <w:szCs w:val="20"/>
                          <w:lang w:val="en-GB"/>
                        </w:rPr>
                        <m:t xml:space="preserve">E</m:t>
                      </m:r>
                    </m:sub>
                  </m:sSub>
                </m:e>
              </m:d>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sup>
          </m:sSup>
        </m:oMath>
      </w:ins>
      <w:ins w:id="13855" w:author="Albert Kwame Osei-Owusu" w:date="2026-09-13T09:00:00Z">
        <w:r>
          <w:tab/>
          <w:t xml:space="preserve">(A.16)</w:t>
        </w:r>
      </w:ins>
    </w:p>
    <w:p w14:paraId="073A31DA" w14:textId="77777777" w:rsidR="002472CE" w:rsidRPr="000F0CBE" w:rsidRDefault="002B47D8" w:rsidP="000F0CBE">
      <w:pPr>
        <w:spacing w:line="240" w:lineRule="auto"/>
        <w:rPr>
          <w:rFonts w:ascii="Times New Roman" w:hAnsi="Times New Roman" w:cs="Times New Roman"/>
          <w:b/>
          <w:bCs/>
          <w:sz w:val="20"/>
          <w:szCs w:val="20"/>
          <w:lang w:val="en-GB"/>
        </w:rPr>
      </w:pPr>
      <w:del w:id="14401" w:author="Albert Kwame Osei-Owusu" w:date="2026-09-13T09:00:00Z">
        <w:r>
          <w:rPr>
            <w:rFonts w:ascii="Times New Roman" w:hAnsi="Times New Roman" w:cs="Times New Roman"/>
            <w:sz w:val="20"/>
            <w:szCs w:val="20"/>
            <w:lang w:val="en-GB"/>
          </w:rPr>
          <w:delText xml:space="preserve">Due to the structure of EXIOBASE, emissions are allocated to producing sectors rather than to the sector exercising operational control. As a result, activities such as transport are represented as upstream services, and associated fuel emissions (from ambulances, helicopters, etc.) are attributed to the transport sector rather than to </w:delText>
        </w:r>
      </w:del>
      <w:del w:id="4469" w:author="Albert Kwame Osei-Owusu" w:date="2026-09-12T09:00:00Z">
        <w:r>
          <w:rPr>
            <w:rFonts w:ascii="Times New Roman" w:hAnsi="Times New Roman" w:cs="Times New Roman"/>
            <w:sz w:val="20"/>
            <w:szCs w:val="20"/>
            <w:lang w:val="en-GB"/>
          </w:rPr>
          <w:delText xml:space="preserve">healthcare</w:delText>
        </w:r>
      </w:del>
      <w:ins w:id="4470" w:author="Albert Kwame Osei-Owusu" w:date="2026-09-12T09:00:00Z">
        <w:del w:id="14402" w:author="Albert Kwame Osei-Owusu" w:date="2026-09-13T09:00:00Z">
          <w:r>
            <w:rPr>
              <w:rFonts w:ascii="Times New Roman" w:hAnsi="Times New Roman" w:cs="Times New Roman"/>
              <w:sz w:val="20"/>
              <w:szCs w:val="20"/>
              <w:lang w:val="en-GB"/>
            </w:rPr>
            <w:delText xml:space="preserve">health care</w:delText>
          </w:r>
        </w:del>
      </w:ins>
      <w:del w:id="14403" w:author="Albert Kwame Osei-Owusu" w:date="2026-09-13T09:00:00Z">
        <w:r>
          <w:rPr>
            <w:rFonts w:ascii="Times New Roman" w:hAnsi="Times New Roman" w:cs="Times New Roman"/>
            <w:sz w:val="20"/>
            <w:szCs w:val="20"/>
            <w:lang w:val="en-GB"/>
          </w:rPr>
          <w:delText xml:space="preserve"> service delivery. Consequently, Scope 1 is structurally underestimated and Scope 3 correspondingly overestimated, mainly because all travel-related emissions are included within Scope 3. </w:delText>
        </w:r>
      </w:del>
      <w:ins w:id="14405" w:author="Albert Kwame Osei-Owusu" w:date="2026-09-13T09:00:00Z">
        <w:r>
          <w:rPr>
            <w:rFonts w:ascii="Times New Roman" w:hAnsi="Times New Roman" w:cs="Times New Roman"/>
            <w:sz w:val="20"/>
            <w:szCs w:val="20"/>
            <w:lang w:val="en-GB"/>
          </w:rPr>
          <w:t xml:space="preserve">where </w:t>
        </w:r>
      </w:ins>
      <w:ins w:id="14406" w:author="Albert Kwame Osei-Owusu" w:date="2026-09-13T09:00:00Z">
        <m:oMath>
          <m:r>
            <w:rPr>
              <w:rFonts w:ascii="Cambria Math" w:hAnsi="Cambria Math"/>
              <w:sz w:val="20"/>
              <w:szCs w:val="20"/>
              <w:lang w:val="en-GB"/>
            </w:rPr>
            <m:t xml:space="preserve">E</m:t>
          </m:r>
        </m:oMath>
      </w:ins>
      <w:ins w:id="14407" w:author="Albert Kwame Osei-Owusu" w:date="2026-09-13T09:00:00Z">
        <w:r>
          <w:rPr>
            <w:rFonts w:ascii="Times New Roman" w:hAnsi="Times New Roman" w:cs="Times New Roman"/>
            <w:sz w:val="20"/>
            <w:szCs w:val="20"/>
            <w:lang w:val="en-GB"/>
          </w:rPr>
          <w:t xml:space="preserve"> indexes the electricity, steam and hot-water nodes in all 49 regions and </w:t>
        </w:r>
      </w:ins>
      <w:ins w:id="14408" w:author="Albert Kwame Osei-Owusu" w:date="2026-09-13T09:00:00Z">
        <m:oMath>
          <m:sSub>
            <m:sSubPr>
              <m:ctrlPr>
                <w:rPr>
                  <w:rFonts w:ascii="Cambria Math" w:hAnsi="Cambria Math"/>
                  <w:sz w:val="20"/>
                  <w:szCs w:val="20"/>
                  <w:lang w:val="en-GB"/>
                </w:rPr>
              </m:ctrlPr>
            </m:sSubPr>
            <m:e>
              <m:r>
                <m:rPr>
                  <m:sty m:val="b"/>
                </m:rPr>
                <w:rPr>
                  <w:rFonts w:ascii="Cambria Math" w:hAnsi="Cambria Math"/>
                  <w:sz w:val="20"/>
                  <w:szCs w:val="20"/>
                  <w:lang w:val="en-GB"/>
                </w:rPr>
                <m:t xml:space="preserve">y</m:t>
              </m:r>
            </m:e>
            <m:sub>
              <m:r>
                <w:rPr>
                  <w:rFonts w:ascii="Cambria Math" w:hAnsi="Cambria Math"/>
                  <w:sz w:val="20"/>
                  <w:szCs w:val="20"/>
                  <w:lang w:val="en-GB"/>
                </w:rPr>
                <m:t xml:space="preserve">E</m:t>
              </m:r>
            </m:sub>
          </m:sSub>
        </m:oMath>
      </w:ins>
      <w:ins w:id="14409" w:author="Albert Kwame Osei-Owusu" w:date="2026-09-13T09:00:00Z">
        <w:r>
          <w:rPr>
            <w:rFonts w:ascii="Times New Roman" w:hAnsi="Times New Roman" w:cs="Times New Roman"/>
            <w:sz w:val="20"/>
            <w:szCs w:val="20"/>
            <w:lang w:val="en-GB"/>
          </w:rPr>
          <w:t xml:space="preserve"> is the health sector’s own first-tier purchase of them. The</w:t>
        </w:r>
        <w:r>
          <w:rPr>
            <w:rFonts w:ascii="Times New Roman" w:hAnsi="Times New Roman" w:cs="Times New Roman"/>
            <w:sz w:val="20"/>
            <w:szCs w:val="20"/>
            <w:lang w:val="en-GB"/>
          </w:rPr>
          <w:t xml:space="preserve"> first-tier convention </w:t>
        </w:r>
        <w:r>
          <w:rPr>
            <w:rFonts w:ascii="Times New Roman" w:hAnsi="Times New Roman" w:cs="Times New Roman"/>
            <w:sz w:val="20"/>
            <w:szCs w:val="20"/>
            <w:lang w:val="en-GB"/>
          </w:rPr>
          <w:t xml:space="preserve">of the Organisation for Economic Co-operation and Development (OECD) </w:t>
        </w:r>
      </w:ins>
      <w:ins w:id="14410" w:author="Albert Kwame Osei-Owusu" w:date="2026-09-13T09:00:00Z">
        <w:r>
          <w:rPr>
            <w:rFonts w:ascii="Times New Roman" w:hAnsi="Times New Roman" w:cs="Times New Roman"/>
            <w:sz w:val="20"/>
            <w:szCs w:val="20"/>
            <w:highlight w:val="yellow"/>
            <w:lang w:val="en-GB"/>
          </w:rPr>
          <w:t xml:space="preserve">[26]</w:t>
        </w:r>
      </w:ins>
      <w:ins w:id="14411" w:author="Albert Kwame Osei-Owusu" w:date="2026-09-13T09:00:00Z">
        <w:r>
          <w:rPr>
            <w:rFonts w:ascii="Times New Roman" w:hAnsi="Times New Roman" w:cs="Times New Roman"/>
            <w:sz w:val="20"/>
            <w:szCs w:val="20"/>
            <w:lang w:val="en-GB"/>
          </w:rPr>
          <w:t xml:space="preserve"> gives 72.1 kt, </w:t>
        </w:r>
        <w:r>
          <w:rPr>
            <w:rFonts w:ascii="Times New Roman" w:hAnsi="Times New Roman" w:cs="Times New Roman"/>
            <w:sz w:val="20"/>
            <w:szCs w:val="20"/>
            <w:lang w:val="en-GB"/>
          </w:rPr>
          <w:t xml:space="preserve">and tracing the purchased energy through the whole economy rather than through the energy block alone, while still counting only the emissions of energy nodes, </w:t>
        </w:r>
        <w:r>
          <w:rPr>
            <w:rFonts w:ascii="Times New Roman" w:hAnsi="Times New Roman" w:cs="Times New Roman"/>
            <w:sz w:val="20"/>
            <w:szCs w:val="20"/>
            <w:lang w:val="en-GB"/>
          </w:rPr>
          <w:t xml:space="preserve">gives 75 kt, compared to 73.3 kt</w:t>
        </w:r>
        <w:r>
          <w:rPr>
            <w:rFonts w:ascii="Times New Roman" w:hAnsi="Times New Roman" w:cs="Times New Roman"/>
            <w:sz w:val="20"/>
            <w:szCs w:val="20"/>
            <w:lang w:val="en-GB"/>
          </w:rPr>
          <w:t xml:space="preserve"/>
        </w:r>
        <w:r>
          <w:rPr>
            <w:rFonts w:ascii="Times New Roman" w:hAnsi="Times New Roman" w:cs="Times New Roman"/>
            <w:sz w:val="20"/>
            <w:szCs w:val="20"/>
            <w:lang w:val="en-GB"/>
          </w:rPr>
          <w:t xml:space="preserve"/>
        </w:r>
        <w:r>
          <w:rPr>
            <w:rFonts w:ascii="Times New Roman" w:hAnsi="Times New Roman" w:cs="Times New Roman"/>
            <w:sz w:val="20"/>
            <w:szCs w:val="20"/>
            <w:lang w:val="en-GB"/>
          </w:rPr>
          <w:t xml:space="preserve"/>
        </w:r>
        <w:r>
          <w:rPr>
            <w:rFonts w:ascii="Times New Roman" w:hAnsi="Times New Roman" w:cs="Times New Roman"/>
            <w:sz w:val="20"/>
            <w:szCs w:val="20"/>
            <w:lang w:val="en-GB"/>
          </w:rPr>
          <w:t xml:space="preserve"> here. </w:t>
        </w:r>
        <w:r>
          <w:rPr>
            <w:rFonts w:ascii="Times New Roman" w:hAnsi="Times New Roman" w:cs="Times New Roman"/>
            <w:sz w:val="20"/>
            <w:szCs w:val="20"/>
            <w:lang w:val="en-GB"/>
          </w:rPr>
          <w:t xml:space="preserve">Hertwich and Wood’s own convention, the cradle-to-gate embodied emissions of the purchased energy, is broader than all three and is not computed here. </w:t>
        </w:r>
        <w:r>
          <w:rPr>
            <w:rFonts w:ascii="Times New Roman" w:hAnsi="Times New Roman" w:cs="Times New Roman"/>
            <w:sz w:val="20"/>
            <w:szCs w:val="20"/>
            <w:lang w:val="en-GB"/>
          </w:rPr>
          <w:t xml:space="preserve">Scope 3 comprises the remainder of the footprint, including inhaler propellants and employee commuting. Patient and visitor travel falls outside the GHG Protocol’s reporting boundary and is reported separately, as in NHS England </w:t>
        </w:r>
      </w:ins>
      <w:ins w:id="14412" w:author="Albert Kwame Osei-Owusu" w:date="2026-09-13T09:00:00Z">
        <w:r>
          <w:rPr>
            <w:rFonts w:ascii="Times New Roman" w:hAnsi="Times New Roman" w:cs="Times New Roman"/>
            <w:sz w:val="20"/>
            <w:szCs w:val="20"/>
            <w:highlight w:val="yellow"/>
            <w:lang w:val="en-GB"/>
          </w:rPr>
          <w:t xml:space="preserve">[19]</w:t>
        </w:r>
      </w:ins>
      <w:ins w:id="14413" w:author="Albert Kwame Osei-Owusu" w:date="2026-09-13T09:00:00Z">
        <w:r>
          <w:rPr>
            <w:rFonts w:ascii="Times New Roman" w:hAnsi="Times New Roman" w:cs="Times New Roman"/>
            <w:sz w:val="20"/>
            <w:szCs w:val="20"/>
            <w:lang w:val="en-GB"/>
          </w:rPr>
          <w:t xml:space="preserve">. Because EXIOBASE allocates emissions to producing sectors rather than to the organisation in control, the model alone would place the fuel burned in ambulances in the transport sector; reading Scope 1 from DRIVHUS returns those emissions to the health sector.</w:t>
        </w:r>
      </w:ins>
    </w:p>
    <w:p>
      <w:pPr>
        <w:keepNext/>
        <w:spacing w:before="240" w:after="60" w:line="240" w:lineRule="auto"/>
        <w:jc w:val="center"/>
        <w:rPr>
          <w:ins w:id="120947" w:author="Albert Kwame Osei-Owusu" w:date="2026-09-14T16:00:00Z"/>
          <w:rFonts w:ascii="Times New Roman" w:hAnsi="Times New Roman" w:cs="Times New Roman"/>
          <w:i/>
          <w:iCs/>
          <w:sz w:val="20"/>
          <w:szCs w:val="20"/>
          <w:lang w:val="en-GB"/>
        </w:rPr>
      </w:pPr>
      <w:r>
        <w:rPr>
          <w:rFonts w:ascii="Times New Roman" w:hAnsi="Times New Roman" w:cs="Times New Roman"/>
          <w:noProof/>
          <w:sz w:val="20"/>
          <w:szCs w:val="20"/>
          <w:lang w:val="en-GB"/>
        </w:rPr>
        <w:lastRenderedPageBreak/>
        <w:drawing>
          <wp:inline distT="0" distB="0" distL="0" distR="0" wp14:anchorId="6254D2F0" wp14:editId="6B2D24B1">
            <wp:extent cx="6116955" cy="4480670"/>
            <wp:effectExtent l="0" t="0" r="0" b="0"/>
            <wp:docPr id="1329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6955" cy="4480670"/>
                    </a:xfrm>
                    <a:prstGeom prst="rect">
                      <a:avLst/>
                    </a:prstGeom>
                    <a:noFill/>
                    <a:ln>
                      <a:noFill/>
                    </a:ln>
                  </pic:spPr>
                </pic:pic>
              </a:graphicData>
            </a:graphic>
          </wp:inline>
        </w:drawing>
      </w:r>
    </w:p>
    <w:p w14:paraId="5E972D05" w14:textId="77777777" w:rsidR="002472CE" w:rsidRPr="000F0CBE" w:rsidRDefault="002472CE" w:rsidP="000F0CBE">
      <w:pPr>
        <w:pStyle w:val="Caption"/>
        <w:rPr>
          <w:lang w:val="en-GB"/>
        </w:rPr>
      </w:pPr>
      <w:del w:id="3375" w:author="Albert Kwame Osei-Owusu" w:date="2026-09-12T09:00:00Z">
        <w:r>
          <w:rPr>
            <w:lang w:val="en-GB"/>
          </w:rPr>
          <w:delText xml:space="preserve"> Figure A2: Greenhouse gas emissions associated with Danish healthcare provision in 2019 disaggregated by Scope 1, Scope 2, and Scope 3 (kt </w:delText>
        </w:r>
      </w:del>
      <w:ins w:id="10644" w:author="Albert Kwame Osei-Owusu" w:date="2026-09-12T09:00:00Z">
        <w:del w:id="10642" w:author="Albert Kwame Osei-Owusu" w:date="2026-09-12T09:00:00Z">
          <w:r>
            <w:rPr>
              <w:lang w:val="en-GB"/>
            </w:rPr>
            <w:delText xml:space="preserve"> Figure A2: Greenhouse gas emissions associated with Danish health care provision in 2022 disaggregated by Scope 1, Scope 2, and Scope 3 (kt </w:delText>
          </w:r>
        </w:del>
      </w:ins>
      <w:ins w:id="10643" w:author="Albert Kwame Osei-Owusu" w:date="2026-09-12T09:00:00Z">
        <w:del w:id="14389" w:author="Albert Kwame Osei-Owusu" w:date="2026-09-13T09:00:00Z">
          <w:r>
            <w:rPr>
              <w:lang w:val="en-GB"/>
            </w:rPr>
            <w:delText xml:space="preserve"> Figure A2: The ten largest producing region by industry pairs in each impact category, coloured by GHG Protocol scope, Danish health care 2022 (kt </w:delText>
          </w:r>
        </w:del>
      </w:ins>
      <w:proofErr w:type="spellStart"/>
      <w:del w:id="14390" w:author="Albert Kwame Osei-Owusu" w:date="2026-09-13T09:00:00Z">
        <w:r>
          <w:rPr>
            <w:lang w:val="en-GB"/>
          </w:rPr>
          <w:delText>CO₂e</w:delText>
        </w:r>
      </w:del>
      <w:proofErr w:type="spellEnd"/>
      <w:del w:id="3377" w:author="Albert Kwame Osei-Owusu" w:date="2026-09-12T09:00:00Z">
        <w:r>
          <w:rPr>
            <w:lang w:val="en-GB"/>
          </w:rPr>
          <w:delText xml:space="preserve">), using an EE‑MRIO framework (EXIOBASE v3.7) supplemented</w:delText>
        </w:r>
      </w:del>
      <w:ins w:id="10648" w:author="Albert Kwame Osei-Owusu" w:date="2026-09-12T09:00:00Z">
        <w:del w:id="10646" w:author="Albert Kwame Osei-Owusu" w:date="2026-09-12T09:00:00Z">
          <w:r>
            <w:rPr>
              <w:lang w:val="en-GB"/>
            </w:rPr>
            <w:delText xml:space="preserve">), using an EE‑MRIO framework (EXIOBASE version 3.8.2) supplemented</w:delText>
          </w:r>
        </w:del>
      </w:ins>
      <w:ins w:id="10647" w:author="Albert Kwame Osei-Owusu" w:date="2026-09-12T09:00:00Z">
        <w:del w:id="14391" w:author="Albert Kwame Osei-Owusu" w:date="2026-09-13T09:00:00Z">
          <w:r>
            <w:rPr>
              <w:lang w:val="en-GB"/>
            </w:rPr>
            <w:delText xml:space="preserve">). DNK-HEAL, the Danish health and social care industry itself, is the only Scope 1 node of any size; every other pair sits in Scope 3. Region codes are ISO3 for individual countries and RoW AF, RoW AM, RoW AP, RoW EU and RoW ME for the EXIOBASE rest-of-world regions. The figure supplements</w:delText>
          </w:r>
        </w:del>
      </w:ins>
      <w:del w:id="14392" w:author="Albert Kwame Osei-Owusu" w:date="2026-09-13T09:00:00Z">
        <w:r>
          <w:rPr>
            <w:lang w:val="en-GB"/>
          </w:rPr>
          <w:delText xml:space="preserve"> with bottom-up estimates. Scope 1 includes direct emissions from </w:delText>
        </w:r>
      </w:del>
      <w:del w:id="4471" w:author="Albert Kwame Osei-Owusu" w:date="2026-09-12T09:00:00Z">
        <w:r>
          <w:rPr>
            <w:lang w:val="en-GB"/>
          </w:rPr>
          <w:delText xml:space="preserve">healthcare</w:delText>
        </w:r>
      </w:del>
      <w:ins w:id="4472" w:author="Albert Kwame Osei-Owusu" w:date="2026-09-12T09:00:00Z">
        <w:del w:id="14393" w:author="Albert Kwame Osei-Owusu" w:date="2026-09-13T09:00:00Z">
          <w:r>
            <w:rPr>
              <w:lang w:val="en-GB"/>
            </w:rPr>
            <w:delText xml:space="preserve">health care</w:delText>
          </w:r>
        </w:del>
      </w:ins>
      <w:del w:id="14394" w:author="Albert Kwame Osei-Owusu" w:date="2026-09-13T09:00:00Z">
        <w:r>
          <w:rPr>
            <w:lang w:val="en-GB"/>
          </w:rPr>
          <w:delText xml:space="preserve"> services and bottom-up additions (anaesthetic gases and </w:delText>
        </w:r>
      </w:del>
      <w:proofErr w:type="spellStart"/>
      <w:del w:id="14395" w:author="Albert Kwame Osei-Owusu" w:date="2026-09-13T09:00:00Z">
        <w:r>
          <w:rPr>
            <w:lang w:val="en-GB"/>
          </w:rPr>
          <w:delText>pMDIs</w:delText>
        </w:r>
      </w:del>
      <w:proofErr w:type="spellEnd"/>
      <w:del w:id="14396" w:author="Albert Kwame Osei-Owusu" w:date="2026-09-13T09:00:00Z">
        <w:r>
          <w:rPr>
            <w:lang w:val="en-GB"/>
          </w:rPr>
          <w:delText xml:space="preserve">), Scope 2 includes emissions from electricity and heat supply, and Scope 3 includes upstream supply-chain impacts and private travel. Due to the MRIO accounting structure, </w:delText>
        </w:r>
      </w:del>
      <w:proofErr w:type="gramStart"/>
      <w:del w:id="3379" w:author="Albert Kwame Osei-Owusu" w:date="2026-09-12T09:00:00Z">
        <w:r>
          <w:rPr>
            <w:lang w:val="en-GB"/>
          </w:rPr>
          <w:delText xml:space="preserve">the majority of</w:delText>
        </w:r>
      </w:del>
      <w:ins w:id="3380" w:author="Albert Kwame Osei-Owusu" w:date="2026-09-12T09:00:00Z">
        <w:del w:id="14397" w:author="Albert Kwame Osei-Owusu" w:date="2026-09-13T09:00:00Z">
          <w:r>
            <w:rPr>
              <w:lang w:val="en-GB"/>
            </w:rPr>
            <w:delText xml:space="preserve">a part of</w:delText>
          </w:r>
        </w:del>
      </w:ins>
      <w:proofErr w:type="gramEnd"/>
      <w:del w:id="3381" w:author="Albert Kwame Osei-Owusu" w:date="2026-09-12T09:00:00Z">
        <w:r>
          <w:rPr>
            <w:lang w:val="en-GB"/>
          </w:rPr>
          <w:delText xml:space="preserve"> operational emissions are attributed to supplying sectors, resulting in a significant underestimation of Scope 1 and corresponding overestimation of Scope 3. </w:delText>
        </w:r>
      </w:del>
      <w:ins w:id="3382" w:author="Albert Kwame Osei-Owusu" w:date="2026-09-12T09:00:00Z">
        <w:del w:id="14398" w:author="Albert Kwame Osei-Owusu" w:date="2026-09-13T09:00:00Z">
          <w:r>
            <w:rPr>
              <w:lang w:val="en-GB"/>
            </w:rPr>
            <w:delText xml:space="preserve"> operational emissions is attributed to supplying sectors. Scope 1 is therefore read from Statistics Denmark's DRIVHUS accounts rather than from the model, which removes the underestimate present in the submitted version of this figure. </w:delText>
          </w:r>
        </w:del>
      </w:ins>
      <w:ins w:id="14400" w:author="Albert Kwame Osei-Owusu" w:date="2026-09-13T09:00:00Z">
        <w:r>
          <w:rPr>
            <w:b/>
            <w:bCs/>
            <w:lang w:val="en-GB"/>
          </w:rPr>
          <w:t xml:space="preserve">Fig. A.2.</w:t>
        </w:r>
        <w:r>
          <w:rPr>
            <w:lang w:val="en-GB"/>
          </w:rPr>
          <w:t xml:space="preserve"> The ten largest producing region-by-industry pairs in each impact category, coloured by GHG Protocol scope, Danish health care, 2022. DNK-HEAL, the Danish health and social care industry itself, is the only Scope 1 node of any size; Danish electricity transmission and heat supply carry Scope 2, patient and visitor travel lies outside the protocol, and the remaining pairs sit in Scope 3. </w:t>
        </w:r>
        <w:r>
          <w:rPr>
            <w:lang w:val="en-GB"/>
          </w:rPr>
          <w:t xml:space="preserve">Region codes are the three-letter ISO 3166 codes for individual countries and RoW AF, RoW AM, RoW AP, RoW EU and RoW ME for EXIOBASE’s rest-of-world (RoW) regions in Africa, America, Asia and the Pacific, Europe and the Middle East.</w:t>
        </w:r>
        <w:r>
          <w:rPr>
            <w:lang w:val="en-GB"/>
          </w:rPr>
          <w:t xml:space="preserve"> Scope 1 comprises the DRIVHUS direct emissions plus anaesthetic gases; Scope 2 is purchased electricity and heat; Scope 3 includes upstream supply chains, inhaler propellants and employee commuting; patient and visitor travel is shown separately.</w:t>
        </w:r>
      </w:ins>
    </w:p>
    <w:p w14:paraId="68A6F4D4" w14:textId="77777777" w:rsidR="002472CE" w:rsidRPr="000F0CBE" w:rsidRDefault="002472CE" w:rsidP="000F0CBE">
      <w:pPr>
        <w:spacing w:line="240" w:lineRule="auto"/>
        <w:rPr>
          <w:rFonts w:ascii="Times New Roman" w:hAnsi="Times New Roman" w:cs="Times New Roman"/>
          <w:sz w:val="20"/>
          <w:szCs w:val="20"/>
          <w:lang w:val="en-GB"/>
        </w:rPr>
      </w:pPr>
      <w:del w:id="3367" w:author="Albert Kwame Osei-Owusu" w:date="2026-09-12T09:00:00Z">
        <w:r>
          <w:rPr>
            <w:rFonts w:ascii="Times New Roman" w:hAnsi="Times New Roman" w:cs="Times New Roman"/>
            <w:sz w:val="20"/>
            <w:szCs w:val="20"/>
            <w:lang w:val="en-GB"/>
          </w:rPr>
          <w:delText xml:space="preserve">The Scope 1-3 decomposition shows that emissions associated with Danish healthcare are mostly Scope 3 (4307 kt </w:delText>
        </w:r>
      </w:del>
      <w:ins w:id="3368" w:author="Albert Kwame Osei-Owusu" w:date="2026-09-12T09:00:00Z">
        <w:del w:id="14380" w:author="Albert Kwame Osei-Owusu" w:date="2026-09-13T09:00:00Z">
          <w:r>
            <w:rPr>
              <w:rFonts w:ascii="Times New Roman" w:hAnsi="Times New Roman" w:cs="Times New Roman"/>
              <w:sz w:val="20"/>
              <w:szCs w:val="20"/>
              <w:lang w:val="en-GB"/>
            </w:rPr>
            <w:delText xml:space="preserve">The Scope 1 to 3 decomposition shows that emissions associated with Danish health care are overwhelmingly Scope 3 (4,183 kt </w:delText>
          </w:r>
        </w:del>
      </w:ins>
      <w:proofErr w:type="spellStart"/>
      <w:del w:id="14381" w:author="Albert Kwame Osei-Owusu" w:date="2026-09-13T09:00:00Z">
        <w:r>
          <w:rPr>
            <w:rFonts w:ascii="Times New Roman" w:hAnsi="Times New Roman" w:cs="Times New Roman"/>
            <w:sz w:val="20"/>
            <w:szCs w:val="20"/>
            <w:lang w:val="en-GB"/>
          </w:rPr>
          <w:delText>CO₂e</w:delText>
        </w:r>
      </w:del>
      <w:proofErr w:type="spellEnd"/>
      <w:del w:id="3369" w:author="Albert Kwame Osei-Owusu" w:date="2026-09-12T09:00:00Z">
        <w:r>
          <w:rPr>
            <w:rFonts w:ascii="Times New Roman" w:hAnsi="Times New Roman" w:cs="Times New Roman"/>
            <w:sz w:val="20"/>
            <w:szCs w:val="20"/>
            <w:lang w:val="en-GB"/>
          </w:rPr>
          <w:delText xml:space="preserve">), followed by Scope 2 (461 kt </w:delText>
        </w:r>
      </w:del>
      <w:ins w:id="3370" w:author="Albert Kwame Osei-Owusu" w:date="2026-09-12T09:00:00Z">
        <w:del w:id="14382" w:author="Albert Kwame Osei-Owusu" w:date="2026-09-13T09:00:00Z">
          <w:r>
            <w:rPr>
              <w:rFonts w:ascii="Times New Roman" w:hAnsi="Times New Roman" w:cs="Times New Roman"/>
              <w:sz w:val="20"/>
              <w:szCs w:val="20"/>
              <w:lang w:val="en-GB"/>
            </w:rPr>
            <w:delText xml:space="preserve">, 90.0%), followed by Scope 1 (130 kt </w:delText>
          </w:r>
        </w:del>
      </w:ins>
      <w:proofErr w:type="spellStart"/>
      <w:del w:id="14383" w:author="Albert Kwame Osei-Owusu" w:date="2026-09-13T09:00:00Z">
        <w:r>
          <w:rPr>
            <w:rFonts w:ascii="Times New Roman" w:hAnsi="Times New Roman" w:cs="Times New Roman"/>
            <w:sz w:val="20"/>
            <w:szCs w:val="20"/>
            <w:lang w:val="en-GB"/>
          </w:rPr>
          <w:delText>CO₂e</w:delText>
        </w:r>
      </w:del>
      <w:proofErr w:type="spellEnd"/>
      <w:del w:id="3371" w:author="Albert Kwame Osei-Owusu" w:date="2026-09-12T09:00:00Z">
        <w:r>
          <w:rPr>
            <w:rFonts w:ascii="Times New Roman" w:hAnsi="Times New Roman" w:cs="Times New Roman"/>
            <w:sz w:val="20"/>
            <w:szCs w:val="20"/>
            <w:lang w:val="en-GB"/>
          </w:rPr>
          <w:delText xml:space="preserve">), while Scope 1 contributes a minor share (46 kt </w:delText>
        </w:r>
      </w:del>
      <w:ins w:id="3372" w:author="Albert Kwame Osei-Owusu" w:date="2026-09-12T09:00:00Z">
        <w:del w:id="14384" w:author="Albert Kwame Osei-Owusu" w:date="2026-09-13T09:00:00Z">
          <w:r>
            <w:rPr>
              <w:rFonts w:ascii="Times New Roman" w:hAnsi="Times New Roman" w:cs="Times New Roman"/>
              <w:sz w:val="20"/>
              <w:szCs w:val="20"/>
              <w:lang w:val="en-GB"/>
            </w:rPr>
            <w:delText xml:space="preserve">, 2.8%) and Scope 2 (73 kt </w:delText>
          </w:r>
        </w:del>
      </w:ins>
      <w:proofErr w:type="spellStart"/>
      <w:del w:id="14385" w:author="Albert Kwame Osei-Owusu" w:date="2026-09-13T09:00:00Z">
        <w:r>
          <w:rPr>
            <w:rFonts w:ascii="Times New Roman" w:hAnsi="Times New Roman" w:cs="Times New Roman"/>
            <w:sz w:val="20"/>
            <w:szCs w:val="20"/>
            <w:lang w:val="en-GB"/>
          </w:rPr>
          <w:delText>CO₂e</w:delText>
        </w:r>
      </w:del>
      <w:proofErr w:type="spellEnd"/>
      <w:del w:id="3373" w:author="Albert Kwame Osei-Owusu" w:date="2026-09-12T09:00:00Z">
        <w:r>
          <w:rPr>
            <w:rFonts w:ascii="Times New Roman" w:hAnsi="Times New Roman" w:cs="Times New Roman"/>
            <w:sz w:val="20"/>
            <w:szCs w:val="20"/>
            <w:lang w:val="en-GB"/>
          </w:rPr>
          <w:delText xml:space="preserve">). Private travel-related emissions are included within Scope 3. Diagnostics showed that only 3% of scope 1 emissions originated from the EEIO data, grossly underestimating emissions from fuels used in ambulances, medical helicopters, and refrigerant leakage; while the rest of the 97% were from the bottom-up data. The low contribution of Scope 1 reflects the allocation structure of the EEIO framework rather than the absence of direct operational emissions. </w:delText>
        </w:r>
      </w:del>
      <w:ins w:id="3374" w:author="Albert Kwame Osei-Owusu" w:date="2026-09-12T09:00:00Z">
        <w:del w:id="14386" w:author="Albert Kwame Osei-Owusu" w:date="2026-09-13T09:00:00Z">
          <w:r>
            <w:rPr>
              <w:rFonts w:ascii="Times New Roman" w:hAnsi="Times New Roman" w:cs="Times New Roman"/>
              <w:sz w:val="20"/>
              <w:szCs w:val="20"/>
              <w:lang w:val="en-GB"/>
            </w:rPr>
            <w:delText xml:space="preserve">, 1.6%). Employee commuting sits within Scope 3; patient and visitor travel, at 264 kt (5.7%), falls outside the GHG Protocol's reporting boundary and is shown separately. The four parts sum to 4,650 kt, the 1.8 kt difference from the headline being the health sector's own self-supply loop, which is removed to avoid double counting. Because Scope 1 is now read from Statistics Denmark's DRIVHUS accounts by industry rather than inferred from the model's allocation of operational emissions to supplying sectors, it no longer understates the fuel burned in ambulances and medical helicopters or the refrigerant released from clinical equipment. </w:delText>
          </w:r>
        </w:del>
      </w:ins>
      <w:ins w:id="123085" w:author="Albert Kwame Osei-Owusu" w:date="2026-10-21T20:00:00Z">
        <w:r>
          <w:rPr>
            <w:rFonts w:ascii="Times New Roman" w:hAnsi="Times New Roman" w:cs="Times New Roman"/>
            <w:sz w:val="20"/>
            <w:szCs w:val="20"/>
            <w:lang w:val="en-GB"/>
          </w:rPr>
          <w:t xml:space="preserve">Of the</w:t>
        </w:r>
      </w:ins>
      <w:ins w:id="14388" w:author="Albert Kwame Osei-Owusu" w:date="2026-09-13T09:00:00Z">
        <w:r>
          <w:rPr>
            <w:rFonts w:ascii="Times New Roman" w:hAnsi="Times New Roman" w:cs="Times New Roman"/>
            <w:sz w:val="20"/>
            <w:szCs w:val="20"/>
            <w:lang w:val="en-GB"/>
          </w:rPr>
          <w:t xml:space="preserve"> 4,265 kt CO₂e</w:t>
        </w:r>
        <w:r>
          <w:rPr>
            <w:rFonts w:ascii="Times New Roman" w:hAnsi="Times New Roman" w:cs="Times New Roman"/>
            <w:sz w:val="20"/>
            <w:szCs w:val="20"/>
            <w:lang w:val="en-GB"/>
          </w:rPr>
          <w:t xml:space="preserve"> the partition covers,</w:t>
        </w:r>
        <w:r>
          <w:rPr>
            <w:rFonts w:ascii="Times New Roman" w:hAnsi="Times New Roman" w:cs="Times New Roman"/>
            <w:sz w:val="20"/>
            <w:szCs w:val="20"/>
            <w:lang w:val="en-GB"/>
          </w:rPr>
          <w:t xml:space="preserve"> Scope 3 accounts for 3,797 kt (89%), Scope 1 for 131 kt (3.1%), Scope 2 for 73 kt (1.7%) and patient and visitor travel, outside the protocol’s boundary, for 264 kt (6.2%). The 1.8 kt difference from the headline of 4,267 kt is the health sector’s own self-supply loop, removed to avoid double counting (see Double counting). Fig. A.2 shows the ten largest producing region-by-industry pairs in each category, coloured by scope.</w:t>
        </w:r>
      </w:ins>
    </w:p>
    <w:p w14:paraId="680B44F3" w14:textId="77777777" w:rsidR="00AF2DBA" w:rsidRPr="000F0CBE" w:rsidRDefault="00D0193E" w:rsidP="000F0CBE">
      <w:pPr>
        <w:pStyle w:val="Heading1"/>
        <w:rPr>
          <w:lang w:val="en-GB"/>
        </w:rPr>
      </w:pPr>
      <w:del w:id="106734" w:author="Albert Kwame Osei-Owusu" w:date="2026-09-14T09:00:00Z">
        <w:r>
          <w:rPr>
            <w:lang w:val="en-GB"/>
          </w:rPr>
          <w:delText xml:space="preserve">Results </w:delText>
        </w:r>
      </w:del>
      <w:ins w:id="106735" w:author="Albert Kwame Osei-Owusu" w:date="2026-09-14T09:00:00Z">
        <w:r>
          <w:rPr>
            <w:lang w:val="en-GB"/>
          </w:rPr>
          <w:t xml:space="preserve">Results</w:t>
        </w:r>
      </w:ins>
    </w:p>
    <w:p w14:paraId="1361199D" w14:textId="77777777" w:rsidR="00655694" w:rsidRPr="000F0CBE" w:rsidRDefault="00C07499" w:rsidP="000F0CBE">
      <w:pPr>
        <w:spacing w:line="240" w:lineRule="auto"/>
        <w:rPr>
          <w:rFonts w:ascii="Times New Roman" w:hAnsi="Times New Roman" w:cs="Times New Roman"/>
          <w:sz w:val="20"/>
          <w:szCs w:val="20"/>
          <w:lang w:val="en-GB"/>
        </w:rPr>
      </w:pPr>
      <w:del w:id="116760" w:author="Albert Kwame Osei-Owusu" w:date="2026-09-14T09:00:00Z">
        <w:r>
          <w:rPr>
            <w:rFonts w:ascii="Times New Roman" w:hAnsi="Times New Roman" w:cs="Times New Roman"/>
            <w:sz w:val="20"/>
            <w:szCs w:val="20"/>
            <w:lang w:val="en-GB"/>
          </w:rPr>
          <w:delText xml:space="preserve">The following tables show the results in greater detail.</w:delText>
        </w:r>
      </w:del>
      <w:ins w:id="116761" w:author="Albert Kwame Osei-Owusu" w:date="2026-09-14T09:00:00Z">
        <w:r>
          <w:rPr>
            <w:rFonts w:ascii="Times New Roman" w:hAnsi="Times New Roman" w:cs="Times New Roman"/>
            <w:sz w:val="20"/>
            <w:szCs w:val="20"/>
            <w:lang w:val="en-GB"/>
          </w:rPr>
          <w:t xml:space="preserve">Tables </w:t>
        </w:r>
        <w:r>
          <w:rPr>
            <w:rFonts w:ascii="Times New Roman" w:hAnsi="Times New Roman" w:cs="Times New Roman"/>
            <w:sz w:val="20"/>
            <w:szCs w:val="20"/>
            <w:lang w:val="en-GB"/>
          </w:rPr>
          <w:t xml:space="preserve">A.2</w:t>
        </w:r>
        <w:r>
          <w:rPr>
            <w:rFonts w:ascii="Times New Roman" w:hAnsi="Times New Roman" w:cs="Times New Roman"/>
            <w:sz w:val="20"/>
            <w:szCs w:val="20"/>
            <w:lang w:val="en-GB"/>
          </w:rPr>
          <w:t xml:space="preserve"> to </w:t>
        </w:r>
        <w:r>
          <w:rPr>
            <w:rFonts w:ascii="Times New Roman" w:hAnsi="Times New Roman" w:cs="Times New Roman"/>
            <w:sz w:val="20"/>
            <w:szCs w:val="20"/>
            <w:lang w:val="en-GB"/>
          </w:rPr>
          <w:t xml:space="preserve">A.6</w:t>
        </w:r>
        <w:r>
          <w:rPr>
            <w:rFonts w:ascii="Times New Roman" w:hAnsi="Times New Roman" w:cs="Times New Roman"/>
            <w:sz w:val="20"/>
            <w:szCs w:val="20"/>
            <w:lang w:val="en-GB"/>
          </w:rPr>
          <w:t xml:space="preserve"> give the results in greater detail.</w:t>
        </w:r>
      </w:ins>
    </w:p>
    <w:p w14:paraId="0F204EC4" w14:textId="77777777" w:rsidR="00967B82" w:rsidRPr="000F0CBE" w:rsidRDefault="00967B82" w:rsidP="000F0CBE">
      <w:pPr>
        <w:spacing w:line="240" w:lineRule="auto"/>
        <w:rPr>
          <w:rFonts w:ascii="Times New Roman" w:hAnsi="Times New Roman" w:cs="Times New Roman"/>
          <w:sz w:val="20"/>
          <w:szCs w:val="20"/>
          <w:lang w:val="en-GB"/>
        </w:rPr>
      </w:pPr>
      <w:del w:id="120950" w:author="Albert Kwame Osei-Owusu" w:date="2026-09-14T16:00:00Z">
        <w:r>
          <w:rPr>
            <w:rFonts w:ascii="Times New Roman" w:hAnsi="Times New Roman" w:cs="Times New Roman"/>
            <w:sz w:val="20"/>
            <w:szCs w:val="20"/>
            <w:lang w:val="en-GB"/>
          </w:rPr>
          <w:delText xml:space="preserve">Table A1</w:delText>
        </w:r>
      </w:del>
      <w:ins w:id="120951" w:author="Albert Kwame Osei-Owusu" w:date="2026-09-14T16:00:00Z">
        <w:r>
          <w:rPr>
            <w:rFonts w:ascii="Times New Roman" w:hAnsi="Times New Roman" w:cs="Times New Roman"/>
            <w:sz w:val="20"/>
            <w:szCs w:val="20"/>
            <w:lang w:val="en-GB"/>
          </w:rPr>
          <w:t xml:space="preserve">Table </w:t>
        </w:r>
        <w:r>
          <w:rPr>
            <w:rFonts w:ascii="Times New Roman" w:hAnsi="Times New Roman" w:cs="Times New Roman"/>
            <w:sz w:val="20"/>
            <w:szCs w:val="20"/>
            <w:lang w:val="en-GB"/>
          </w:rPr>
          <w:t xml:space="preserve">A.2</w:t>
        </w:r>
      </w:ins>
      <w:r>
        <w:rPr>
          <w:rFonts w:ascii="Times New Roman" w:hAnsi="Times New Roman" w:cs="Times New Roman"/>
          <w:sz w:val="20"/>
          <w:szCs w:val="20"/>
          <w:lang w:val="en-GB"/>
        </w:rPr>
        <w:t xml:space="preserve"> presents absolute environmental impacts associated with Danish </w:t>
      </w:r>
      <w:del w:id="4473" w:author="Albert Kwame Osei-Owusu" w:date="2026-09-12T09:00:00Z">
        <w:r>
          <w:rPr>
            <w:rFonts w:ascii="Times New Roman" w:hAnsi="Times New Roman" w:cs="Times New Roman"/>
            <w:sz w:val="20"/>
            <w:szCs w:val="20"/>
            <w:lang w:val="en-GB"/>
          </w:rPr>
          <w:delText xml:space="preserve">healthcare</w:delText>
        </w:r>
      </w:del>
      <w:ins w:id="4474"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t>
      </w:r>
      <w:del w:id="3365" w:author="Albert Kwame Osei-Owusu" w:date="2026-09-12T09:00:00Z">
        <w:r>
          <w:rPr>
            <w:rFonts w:ascii="Times New Roman" w:hAnsi="Times New Roman" w:cs="Times New Roman"/>
            <w:sz w:val="20"/>
            <w:szCs w:val="20"/>
            <w:lang w:val="en-GB"/>
          </w:rPr>
          <w:delText xml:space="preserve">consumption in 2019</w:delText>
        </w:r>
      </w:del>
      <w:ins w:id="3366" w:author="Albert Kwame Osei-Owusu" w:date="2026-09-12T09:00:00Z">
        <w:r>
          <w:rPr>
            <w:rFonts w:ascii="Times New Roman" w:hAnsi="Times New Roman" w:cs="Times New Roman"/>
            <w:sz w:val="20"/>
            <w:szCs w:val="20"/>
            <w:lang w:val="en-GB"/>
          </w:rPr>
          <w:t xml:space="preserve">consumption in 2022</w:t>
        </w:r>
      </w:ins>
      <w:r>
        <w:rPr>
          <w:rFonts w:ascii="Times New Roman" w:hAnsi="Times New Roman" w:cs="Times New Roman"/>
          <w:sz w:val="20"/>
          <w:szCs w:val="20"/>
          <w:lang w:val="en-GB"/>
        </w:rPr>
        <w:t xml:space="preserve">, </w:t>
      </w:r>
      <w:del w:id="107736" w:author="Albert Kwame Osei-Owusu" w:date="2026-09-14T09:00:00Z">
        <w:r>
          <w:rPr>
            <w:rFonts w:ascii="Times New Roman" w:hAnsi="Times New Roman" w:cs="Times New Roman"/>
            <w:sz w:val="20"/>
            <w:szCs w:val="20"/>
            <w:lang w:val="en-GB"/>
          </w:rPr>
          <w:delText xml:space="preserve">disaggregated by consumption category</w:delText>
        </w:r>
      </w:del>
      <w:ins w:id="107737" w:author="Albert Kwame Osei-Owusu" w:date="2026-09-14T09:00:00Z">
        <w:r>
          <w:rPr>
            <w:rFonts w:ascii="Times New Roman" w:hAnsi="Times New Roman" w:cs="Times New Roman"/>
            <w:sz w:val="20"/>
            <w:szCs w:val="20"/>
            <w:lang w:val="en-GB"/>
          </w:rPr>
          <w:t xml:space="preserve">disaggregated by activity group</w:t>
        </w:r>
      </w:ins>
      <w:r>
        <w:rPr>
          <w:rFonts w:ascii="Times New Roman" w:hAnsi="Times New Roman" w:cs="Times New Roman"/>
          <w:sz w:val="20"/>
          <w:szCs w:val="20"/>
          <w:lang w:val="en-GB"/>
        </w:rPr>
        <w:t xml:space="preserve">. Results are reported for five impact categories: climate change, material extraction, blue water consumption, </w:t>
      </w:r>
      <w:del w:id="108738" w:author="Albert Kwame Osei-Owusu" w:date="2026-09-14T09:00:00Z">
        <w:r>
          <w:rPr>
            <w:rFonts w:ascii="Times New Roman" w:hAnsi="Times New Roman" w:cs="Times New Roman"/>
            <w:sz w:val="20"/>
            <w:szCs w:val="20"/>
            <w:lang w:val="en-GB"/>
          </w:rPr>
          <w:delText xml:space="preserve">land use, and waste generation</w:delText>
        </w:r>
      </w:del>
      <w:ins w:id="108739" w:author="Albert Kwame Osei-Owusu" w:date="2026-09-14T09:00:00Z">
        <w:r>
          <w:rPr>
            <w:rFonts w:ascii="Times New Roman" w:hAnsi="Times New Roman" w:cs="Times New Roman"/>
            <w:sz w:val="20"/>
            <w:szCs w:val="20"/>
            <w:lang w:val="en-GB"/>
          </w:rPr>
          <w:t xml:space="preserve">land use and waste generation</w:t>
        </w:r>
      </w:ins>
      <w:r>
        <w:rPr>
          <w:rFonts w:ascii="Times New Roman" w:hAnsi="Times New Roman" w:cs="Times New Roman"/>
          <w:sz w:val="20"/>
          <w:szCs w:val="20"/>
          <w:lang w:val="en-GB"/>
        </w:rPr>
        <w:t xml:space="preserve">. </w:t>
      </w:r>
      <w:del w:id="109740" w:author="Albert Kwame Osei-Owusu" w:date="2026-09-14T09:00:00Z">
        <w:r>
          <w:rPr>
            <w:rFonts w:ascii="Times New Roman" w:hAnsi="Times New Roman" w:cs="Times New Roman"/>
            <w:sz w:val="20"/>
            <w:szCs w:val="20"/>
            <w:lang w:val="en-GB"/>
          </w:rPr>
          <w:delText xml:space="preserve">The table illustrates the magnitude of contributions across nine activities: </w:delText>
        </w:r>
      </w:del>
      <w:ins w:id="109741" w:author="Albert Kwame Osei-Owusu" w:date="2026-09-14T09:00:00Z">
        <w:r>
          <w:rPr>
            <w:rFonts w:ascii="Times New Roman" w:hAnsi="Times New Roman" w:cs="Times New Roman"/>
            <w:sz w:val="20"/>
            <w:szCs w:val="20"/>
            <w:lang w:val="en-GB"/>
          </w:rPr>
          <w:t xml:space="preserve">The contributions are shown for nine activity groups.</w:t>
        </w:r>
      </w:ins>
    </w:p>
    <w:p>
      <w:pPr>
        <w:pStyle w:val="TableCaption"/>
        <w:rPr>
          <w:ins w:id="35355" w:author="Albert Kwame Osei-Owusu" w:date="2026-09-14T09:00:00Z"/>
          <w:lang w:val="en-GB"/>
        </w:rPr>
      </w:pPr>
      <w:ins w:id="35356" w:author="Albert Kwame Osei-Owusu" w:date="2026-09-14T09:00:00Z">
        <w:r>
          <w:rPr>
            <w:b/>
            <w:bCs/>
            <w:lang w:val="en-GB"/>
          </w:rPr>
          <w:t xml:space="preserve">Table </w:t>
        </w:r>
        <w:r>
          <w:rPr>
            <w:b/>
            <w:bCs/>
            <w:lang w:val="en-GB"/>
          </w:rPr>
          <w:t xml:space="preserve">A.2.</w:t>
        </w:r>
        <w:r>
          <w:rPr>
            <w:lang w:val="en-GB"/>
          </w:rPr>
          <w:t xml:space="preserve"> Environmental impacts of Danish health care in 2022 by activity group, in absolute units.</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648"/>
        <w:gridCol w:w="1398"/>
        <w:gridCol w:w="1398"/>
        <w:gridCol w:w="1398"/>
        <w:gridCol w:w="1398"/>
        <w:gridCol w:w="1398"/>
      </w:tblGrid>
      <w:tr w:rsidR="00A92998" w:rsidRPr="000F0CBE" w14:paraId="4C49C8D0" w14:textId="77777777" w:rsidTr="001705DA">
        <w:trPr>
          <w:cantSplit/>
          <w:trHeight w:val="288"/>
          <w:tblHeader/>
        </w:trPr>
        <w:tc>
          <w:tcPr>
            <w:tcW w:w="2648" w:type="dxa"/>
            <w:tcBorders>
              <w:bottom w:val="single" w:sz="4" w:space="0" w:color="000000"/>
            </w:tcBorders>
            <w:vAlign w:val="bottom"/>
          </w:tcPr>
          <w:p w14:paraId="657A678E" w14:textId="77777777" w:rsidR="00A92998" w:rsidRPr="000F0CBE" w:rsidRDefault="00A92998" w:rsidP="000F0CBE">
            <w:pPr>
              <w:pStyle w:val="TableText"/>
              <w:rPr>
                <w:lang w:val="en-GB"/>
              </w:rPr>
            </w:pPr>
            <w:del w:id="120927" w:author="Albert Kwame Osei-Owusu" w:date="2026-09-14T16:00:00Z">
              <w:r>
                <w:rPr>
                  <w:lang w:val="en-GB"/>
                </w:rPr>
                <w:delText xml:space="preserve">Contribution</w:delText>
              </w:r>
            </w:del>
            <w:ins w:id="120928" w:author="Albert Kwame Osei-Owusu" w:date="2026-09-14T16:00:00Z">
              <w:r>
                <w:rPr>
                  <w:lang w:val="en-GB"/>
                </w:rPr>
                <w:t xml:space="preserve">Activity group</w:t>
              </w:r>
            </w:ins>
          </w:p>
        </w:tc>
        <w:tc>
          <w:tcPr>
            <w:tcW w:w="1398" w:type="dxa"/>
            <w:tcBorders>
              <w:bottom w:val="single" w:sz="4" w:space="0" w:color="000000"/>
            </w:tcBorders>
            <w:vAlign w:val="bottom"/>
          </w:tcPr>
          <w:p w14:paraId="23E38ED3" w14:textId="77777777" w:rsidR="00A92998" w:rsidRPr="000F0CBE" w:rsidRDefault="00A92998" w:rsidP="000F0CBE">
            <w:pPr>
              <w:pStyle w:val="TableText"/>
              <w:jc w:val="right"/>
              <w:rPr>
                <w:lang w:val="en-GB"/>
              </w:rPr>
            </w:pPr>
            <w:del w:id="110744" w:author="Albert Kwame Osei-Owusu" w:date="2026-09-14T09:00:00Z">
              <w:r>
                <w:rPr>
                  <w:lang w:val="en-GB"/>
                </w:rPr>
                <w:delText xml:space="preserve">Global warming (</w:delText>
              </w:r>
            </w:del>
            <w:del w:id="23128" w:author="Albert Kwame Osei-Owusu" w:date="2026-09-14T09:00:00Z">
              <w:r>
                <w:rPr>
                  <w:lang w:val="en-GB"/>
                </w:rPr>
                <w:delText xml:space="preserve">ktCO2eq</w:delText>
              </w:r>
            </w:del>
            <w:ins w:id="23129" w:author="Albert Kwame Osei-Owusu" w:date="2026-09-14T09:00:00Z">
              <w:r>
                <w:rPr>
                  <w:lang w:val="en-GB"/>
                </w:rPr>
                <w:t xml:space="preserve"/>
              </w:r>
            </w:ins>
            <w:del w:id="110742" w:author="Albert Kwame Osei-Owusu" w:date="2026-09-14T09:00:00Z">
              <w:r>
                <w:rPr>
                  <w:lang w:val="en-GB"/>
                </w:rPr>
                <w:delText xml:space="preserve">)</w:delText>
              </w:r>
            </w:del>
            <w:ins w:id="110743" w:author="Albert Kwame Osei-Owusu" w:date="2026-09-14T09:00:00Z">
              <w:r>
                <w:rPr>
                  <w:lang w:val="en-GB"/>
                </w:rPr>
                <w:t xml:space="preserve">Climate change (kt CO₂e)</w:t>
              </w:r>
            </w:ins>
          </w:p>
        </w:tc>
        <w:tc>
          <w:tcPr>
            <w:tcW w:w="1398" w:type="dxa"/>
            <w:tcBorders>
              <w:bottom w:val="single" w:sz="4" w:space="0" w:color="000000"/>
            </w:tcBorders>
            <w:vAlign w:val="bottom"/>
          </w:tcPr>
          <w:p w14:paraId="6BEAFF21" w14:textId="77777777" w:rsidR="00A92998" w:rsidRPr="000F0CBE" w:rsidRDefault="00A92998" w:rsidP="000F0CBE">
            <w:pPr>
              <w:pStyle w:val="TableText"/>
              <w:jc w:val="right"/>
              <w:rPr>
                <w:lang w:val="en-GB"/>
              </w:rPr>
            </w:pPr>
            <w:r>
              <w:rPr>
                <w:lang w:val="en-GB"/>
              </w:rPr>
              <w:t>Material extraction (kt)</w:t>
            </w:r>
          </w:p>
        </w:tc>
        <w:tc>
          <w:tcPr>
            <w:tcW w:w="1398" w:type="dxa"/>
            <w:tcBorders>
              <w:bottom w:val="single" w:sz="4" w:space="0" w:color="000000"/>
            </w:tcBorders>
            <w:vAlign w:val="bottom"/>
          </w:tcPr>
          <w:p w14:paraId="314A83F5" w14:textId="77777777" w:rsidR="00A92998" w:rsidRPr="000F0CBE" w:rsidRDefault="00A92998" w:rsidP="000F0CBE">
            <w:pPr>
              <w:pStyle w:val="TableText"/>
              <w:jc w:val="right"/>
              <w:rPr>
                <w:lang w:val="en-GB"/>
              </w:rPr>
            </w:pPr>
            <w:r>
              <w:rPr>
                <w:lang w:val="en-GB"/>
              </w:rPr>
              <w:t xml:space="preserve">Blue water consumption (</w:t>
            </w:r>
            <w:del w:id="27136" w:author="Albert Kwame Osei-Owusu" w:date="2026-09-14T09:00:00Z">
              <w:r>
                <w:rPr>
                  <w:lang w:val="en-GB"/>
                </w:rPr>
                <w:delText xml:space="preserve">Mm3</w:delText>
              </w:r>
            </w:del>
            <w:ins w:id="27137" w:author="Albert Kwame Osei-Owusu" w:date="2026-09-14T09:00:00Z">
              <w:r>
                <w:rPr>
                  <w:lang w:val="en-GB"/>
                </w:rPr>
                <w:t xml:space="preserve">Mm³</w:t>
              </w:r>
            </w:ins>
            <w:r>
              <w:rPr>
                <w:lang w:val="en-GB"/>
              </w:rPr>
              <w:t xml:space="preserve">)</w:t>
            </w:r>
          </w:p>
        </w:tc>
        <w:tc>
          <w:tcPr>
            <w:tcW w:w="1398" w:type="dxa"/>
            <w:tcBorders>
              <w:bottom w:val="single" w:sz="4" w:space="0" w:color="000000"/>
            </w:tcBorders>
            <w:vAlign w:val="bottom"/>
          </w:tcPr>
          <w:p w14:paraId="12B5284C" w14:textId="77777777" w:rsidR="00A92998" w:rsidRPr="000F0CBE" w:rsidRDefault="00A92998" w:rsidP="000F0CBE">
            <w:pPr>
              <w:pStyle w:val="TableText"/>
              <w:jc w:val="right"/>
              <w:rPr>
                <w:lang w:val="en-GB"/>
              </w:rPr>
            </w:pPr>
            <w:r>
              <w:rPr>
                <w:lang w:val="en-GB"/>
              </w:rPr>
              <w:t xml:space="preserve">Land use (</w:t>
            </w:r>
            <w:del w:id="31144" w:author="Albert Kwame Osei-Owusu" w:date="2026-09-14T09:00:00Z">
              <w:r>
                <w:rPr>
                  <w:lang w:val="en-GB"/>
                </w:rPr>
                <w:delText xml:space="preserve">km2</w:delText>
              </w:r>
            </w:del>
            <w:ins w:id="31145" w:author="Albert Kwame Osei-Owusu" w:date="2026-09-14T09:00:00Z">
              <w:r>
                <w:rPr>
                  <w:lang w:val="en-GB"/>
                </w:rPr>
                <w:t xml:space="preserve">km²</w:t>
              </w:r>
            </w:ins>
            <w:r>
              <w:rPr>
                <w:lang w:val="en-GB"/>
              </w:rPr>
              <w:t xml:space="preserve">)</w:t>
            </w:r>
          </w:p>
        </w:tc>
        <w:tc>
          <w:tcPr>
            <w:tcW w:w="1398" w:type="dxa"/>
            <w:tcBorders>
              <w:bottom w:val="single" w:sz="4" w:space="0" w:color="000000"/>
            </w:tcBorders>
            <w:vAlign w:val="bottom"/>
          </w:tcPr>
          <w:p w14:paraId="4AD79A5D" w14:textId="77777777" w:rsidR="00A92998" w:rsidRPr="000F0CBE" w:rsidRDefault="00A92998" w:rsidP="000F0CBE">
            <w:pPr>
              <w:pStyle w:val="TableText"/>
              <w:jc w:val="right"/>
              <w:rPr>
                <w:lang w:val="en-GB"/>
              </w:rPr>
            </w:pPr>
            <w:r>
              <w:rPr>
                <w:lang w:val="en-GB"/>
              </w:rPr>
              <w:t>Waste generation (kt)</w:t>
            </w:r>
          </w:p>
        </w:tc>
      </w:tr>
      <w:tr w:rsidR="00A92998" w:rsidRPr="000F0CBE" w14:paraId="67A9D3FF" w14:textId="77777777" w:rsidTr="001705DA">
        <w:trPr>
          <w:trHeight w:val="288"/>
        </w:trPr>
        <w:tc>
          <w:tcPr>
            <w:tcW w:w="2648" w:type="dxa"/>
          </w:tcPr>
          <w:p w14:paraId="45A9A409" w14:textId="77777777" w:rsidR="00A92998" w:rsidRPr="000F0CBE" w:rsidRDefault="00A92998" w:rsidP="000F0CBE">
            <w:pPr>
              <w:pStyle w:val="TableText"/>
              <w:rPr>
                <w:lang w:val="en-GB"/>
              </w:rPr>
            </w:pPr>
            <w:r>
              <w:rPr>
                <w:lang w:val="en-GB"/>
              </w:rPr>
              <w:t>Food and food services</w:t>
            </w:r>
          </w:p>
        </w:tc>
        <w:tc>
          <w:tcPr>
            <w:tcW w:w="1398" w:type="dxa"/>
          </w:tcPr>
          <w:p w14:paraId="1806CA42" w14:textId="77777777" w:rsidR="00A92998" w:rsidRPr="000F0CBE" w:rsidRDefault="00A92998" w:rsidP="000F0CBE">
            <w:pPr>
              <w:pStyle w:val="TableText"/>
              <w:jc w:val="right"/>
              <w:rPr>
                <w:lang w:val="en-GB"/>
              </w:rPr>
            </w:pPr>
            <w:del w:id="1317" w:author="Albert Kwame Osei-Owusu" w:date="2026-09-12T09:00:00Z">
              <w:r>
                <w:rPr>
                  <w:lang w:val="en-GB"/>
                </w:rPr>
                <w:delText>287</w:delText>
              </w:r>
            </w:del>
            <w:ins w:id="1318" w:author="Albert Kwame Osei-Owusu" w:date="2026-09-12T09:00:00Z">
              <w:r>
                <w:t xml:space="preserve">434</w:t>
              </w:r>
            </w:ins>
          </w:p>
        </w:tc>
        <w:tc>
          <w:tcPr>
            <w:tcW w:w="1398" w:type="dxa"/>
          </w:tcPr>
          <w:p w14:paraId="578A0969" w14:textId="77777777" w:rsidR="00A92998" w:rsidRPr="000F0CBE" w:rsidRDefault="00A92998" w:rsidP="000F0CBE">
            <w:pPr>
              <w:pStyle w:val="TableText"/>
              <w:jc w:val="right"/>
              <w:rPr>
                <w:lang w:val="en-GB"/>
              </w:rPr>
            </w:pPr>
            <w:del w:id="1315" w:author="Albert Kwame Osei-Owusu" w:date="2026-09-12T09:00:00Z">
              <w:r>
                <w:rPr>
                  <w:lang w:val="en-GB"/>
                </w:rPr>
                <w:delText>80</w:delText>
              </w:r>
            </w:del>
            <w:ins w:id="1316" w:author="Albert Kwame Osei-Owusu" w:date="2026-09-12T09:00:00Z">
              <w:r>
                <w:t xml:space="preserve">140</w:t>
              </w:r>
            </w:ins>
          </w:p>
        </w:tc>
        <w:tc>
          <w:tcPr>
            <w:tcW w:w="1398" w:type="dxa"/>
          </w:tcPr>
          <w:p w14:paraId="6597ED44" w14:textId="77777777" w:rsidR="00A92998" w:rsidRPr="000F0CBE" w:rsidRDefault="00A92998" w:rsidP="000F0CBE">
            <w:pPr>
              <w:pStyle w:val="TableText"/>
              <w:jc w:val="right"/>
              <w:rPr>
                <w:lang w:val="en-GB"/>
              </w:rPr>
            </w:pPr>
            <w:del w:id="1313" w:author="Albert Kwame Osei-Owusu" w:date="2026-09-12T09:00:00Z">
              <w:r>
                <w:rPr>
                  <w:lang w:val="en-GB"/>
                </w:rPr>
                <w:delText>12</w:delText>
              </w:r>
            </w:del>
            <w:ins w:id="1314" w:author="Albert Kwame Osei-Owusu" w:date="2026-09-12T09:00:00Z">
              <w:r>
                <w:t xml:space="preserve">20</w:t>
              </w:r>
            </w:ins>
          </w:p>
        </w:tc>
        <w:tc>
          <w:tcPr>
            <w:tcW w:w="1398" w:type="dxa"/>
          </w:tcPr>
          <w:p w14:paraId="107627AB" w14:textId="77777777" w:rsidR="00A92998" w:rsidRPr="000F0CBE" w:rsidRDefault="00A92998" w:rsidP="000F0CBE">
            <w:pPr>
              <w:pStyle w:val="TableText"/>
              <w:jc w:val="right"/>
              <w:rPr>
                <w:lang w:val="en-GB"/>
              </w:rPr>
            </w:pPr>
            <w:del w:id="1311" w:author="Albert Kwame Osei-Owusu" w:date="2026-09-12T09:00:00Z">
              <w:r>
                <w:rPr>
                  <w:lang w:val="en-GB"/>
                </w:rPr>
                <w:delText>952</w:delText>
              </w:r>
            </w:del>
            <w:ins w:id="1312" w:author="Albert Kwame Osei-Owusu" w:date="2026-09-12T09:00:00Z">
              <w:r>
                <w:t xml:space="preserve">1,581</w:t>
              </w:r>
            </w:ins>
          </w:p>
        </w:tc>
        <w:tc>
          <w:tcPr>
            <w:tcW w:w="1398" w:type="dxa"/>
          </w:tcPr>
          <w:p w14:paraId="1FDC760F" w14:textId="77777777" w:rsidR="00A92998" w:rsidRPr="000F0CBE" w:rsidRDefault="00A92998" w:rsidP="000F0CBE">
            <w:pPr>
              <w:pStyle w:val="TableText"/>
              <w:jc w:val="right"/>
              <w:rPr>
                <w:lang w:val="en-GB"/>
              </w:rPr>
            </w:pPr>
            <w:del w:id="1309" w:author="Albert Kwame Osei-Owusu" w:date="2026-09-12T09:00:00Z">
              <w:r>
                <w:rPr>
                  <w:lang w:val="en-GB"/>
                </w:rPr>
                <w:delText>127</w:delText>
              </w:r>
            </w:del>
            <w:ins w:id="1310" w:author="Albert Kwame Osei-Owusu" w:date="2026-09-12T09:00:00Z">
              <w:r>
                <w:t xml:space="preserve">34</w:t>
              </w:r>
            </w:ins>
          </w:p>
        </w:tc>
      </w:tr>
      <w:tr w:rsidR="00A92998" w:rsidRPr="000F0CBE" w14:paraId="409EB44E" w14:textId="77777777" w:rsidTr="001705DA">
        <w:trPr>
          <w:trHeight w:val="288"/>
        </w:trPr>
        <w:tc>
          <w:tcPr>
            <w:tcW w:w="2648" w:type="dxa"/>
          </w:tcPr>
          <w:p w14:paraId="7936C077" w14:textId="77777777" w:rsidR="00A92998" w:rsidRPr="000F0CBE" w:rsidRDefault="00A92998" w:rsidP="000F0CBE">
            <w:pPr>
              <w:pStyle w:val="TableText"/>
              <w:rPr>
                <w:lang w:val="en-GB"/>
              </w:rPr>
            </w:pPr>
            <w:r>
              <w:rPr>
                <w:lang w:val="en-GB"/>
              </w:rPr>
              <w:lastRenderedPageBreak/>
              <w:t>Heat and electricity</w:t>
            </w:r>
          </w:p>
        </w:tc>
        <w:tc>
          <w:tcPr>
            <w:tcW w:w="1398" w:type="dxa"/>
          </w:tcPr>
          <w:p w14:paraId="44828579" w14:textId="77777777" w:rsidR="00A92998" w:rsidRPr="000F0CBE" w:rsidRDefault="00A92998" w:rsidP="000F0CBE">
            <w:pPr>
              <w:pStyle w:val="TableText"/>
              <w:jc w:val="right"/>
              <w:rPr>
                <w:lang w:val="en-GB"/>
              </w:rPr>
            </w:pPr>
            <w:del w:id="1307" w:author="Albert Kwame Osei-Owusu" w:date="2026-09-12T09:00:00Z">
              <w:r>
                <w:rPr>
                  <w:lang w:val="en-GB"/>
                </w:rPr>
                <w:delText>52</w:delText>
              </w:r>
            </w:del>
            <w:ins w:id="1308" w:author="Albert Kwame Osei-Owusu" w:date="2026-09-12T09:00:00Z">
              <w:r>
                <w:t xml:space="preserve">74</w:t>
              </w:r>
            </w:ins>
          </w:p>
        </w:tc>
        <w:tc>
          <w:tcPr>
            <w:tcW w:w="1398" w:type="dxa"/>
          </w:tcPr>
          <w:p w14:paraId="5E4750B1" w14:textId="77777777" w:rsidR="00A92998" w:rsidRPr="000F0CBE" w:rsidRDefault="00A92998" w:rsidP="000F0CBE">
            <w:pPr>
              <w:pStyle w:val="TableText"/>
              <w:jc w:val="right"/>
              <w:rPr>
                <w:lang w:val="en-GB"/>
              </w:rPr>
            </w:pPr>
            <w:del w:id="1305" w:author="Albert Kwame Osei-Owusu" w:date="2026-09-12T09:00:00Z">
              <w:r>
                <w:rPr>
                  <w:lang w:val="en-GB"/>
                </w:rPr>
                <w:delText>14</w:delText>
              </w:r>
            </w:del>
            <w:ins w:id="1306" w:author="Albert Kwame Osei-Owusu" w:date="2026-09-12T09:00:00Z">
              <w:r>
                <w:t xml:space="preserve">30</w:t>
              </w:r>
            </w:ins>
          </w:p>
        </w:tc>
        <w:tc>
          <w:tcPr>
            <w:tcW w:w="1398" w:type="dxa"/>
          </w:tcPr>
          <w:p w14:paraId="70EF790E" w14:textId="77777777" w:rsidR="00A92998" w:rsidRPr="000F0CBE" w:rsidRDefault="00A92998" w:rsidP="000F0CBE">
            <w:pPr>
              <w:pStyle w:val="TableText"/>
              <w:jc w:val="right"/>
              <w:rPr>
                <w:lang w:val="en-GB"/>
              </w:rPr>
            </w:pPr>
            <w:del w:id="1303" w:author="Albert Kwame Osei-Owusu" w:date="2026-09-12T09:00:00Z">
              <w:r>
                <w:rPr>
                  <w:lang w:val="en-GB"/>
                </w:rPr>
                <w:delText>0</w:delText>
              </w:r>
            </w:del>
            <w:ins w:id="1304" w:author="Albert Kwame Osei-Owusu" w:date="2026-09-12T09:00:00Z">
              <w:r>
                <w:t xml:space="preserve">0</w:t>
              </w:r>
            </w:ins>
          </w:p>
        </w:tc>
        <w:tc>
          <w:tcPr>
            <w:tcW w:w="1398" w:type="dxa"/>
          </w:tcPr>
          <w:p w14:paraId="2E03F75D" w14:textId="77777777" w:rsidR="00A92998" w:rsidRPr="000F0CBE" w:rsidRDefault="00A92998" w:rsidP="000F0CBE">
            <w:pPr>
              <w:pStyle w:val="TableText"/>
              <w:jc w:val="right"/>
              <w:rPr>
                <w:lang w:val="en-GB"/>
              </w:rPr>
            </w:pPr>
            <w:del w:id="1301" w:author="Albert Kwame Osei-Owusu" w:date="2026-09-12T09:00:00Z">
              <w:r>
                <w:rPr>
                  <w:lang w:val="en-GB"/>
                </w:rPr>
                <w:delText>24</w:delText>
              </w:r>
            </w:del>
            <w:ins w:id="1302" w:author="Albert Kwame Osei-Owusu" w:date="2026-09-12T09:00:00Z">
              <w:r>
                <w:t xml:space="preserve">15</w:t>
              </w:r>
            </w:ins>
          </w:p>
        </w:tc>
        <w:tc>
          <w:tcPr>
            <w:tcW w:w="1398" w:type="dxa"/>
          </w:tcPr>
          <w:p w14:paraId="69356633" w14:textId="77777777" w:rsidR="00A92998" w:rsidRPr="000F0CBE" w:rsidRDefault="00A92998" w:rsidP="000F0CBE">
            <w:pPr>
              <w:pStyle w:val="TableText"/>
              <w:jc w:val="right"/>
              <w:rPr>
                <w:lang w:val="en-GB"/>
              </w:rPr>
            </w:pPr>
            <w:del w:id="1299" w:author="Albert Kwame Osei-Owusu" w:date="2026-09-12T09:00:00Z">
              <w:r>
                <w:rPr>
                  <w:lang w:val="en-GB"/>
                </w:rPr>
                <w:delText>12</w:delText>
              </w:r>
            </w:del>
            <w:ins w:id="1300" w:author="Albert Kwame Osei-Owusu" w:date="2026-09-12T09:00:00Z">
              <w:r>
                <w:t xml:space="preserve">1</w:t>
              </w:r>
            </w:ins>
          </w:p>
        </w:tc>
      </w:tr>
      <w:tr w:rsidR="00A92998" w:rsidRPr="000F0CBE" w14:paraId="18E5BB22" w14:textId="77777777" w:rsidTr="001705DA">
        <w:trPr>
          <w:trHeight w:val="288"/>
        </w:trPr>
        <w:tc>
          <w:tcPr>
            <w:tcW w:w="2648" w:type="dxa"/>
          </w:tcPr>
          <w:p w14:paraId="2377DEE4" w14:textId="77777777" w:rsidR="00A92998" w:rsidRPr="000F0CBE" w:rsidRDefault="00A92998" w:rsidP="000F0CBE">
            <w:pPr>
              <w:pStyle w:val="TableText"/>
              <w:rPr>
                <w:lang w:val="en-GB"/>
              </w:rPr>
            </w:pPr>
            <w:del w:id="120929" w:author="Albert Kwame Osei-Owusu" w:date="2026-09-14T16:00:00Z">
              <w:r>
                <w:rPr>
                  <w:lang w:val="en-GB"/>
                </w:rPr>
                <w:delText xml:space="preserve">Individual travel</w:delText>
              </w:r>
            </w:del>
            <w:ins w:id="120930" w:author="Albert Kwame Osei-Owusu" w:date="2026-09-14T16:00:00Z">
              <w:r>
                <w:rPr>
                  <w:lang w:val="en-GB"/>
                </w:rPr>
                <w:t xml:space="preserve">Private travel</w:t>
              </w:r>
            </w:ins>
          </w:p>
        </w:tc>
        <w:tc>
          <w:tcPr>
            <w:tcW w:w="1398" w:type="dxa"/>
          </w:tcPr>
          <w:p w14:paraId="48AEA067" w14:textId="77777777" w:rsidR="00A92998" w:rsidRPr="000F0CBE" w:rsidRDefault="00A92998" w:rsidP="000F0CBE">
            <w:pPr>
              <w:pStyle w:val="TableText"/>
              <w:jc w:val="right"/>
              <w:rPr>
                <w:lang w:val="en-GB"/>
              </w:rPr>
            </w:pPr>
            <w:del w:id="1297" w:author="Albert Kwame Osei-Owusu" w:date="2026-09-12T09:00:00Z">
              <w:r>
                <w:rPr>
                  <w:lang w:val="en-GB"/>
                </w:rPr>
                <w:delText>540</w:delText>
              </w:r>
            </w:del>
            <w:ins w:id="1298" w:author="Albert Kwame Osei-Owusu" w:date="2026-09-12T09:00:00Z">
              <w:r>
                <w:t xml:space="preserve">708</w:t>
              </w:r>
            </w:ins>
          </w:p>
        </w:tc>
        <w:tc>
          <w:tcPr>
            <w:tcW w:w="1398" w:type="dxa"/>
          </w:tcPr>
          <w:p w14:paraId="6E4C6582" w14:textId="77777777" w:rsidR="00A92998" w:rsidRPr="000F0CBE" w:rsidRDefault="00A92998" w:rsidP="000F0CBE">
            <w:pPr>
              <w:pStyle w:val="TableText"/>
              <w:jc w:val="right"/>
              <w:rPr>
                <w:lang w:val="en-GB"/>
              </w:rPr>
            </w:pPr>
            <w:del w:id="1295" w:author="Albert Kwame Osei-Owusu" w:date="2026-09-12T09:00:00Z">
              <w:r>
                <w:rPr>
                  <w:lang w:val="en-GB"/>
                </w:rPr>
                <w:delText>25</w:delText>
              </w:r>
            </w:del>
            <w:ins w:id="14378" w:author="Albert Kwame Osei-Owusu" w:date="2026-09-12T09:00:00Z">
              <w:del w:id="14376" w:author="Albert Kwame Osei-Owusu" w:date="2026-09-13T09:00:00Z">
                <w:r>
                  <w:delText xml:space="preserve">25</w:delText>
                </w:r>
              </w:del>
            </w:ins>
            <w:ins w:id="14377" w:author="Albert Kwame Osei-Owusu" w:date="2026-09-13T09:00:00Z">
              <w:r>
                <w:t xml:space="preserve">32</w:t>
              </w:r>
            </w:ins>
          </w:p>
        </w:tc>
        <w:tc>
          <w:tcPr>
            <w:tcW w:w="1398" w:type="dxa"/>
          </w:tcPr>
          <w:p w14:paraId="03DF211E" w14:textId="77777777" w:rsidR="00A92998" w:rsidRPr="000F0CBE" w:rsidRDefault="00A92998" w:rsidP="000F0CBE">
            <w:pPr>
              <w:pStyle w:val="TableText"/>
              <w:jc w:val="right"/>
              <w:rPr>
                <w:lang w:val="en-GB"/>
              </w:rPr>
            </w:pPr>
            <w:del w:id="1293" w:author="Albert Kwame Osei-Owusu" w:date="2026-09-12T09:00:00Z">
              <w:r>
                <w:rPr>
                  <w:lang w:val="en-GB"/>
                </w:rPr>
                <w:delText>0</w:delText>
              </w:r>
            </w:del>
            <w:ins w:id="1294" w:author="Albert Kwame Osei-Owusu" w:date="2026-09-12T09:00:00Z">
              <w:r>
                <w:t xml:space="preserve">0</w:t>
              </w:r>
            </w:ins>
          </w:p>
        </w:tc>
        <w:tc>
          <w:tcPr>
            <w:tcW w:w="1398" w:type="dxa"/>
          </w:tcPr>
          <w:p w14:paraId="22063D2A" w14:textId="77777777" w:rsidR="00A92998" w:rsidRPr="000F0CBE" w:rsidRDefault="00A92998" w:rsidP="000F0CBE">
            <w:pPr>
              <w:pStyle w:val="TableText"/>
              <w:jc w:val="right"/>
              <w:rPr>
                <w:lang w:val="en-GB"/>
              </w:rPr>
            </w:pPr>
            <w:del w:id="1291" w:author="Albert Kwame Osei-Owusu" w:date="2026-09-12T09:00:00Z">
              <w:r>
                <w:rPr>
                  <w:lang w:val="en-GB"/>
                </w:rPr>
                <w:delText>2</w:delText>
              </w:r>
            </w:del>
            <w:ins w:id="1292" w:author="Albert Kwame Osei-Owusu" w:date="2026-09-12T09:00:00Z">
              <w:r>
                <w:t xml:space="preserve">2</w:t>
              </w:r>
            </w:ins>
          </w:p>
        </w:tc>
        <w:tc>
          <w:tcPr>
            <w:tcW w:w="1398" w:type="dxa"/>
          </w:tcPr>
          <w:p w14:paraId="64652FC0" w14:textId="77777777" w:rsidR="00A92998" w:rsidRPr="000F0CBE" w:rsidRDefault="00A92998" w:rsidP="000F0CBE">
            <w:pPr>
              <w:pStyle w:val="TableText"/>
              <w:jc w:val="right"/>
              <w:rPr>
                <w:lang w:val="en-GB"/>
              </w:rPr>
            </w:pPr>
            <w:del w:id="1289" w:author="Albert Kwame Osei-Owusu" w:date="2026-09-12T09:00:00Z">
              <w:r>
                <w:rPr>
                  <w:lang w:val="en-GB"/>
                </w:rPr>
                <w:delText>0</w:delText>
              </w:r>
            </w:del>
            <w:ins w:id="1290" w:author="Albert Kwame Osei-Owusu" w:date="2026-09-12T09:00:00Z">
              <w:r>
                <w:t xml:space="preserve">0</w:t>
              </w:r>
            </w:ins>
          </w:p>
        </w:tc>
      </w:tr>
      <w:tr w:rsidR="00A92998" w:rsidRPr="000F0CBE" w14:paraId="2E5F6E07" w14:textId="77777777" w:rsidTr="001705DA">
        <w:trPr>
          <w:trHeight w:val="288"/>
        </w:trPr>
        <w:tc>
          <w:tcPr>
            <w:tcW w:w="2648" w:type="dxa"/>
          </w:tcPr>
          <w:p w14:paraId="4048CDC9" w14:textId="77777777" w:rsidR="00A92998" w:rsidRPr="000F0CBE" w:rsidRDefault="00A92998" w:rsidP="000F0CBE">
            <w:pPr>
              <w:pStyle w:val="TableText"/>
              <w:rPr>
                <w:lang w:val="en-GB"/>
              </w:rPr>
            </w:pPr>
            <w:r>
              <w:rPr>
                <w:lang w:val="en-GB"/>
              </w:rPr>
              <w:t>Medical, electrical equipment and machinery</w:t>
            </w:r>
          </w:p>
        </w:tc>
        <w:tc>
          <w:tcPr>
            <w:tcW w:w="1398" w:type="dxa"/>
          </w:tcPr>
          <w:p w14:paraId="440B67F8" w14:textId="77777777" w:rsidR="00A92998" w:rsidRPr="000F0CBE" w:rsidRDefault="00A92998" w:rsidP="000F0CBE">
            <w:pPr>
              <w:pStyle w:val="TableText"/>
              <w:jc w:val="right"/>
              <w:rPr>
                <w:lang w:val="en-GB"/>
              </w:rPr>
            </w:pPr>
            <w:del w:id="1287" w:author="Albert Kwame Osei-Owusu" w:date="2026-09-12T09:00:00Z">
              <w:r>
                <w:rPr>
                  <w:lang w:val="en-GB"/>
                </w:rPr>
                <w:delText>224</w:delText>
              </w:r>
            </w:del>
            <w:ins w:id="14374" w:author="Albert Kwame Osei-Owusu" w:date="2026-09-12T09:00:00Z">
              <w:del w:id="14372" w:author="Albert Kwame Osei-Owusu" w:date="2026-09-13T09:00:00Z">
                <w:r>
                  <w:delText xml:space="preserve">200</w:delText>
                </w:r>
              </w:del>
            </w:ins>
            <w:ins w:id="14373" w:author="Albert Kwame Osei-Owusu" w:date="2026-09-13T09:00:00Z">
              <w:r>
                <w:t xml:space="preserve">115</w:t>
              </w:r>
            </w:ins>
          </w:p>
        </w:tc>
        <w:tc>
          <w:tcPr>
            <w:tcW w:w="1398" w:type="dxa"/>
          </w:tcPr>
          <w:p w14:paraId="04A067AB" w14:textId="77777777" w:rsidR="00A92998" w:rsidRPr="000F0CBE" w:rsidRDefault="00A92998" w:rsidP="000F0CBE">
            <w:pPr>
              <w:pStyle w:val="TableText"/>
              <w:jc w:val="right"/>
              <w:rPr>
                <w:lang w:val="en-GB"/>
              </w:rPr>
            </w:pPr>
            <w:del w:id="1285" w:author="Albert Kwame Osei-Owusu" w:date="2026-09-12T09:00:00Z">
              <w:r>
                <w:rPr>
                  <w:lang w:val="en-GB"/>
                </w:rPr>
                <w:delText>170</w:delText>
              </w:r>
            </w:del>
            <w:ins w:id="14370" w:author="Albert Kwame Osei-Owusu" w:date="2026-09-12T09:00:00Z">
              <w:del w:id="14368" w:author="Albert Kwame Osei-Owusu" w:date="2026-09-13T09:00:00Z">
                <w:r>
                  <w:delText xml:space="preserve">176</w:delText>
                </w:r>
              </w:del>
            </w:ins>
            <w:ins w:id="14369" w:author="Albert Kwame Osei-Owusu" w:date="2026-09-13T09:00:00Z">
              <w:r>
                <w:t xml:space="preserve">105</w:t>
              </w:r>
            </w:ins>
          </w:p>
        </w:tc>
        <w:tc>
          <w:tcPr>
            <w:tcW w:w="1398" w:type="dxa"/>
          </w:tcPr>
          <w:p w14:paraId="18B5C50B" w14:textId="77777777" w:rsidR="00A92998" w:rsidRPr="000F0CBE" w:rsidRDefault="00A92998" w:rsidP="000F0CBE">
            <w:pPr>
              <w:pStyle w:val="TableText"/>
              <w:jc w:val="right"/>
              <w:rPr>
                <w:lang w:val="en-GB"/>
              </w:rPr>
            </w:pPr>
            <w:del w:id="1283" w:author="Albert Kwame Osei-Owusu" w:date="2026-09-12T09:00:00Z">
              <w:r>
                <w:rPr>
                  <w:lang w:val="en-GB"/>
                </w:rPr>
                <w:delText>3</w:delText>
              </w:r>
            </w:del>
            <w:ins w:id="14366" w:author="Albert Kwame Osei-Owusu" w:date="2026-09-12T09:00:00Z">
              <w:del w:id="14364" w:author="Albert Kwame Osei-Owusu" w:date="2026-09-13T09:00:00Z">
                <w:r>
                  <w:delText xml:space="preserve">3</w:delText>
                </w:r>
              </w:del>
            </w:ins>
            <w:ins w:id="14365" w:author="Albert Kwame Osei-Owusu" w:date="2026-09-13T09:00:00Z">
              <w:r>
                <w:t xml:space="preserve">1</w:t>
              </w:r>
            </w:ins>
          </w:p>
        </w:tc>
        <w:tc>
          <w:tcPr>
            <w:tcW w:w="1398" w:type="dxa"/>
          </w:tcPr>
          <w:p w14:paraId="1054FA23" w14:textId="77777777" w:rsidR="00A92998" w:rsidRPr="000F0CBE" w:rsidRDefault="00A92998" w:rsidP="000F0CBE">
            <w:pPr>
              <w:pStyle w:val="TableText"/>
              <w:jc w:val="right"/>
              <w:rPr>
                <w:lang w:val="en-GB"/>
              </w:rPr>
            </w:pPr>
            <w:del w:id="1281" w:author="Albert Kwame Osei-Owusu" w:date="2026-09-12T09:00:00Z">
              <w:r>
                <w:rPr>
                  <w:lang w:val="en-GB"/>
                </w:rPr>
                <w:delText>137</w:delText>
              </w:r>
            </w:del>
            <w:ins w:id="14362" w:author="Albert Kwame Osei-Owusu" w:date="2026-09-12T09:00:00Z">
              <w:del w:id="14360" w:author="Albert Kwame Osei-Owusu" w:date="2026-09-13T09:00:00Z">
                <w:r>
                  <w:delText xml:space="preserve">131</w:delText>
                </w:r>
              </w:del>
            </w:ins>
            <w:ins w:id="14361" w:author="Albert Kwame Osei-Owusu" w:date="2026-09-13T09:00:00Z">
              <w:r>
                <w:t xml:space="preserve">74</w:t>
              </w:r>
            </w:ins>
          </w:p>
        </w:tc>
        <w:tc>
          <w:tcPr>
            <w:tcW w:w="1398" w:type="dxa"/>
          </w:tcPr>
          <w:p w14:paraId="270CBA9A" w14:textId="77777777" w:rsidR="00A92998" w:rsidRPr="000F0CBE" w:rsidRDefault="00A92998" w:rsidP="000F0CBE">
            <w:pPr>
              <w:pStyle w:val="TableText"/>
              <w:jc w:val="right"/>
              <w:rPr>
                <w:lang w:val="en-GB"/>
              </w:rPr>
            </w:pPr>
            <w:del w:id="1279" w:author="Albert Kwame Osei-Owusu" w:date="2026-09-12T09:00:00Z">
              <w:r>
                <w:rPr>
                  <w:lang w:val="en-GB"/>
                </w:rPr>
                <w:delText>71</w:delText>
              </w:r>
            </w:del>
            <w:ins w:id="14358" w:author="Albert Kwame Osei-Owusu" w:date="2026-09-12T09:00:00Z">
              <w:del w:id="14356" w:author="Albert Kwame Osei-Owusu" w:date="2026-09-13T09:00:00Z">
                <w:r>
                  <w:delText xml:space="preserve">8</w:delText>
                </w:r>
              </w:del>
            </w:ins>
            <w:ins w:id="14357" w:author="Albert Kwame Osei-Owusu" w:date="2026-09-13T09:00:00Z">
              <w:r>
                <w:t xml:space="preserve">5</w:t>
              </w:r>
            </w:ins>
          </w:p>
        </w:tc>
      </w:tr>
      <w:tr w:rsidR="00A92998" w:rsidRPr="000F0CBE" w14:paraId="3B83A910" w14:textId="77777777" w:rsidTr="001705DA">
        <w:trPr>
          <w:trHeight w:val="288"/>
        </w:trPr>
        <w:tc>
          <w:tcPr>
            <w:tcW w:w="2648" w:type="dxa"/>
          </w:tcPr>
          <w:p w14:paraId="1E0CD258" w14:textId="77777777" w:rsidR="00A92998" w:rsidRPr="000F0CBE" w:rsidRDefault="00A92998" w:rsidP="000F0CBE">
            <w:pPr>
              <w:pStyle w:val="TableText"/>
              <w:rPr>
                <w:lang w:val="en-GB"/>
              </w:rPr>
            </w:pPr>
            <w:r>
              <w:rPr>
                <w:lang w:val="en-GB"/>
              </w:rPr>
              <w:t>Operational impacts</w:t>
            </w:r>
          </w:p>
        </w:tc>
        <w:tc>
          <w:tcPr>
            <w:tcW w:w="1398" w:type="dxa"/>
          </w:tcPr>
          <w:p w14:paraId="6CEE3E9A" w14:textId="77777777" w:rsidR="00A92998" w:rsidRPr="000F0CBE" w:rsidRDefault="00A92998" w:rsidP="000F0CBE">
            <w:pPr>
              <w:pStyle w:val="TableText"/>
              <w:jc w:val="right"/>
              <w:rPr>
                <w:lang w:val="en-GB"/>
              </w:rPr>
            </w:pPr>
            <w:del w:id="1277" w:author="Albert Kwame Osei-Owusu" w:date="2026-09-12T09:00:00Z">
              <w:r>
                <w:rPr>
                  <w:lang w:val="en-GB"/>
                </w:rPr>
                <w:delText>11</w:delText>
              </w:r>
            </w:del>
            <w:ins w:id="1278" w:author="Albert Kwame Osei-Owusu" w:date="2026-09-12T09:00:00Z">
              <w:r>
                <w:t xml:space="preserve">131</w:t>
              </w:r>
            </w:ins>
          </w:p>
        </w:tc>
        <w:tc>
          <w:tcPr>
            <w:tcW w:w="1398" w:type="dxa"/>
          </w:tcPr>
          <w:p w14:paraId="0AE48279" w14:textId="77777777" w:rsidR="00A92998" w:rsidRPr="000F0CBE" w:rsidRDefault="00A92998" w:rsidP="000F0CBE">
            <w:pPr>
              <w:pStyle w:val="TableText"/>
              <w:jc w:val="right"/>
              <w:rPr>
                <w:lang w:val="en-GB"/>
              </w:rPr>
            </w:pPr>
            <w:del w:id="1275" w:author="Albert Kwame Osei-Owusu" w:date="2026-09-12T09:00:00Z">
              <w:r>
                <w:rPr>
                  <w:lang w:val="en-GB"/>
                </w:rPr>
                <w:delText>0</w:delText>
              </w:r>
            </w:del>
            <w:ins w:id="1276" w:author="Albert Kwame Osei-Owusu" w:date="2026-09-12T09:00:00Z">
              <w:r>
                <w:t xml:space="preserve">0</w:t>
              </w:r>
            </w:ins>
          </w:p>
        </w:tc>
        <w:tc>
          <w:tcPr>
            <w:tcW w:w="1398" w:type="dxa"/>
          </w:tcPr>
          <w:p w14:paraId="7B6E1E6A" w14:textId="77777777" w:rsidR="00A92998" w:rsidRPr="000F0CBE" w:rsidRDefault="00A92998" w:rsidP="000F0CBE">
            <w:pPr>
              <w:pStyle w:val="TableText"/>
              <w:jc w:val="right"/>
              <w:rPr>
                <w:lang w:val="en-GB"/>
              </w:rPr>
            </w:pPr>
            <w:del w:id="1273" w:author="Albert Kwame Osei-Owusu" w:date="2026-09-12T09:00:00Z">
              <w:r>
                <w:rPr>
                  <w:lang w:val="en-GB"/>
                </w:rPr>
                <w:delText>0</w:delText>
              </w:r>
            </w:del>
            <w:ins w:id="1274" w:author="Albert Kwame Osei-Owusu" w:date="2026-09-12T09:00:00Z">
              <w:r>
                <w:t xml:space="preserve">0</w:t>
              </w:r>
            </w:ins>
          </w:p>
        </w:tc>
        <w:tc>
          <w:tcPr>
            <w:tcW w:w="1398" w:type="dxa"/>
          </w:tcPr>
          <w:p w14:paraId="4A91CD21" w14:textId="77777777" w:rsidR="00A92998" w:rsidRPr="000F0CBE" w:rsidRDefault="00A92998" w:rsidP="000F0CBE">
            <w:pPr>
              <w:pStyle w:val="TableText"/>
              <w:jc w:val="right"/>
              <w:rPr>
                <w:lang w:val="en-GB"/>
              </w:rPr>
            </w:pPr>
            <w:del w:id="1271" w:author="Albert Kwame Osei-Owusu" w:date="2026-09-12T09:00:00Z">
              <w:r>
                <w:rPr>
                  <w:lang w:val="en-GB"/>
                </w:rPr>
                <w:delText>0</w:delText>
              </w:r>
            </w:del>
            <w:ins w:id="1272" w:author="Albert Kwame Osei-Owusu" w:date="2026-09-12T09:00:00Z">
              <w:r>
                <w:t xml:space="preserve">0</w:t>
              </w:r>
            </w:ins>
          </w:p>
        </w:tc>
        <w:tc>
          <w:tcPr>
            <w:tcW w:w="1398" w:type="dxa"/>
          </w:tcPr>
          <w:p w14:paraId="5677584F" w14:textId="77777777" w:rsidR="00A92998" w:rsidRPr="000F0CBE" w:rsidRDefault="00A92998" w:rsidP="000F0CBE">
            <w:pPr>
              <w:pStyle w:val="TableText"/>
              <w:jc w:val="right"/>
              <w:rPr>
                <w:lang w:val="en-GB"/>
              </w:rPr>
            </w:pPr>
            <w:del w:id="1269" w:author="Albert Kwame Osei-Owusu" w:date="2026-09-12T09:00:00Z">
              <w:r>
                <w:rPr>
                  <w:lang w:val="en-GB"/>
                </w:rPr>
                <w:delText>176</w:delText>
              </w:r>
            </w:del>
            <w:ins w:id="1270" w:author="Albert Kwame Osei-Owusu" w:date="2026-09-12T09:00:00Z">
              <w:r>
                <w:t xml:space="preserve">43</w:t>
              </w:r>
            </w:ins>
          </w:p>
        </w:tc>
      </w:tr>
      <w:tr w:rsidR="00A92998" w:rsidRPr="000F0CBE" w14:paraId="1F5ABE71" w14:textId="77777777" w:rsidTr="001705DA">
        <w:trPr>
          <w:trHeight w:val="288"/>
        </w:trPr>
        <w:tc>
          <w:tcPr>
            <w:tcW w:w="2648" w:type="dxa"/>
          </w:tcPr>
          <w:p w14:paraId="6A907BCC" w14:textId="77777777" w:rsidR="00A92998" w:rsidRPr="000F0CBE" w:rsidRDefault="00A92998" w:rsidP="000F0CBE">
            <w:pPr>
              <w:pStyle w:val="TableText"/>
              <w:rPr>
                <w:lang w:val="en-GB"/>
              </w:rPr>
            </w:pPr>
            <w:r>
              <w:rPr>
                <w:lang w:val="en-GB"/>
              </w:rPr>
              <w:t>Pharmaceuticals and chemical products</w:t>
            </w:r>
          </w:p>
        </w:tc>
        <w:tc>
          <w:tcPr>
            <w:tcW w:w="1398" w:type="dxa"/>
          </w:tcPr>
          <w:p w14:paraId="43EA2763" w14:textId="77777777" w:rsidR="00A92998" w:rsidRPr="000F0CBE" w:rsidRDefault="00A92998" w:rsidP="000F0CBE">
            <w:pPr>
              <w:pStyle w:val="TableText"/>
              <w:jc w:val="right"/>
              <w:rPr>
                <w:lang w:val="en-GB"/>
              </w:rPr>
            </w:pPr>
            <w:del w:id="1267" w:author="Albert Kwame Osei-Owusu" w:date="2026-09-12T09:00:00Z">
              <w:r>
                <w:rPr>
                  <w:lang w:val="en-GB"/>
                </w:rPr>
                <w:delText>850</w:delText>
              </w:r>
            </w:del>
            <w:ins w:id="14354" w:author="Albert Kwame Osei-Owusu" w:date="2026-09-12T09:00:00Z">
              <w:del w:id="14352" w:author="Albert Kwame Osei-Owusu" w:date="2026-09-13T09:00:00Z">
                <w:r>
                  <w:delText xml:space="preserve">1,737</w:delText>
                </w:r>
              </w:del>
            </w:ins>
            <w:ins w:id="14353" w:author="Albert Kwame Osei-Owusu" w:date="2026-09-13T09:00:00Z">
              <w:r>
                <w:t xml:space="preserve">1,154</w:t>
              </w:r>
            </w:ins>
          </w:p>
        </w:tc>
        <w:tc>
          <w:tcPr>
            <w:tcW w:w="1398" w:type="dxa"/>
          </w:tcPr>
          <w:p w14:paraId="08F5D87C" w14:textId="77777777" w:rsidR="00A92998" w:rsidRPr="000F0CBE" w:rsidRDefault="00A92998" w:rsidP="000F0CBE">
            <w:pPr>
              <w:pStyle w:val="TableText"/>
              <w:jc w:val="right"/>
              <w:rPr>
                <w:lang w:val="en-GB"/>
              </w:rPr>
            </w:pPr>
            <w:del w:id="1265" w:author="Albert Kwame Osei-Owusu" w:date="2026-09-12T09:00:00Z">
              <w:r>
                <w:rPr>
                  <w:lang w:val="en-GB"/>
                </w:rPr>
                <w:delText>1215</w:delText>
              </w:r>
            </w:del>
            <w:ins w:id="14350" w:author="Albert Kwame Osei-Owusu" w:date="2026-09-12T09:00:00Z">
              <w:del w:id="14348" w:author="Albert Kwame Osei-Owusu" w:date="2026-09-13T09:00:00Z">
                <w:r>
                  <w:delText xml:space="preserve">2,192</w:delText>
                </w:r>
              </w:del>
            </w:ins>
            <w:ins w:id="14349" w:author="Albert Kwame Osei-Owusu" w:date="2026-09-13T09:00:00Z">
              <w:r>
                <w:t xml:space="preserve">1,451</w:t>
              </w:r>
            </w:ins>
          </w:p>
        </w:tc>
        <w:tc>
          <w:tcPr>
            <w:tcW w:w="1398" w:type="dxa"/>
          </w:tcPr>
          <w:p w14:paraId="5A7EC684" w14:textId="77777777" w:rsidR="00A92998" w:rsidRPr="000F0CBE" w:rsidRDefault="00A92998" w:rsidP="000F0CBE">
            <w:pPr>
              <w:pStyle w:val="TableText"/>
              <w:jc w:val="right"/>
              <w:rPr>
                <w:lang w:val="en-GB"/>
              </w:rPr>
            </w:pPr>
            <w:del w:id="1263" w:author="Albert Kwame Osei-Owusu" w:date="2026-09-12T09:00:00Z">
              <w:r>
                <w:rPr>
                  <w:lang w:val="en-GB"/>
                </w:rPr>
                <w:delText>18</w:delText>
              </w:r>
            </w:del>
            <w:ins w:id="14346" w:author="Albert Kwame Osei-Owusu" w:date="2026-09-12T09:00:00Z">
              <w:del w:id="14344" w:author="Albert Kwame Osei-Owusu" w:date="2026-09-13T09:00:00Z">
                <w:r>
                  <w:delText xml:space="preserve">57</w:delText>
                </w:r>
              </w:del>
            </w:ins>
            <w:ins w:id="14345" w:author="Albert Kwame Osei-Owusu" w:date="2026-09-13T09:00:00Z">
              <w:r>
                <w:t xml:space="preserve">37</w:t>
              </w:r>
            </w:ins>
          </w:p>
        </w:tc>
        <w:tc>
          <w:tcPr>
            <w:tcW w:w="1398" w:type="dxa"/>
          </w:tcPr>
          <w:p w14:paraId="4C929C01" w14:textId="77777777" w:rsidR="00A92998" w:rsidRPr="000F0CBE" w:rsidRDefault="00A92998" w:rsidP="000F0CBE">
            <w:pPr>
              <w:pStyle w:val="TableText"/>
              <w:jc w:val="right"/>
              <w:rPr>
                <w:lang w:val="en-GB"/>
              </w:rPr>
            </w:pPr>
            <w:del w:id="1261" w:author="Albert Kwame Osei-Owusu" w:date="2026-09-12T09:00:00Z">
              <w:r>
                <w:rPr>
                  <w:lang w:val="en-GB"/>
                </w:rPr>
                <w:delText>806</w:delText>
              </w:r>
            </w:del>
            <w:ins w:id="14342" w:author="Albert Kwame Osei-Owusu" w:date="2026-09-12T09:00:00Z">
              <w:del w:id="14340" w:author="Albert Kwame Osei-Owusu" w:date="2026-09-13T09:00:00Z">
                <w:r>
                  <w:delText xml:space="preserve">2,046</w:delText>
                </w:r>
              </w:del>
            </w:ins>
            <w:ins w:id="14341" w:author="Albert Kwame Osei-Owusu" w:date="2026-09-13T09:00:00Z">
              <w:r>
                <w:t xml:space="preserve">1,332</w:t>
              </w:r>
            </w:ins>
          </w:p>
        </w:tc>
        <w:tc>
          <w:tcPr>
            <w:tcW w:w="1398" w:type="dxa"/>
          </w:tcPr>
          <w:p w14:paraId="2F77BB57" w14:textId="77777777" w:rsidR="00A92998" w:rsidRPr="000F0CBE" w:rsidRDefault="00A92998" w:rsidP="000F0CBE">
            <w:pPr>
              <w:pStyle w:val="TableText"/>
              <w:jc w:val="right"/>
              <w:rPr>
                <w:lang w:val="en-GB"/>
              </w:rPr>
            </w:pPr>
            <w:del w:id="1259" w:author="Albert Kwame Osei-Owusu" w:date="2026-09-12T09:00:00Z">
              <w:r>
                <w:rPr>
                  <w:lang w:val="en-GB"/>
                </w:rPr>
                <w:delText>236</w:delText>
              </w:r>
            </w:del>
            <w:ins w:id="14338" w:author="Albert Kwame Osei-Owusu" w:date="2026-09-12T09:00:00Z">
              <w:del w:id="14336" w:author="Albert Kwame Osei-Owusu" w:date="2026-09-13T09:00:00Z">
                <w:r>
                  <w:delText xml:space="preserve">100</w:delText>
                </w:r>
              </w:del>
            </w:ins>
            <w:ins w:id="14337" w:author="Albert Kwame Osei-Owusu" w:date="2026-09-13T09:00:00Z">
              <w:r>
                <w:t xml:space="preserve">63</w:t>
              </w:r>
            </w:ins>
          </w:p>
        </w:tc>
      </w:tr>
      <w:tr w:rsidR="00A92998" w:rsidRPr="000F0CBE" w14:paraId="323CF307" w14:textId="77777777" w:rsidTr="001705DA">
        <w:trPr>
          <w:trHeight w:val="288"/>
        </w:trPr>
        <w:tc>
          <w:tcPr>
            <w:tcW w:w="2648" w:type="dxa"/>
          </w:tcPr>
          <w:p w14:paraId="7748B39D" w14:textId="77777777" w:rsidR="00A92998" w:rsidRPr="000F0CBE" w:rsidRDefault="00A92998" w:rsidP="000F0CBE">
            <w:pPr>
              <w:pStyle w:val="TableText"/>
              <w:rPr>
                <w:lang w:val="en-GB"/>
              </w:rPr>
            </w:pPr>
            <w:r>
              <w:rPr>
                <w:lang w:val="en-GB"/>
              </w:rPr>
              <w:t>Services</w:t>
            </w:r>
          </w:p>
        </w:tc>
        <w:tc>
          <w:tcPr>
            <w:tcW w:w="1398" w:type="dxa"/>
          </w:tcPr>
          <w:p w14:paraId="3B1F8193" w14:textId="77777777" w:rsidR="00A92998" w:rsidRPr="000F0CBE" w:rsidRDefault="00A92998" w:rsidP="000F0CBE">
            <w:pPr>
              <w:pStyle w:val="TableText"/>
              <w:jc w:val="right"/>
              <w:rPr>
                <w:lang w:val="en-GB"/>
              </w:rPr>
            </w:pPr>
            <w:del w:id="1257" w:author="Albert Kwame Osei-Owusu" w:date="2026-09-12T09:00:00Z">
              <w:r>
                <w:rPr>
                  <w:lang w:val="en-GB"/>
                </w:rPr>
                <w:delText>651</w:delText>
              </w:r>
            </w:del>
            <w:ins w:id="14334" w:author="Albert Kwame Osei-Owusu" w:date="2026-09-12T09:00:00Z">
              <w:del w:id="14332" w:author="Albert Kwame Osei-Owusu" w:date="2026-09-13T09:00:00Z">
                <w:r>
                  <w:delText xml:space="preserve">613</w:delText>
                </w:r>
              </w:del>
            </w:ins>
            <w:ins w:id="14333" w:author="Albert Kwame Osei-Owusu" w:date="2026-09-13T09:00:00Z">
              <w:r>
                <w:t xml:space="preserve">792</w:t>
              </w:r>
            </w:ins>
          </w:p>
        </w:tc>
        <w:tc>
          <w:tcPr>
            <w:tcW w:w="1398" w:type="dxa"/>
          </w:tcPr>
          <w:p w14:paraId="42BAC1D7" w14:textId="77777777" w:rsidR="00A92998" w:rsidRPr="000F0CBE" w:rsidRDefault="00A92998" w:rsidP="000F0CBE">
            <w:pPr>
              <w:pStyle w:val="TableText"/>
              <w:jc w:val="right"/>
              <w:rPr>
                <w:lang w:val="en-GB"/>
              </w:rPr>
            </w:pPr>
            <w:del w:id="1255" w:author="Albert Kwame Osei-Owusu" w:date="2026-09-12T09:00:00Z">
              <w:r>
                <w:rPr>
                  <w:lang w:val="en-GB"/>
                </w:rPr>
                <w:delText>229</w:delText>
              </w:r>
            </w:del>
            <w:ins w:id="14330" w:author="Albert Kwame Osei-Owusu" w:date="2026-09-12T09:00:00Z">
              <w:del w:id="14328" w:author="Albert Kwame Osei-Owusu" w:date="2026-09-13T09:00:00Z">
                <w:r>
                  <w:delText xml:space="preserve">365</w:delText>
                </w:r>
              </w:del>
            </w:ins>
            <w:ins w:id="14329" w:author="Albert Kwame Osei-Owusu" w:date="2026-09-13T09:00:00Z">
              <w:r>
                <w:t xml:space="preserve">412</w:t>
              </w:r>
            </w:ins>
          </w:p>
        </w:tc>
        <w:tc>
          <w:tcPr>
            <w:tcW w:w="1398" w:type="dxa"/>
          </w:tcPr>
          <w:p w14:paraId="11AB1BFE" w14:textId="77777777" w:rsidR="00A92998" w:rsidRPr="000F0CBE" w:rsidRDefault="00A92998" w:rsidP="000F0CBE">
            <w:pPr>
              <w:pStyle w:val="TableText"/>
              <w:jc w:val="right"/>
              <w:rPr>
                <w:lang w:val="en-GB"/>
              </w:rPr>
            </w:pPr>
            <w:del w:id="1253" w:author="Albert Kwame Osei-Owusu" w:date="2026-09-12T09:00:00Z">
              <w:r>
                <w:rPr>
                  <w:lang w:val="en-GB"/>
                </w:rPr>
                <w:delText>7</w:delText>
              </w:r>
            </w:del>
            <w:ins w:id="1254" w:author="Albert Kwame Osei-Owusu" w:date="2026-09-12T09:00:00Z">
              <w:r>
                <w:t xml:space="preserve">11</w:t>
              </w:r>
            </w:ins>
          </w:p>
        </w:tc>
        <w:tc>
          <w:tcPr>
            <w:tcW w:w="1398" w:type="dxa"/>
          </w:tcPr>
          <w:p w14:paraId="6C5D8C4E" w14:textId="77777777" w:rsidR="00A92998" w:rsidRPr="000F0CBE" w:rsidRDefault="00A92998" w:rsidP="000F0CBE">
            <w:pPr>
              <w:pStyle w:val="TableText"/>
              <w:jc w:val="right"/>
              <w:rPr>
                <w:lang w:val="en-GB"/>
              </w:rPr>
            </w:pPr>
            <w:del w:id="1251" w:author="Albert Kwame Osei-Owusu" w:date="2026-09-12T09:00:00Z">
              <w:r>
                <w:rPr>
                  <w:lang w:val="en-GB"/>
                </w:rPr>
                <w:delText>425</w:delText>
              </w:r>
            </w:del>
            <w:ins w:id="14326" w:author="Albert Kwame Osei-Owusu" w:date="2026-09-12T09:00:00Z">
              <w:del w:id="14324" w:author="Albert Kwame Osei-Owusu" w:date="2026-09-13T09:00:00Z">
                <w:r>
                  <w:delText xml:space="preserve">692</w:delText>
                </w:r>
              </w:del>
            </w:ins>
            <w:ins w:id="14325" w:author="Albert Kwame Osei-Owusu" w:date="2026-09-13T09:00:00Z">
              <w:r>
                <w:t xml:space="preserve">727</w:t>
              </w:r>
            </w:ins>
          </w:p>
        </w:tc>
        <w:tc>
          <w:tcPr>
            <w:tcW w:w="1398" w:type="dxa"/>
          </w:tcPr>
          <w:p w14:paraId="5BDC6C8B" w14:textId="77777777" w:rsidR="00A92998" w:rsidRPr="000F0CBE" w:rsidRDefault="00A92998" w:rsidP="000F0CBE">
            <w:pPr>
              <w:pStyle w:val="TableText"/>
              <w:jc w:val="right"/>
              <w:rPr>
                <w:lang w:val="en-GB"/>
              </w:rPr>
            </w:pPr>
            <w:del w:id="1249" w:author="Albert Kwame Osei-Owusu" w:date="2026-09-12T09:00:00Z">
              <w:r>
                <w:rPr>
                  <w:lang w:val="en-GB"/>
                </w:rPr>
                <w:delText>85</w:delText>
              </w:r>
            </w:del>
            <w:ins w:id="14322" w:author="Albert Kwame Osei-Owusu" w:date="2026-09-12T09:00:00Z">
              <w:del w:id="14320" w:author="Albert Kwame Osei-Owusu" w:date="2026-09-13T09:00:00Z">
                <w:r>
                  <w:delText xml:space="preserve">30</w:delText>
                </w:r>
              </w:del>
            </w:ins>
            <w:ins w:id="14321" w:author="Albert Kwame Osei-Owusu" w:date="2026-09-13T09:00:00Z">
              <w:r>
                <w:t xml:space="preserve">31</w:t>
              </w:r>
            </w:ins>
          </w:p>
        </w:tc>
      </w:tr>
      <w:tr w:rsidR="001705DA" w:rsidRPr="000F0CBE" w14:paraId="5FBA248C" w14:textId="77777777" w:rsidTr="001705DA">
        <w:trPr>
          <w:trHeight w:val="288"/>
        </w:trPr>
        <w:tc>
          <w:tcPr>
            <w:tcW w:w="2648" w:type="dxa"/>
          </w:tcPr>
          <w:p w14:paraId="49E7CEEB" w14:textId="1FBD4983" w:rsidR="001705DA" w:rsidRDefault="001705DA" w:rsidP="001705DA">
            <w:pPr>
              <w:pStyle w:val="TableText"/>
              <w:rPr>
                <w:lang w:val="en-GB"/>
              </w:rPr>
            </w:pPr>
            <w:r>
              <w:rPr>
                <w:lang w:val="en-GB"/>
              </w:rPr>
              <w:t>Transport</w:t>
            </w:r>
          </w:p>
        </w:tc>
        <w:tc>
          <w:tcPr>
            <w:tcW w:w="1398" w:type="dxa"/>
          </w:tcPr>
          <w:p w14:paraId="5CF9D90C" w14:textId="3BB9F471" w:rsidR="001705DA" w:rsidRDefault="001705DA" w:rsidP="001705DA">
            <w:pPr>
              <w:pStyle w:val="TableText"/>
              <w:jc w:val="right"/>
              <w:rPr>
                <w:lang w:val="en-GB"/>
              </w:rPr>
            </w:pPr>
            <w:del w:id="1247" w:author="Albert Kwame Osei-Owusu" w:date="2026-09-12T09:00:00Z">
              <w:r>
                <w:rPr>
                  <w:lang w:val="en-GB"/>
                </w:rPr>
                <w:delText>1855</w:delText>
              </w:r>
            </w:del>
            <w:ins w:id="1248" w:author="Albert Kwame Osei-Owusu" w:date="2026-09-12T09:00:00Z">
              <w:r>
                <w:t xml:space="preserve">567</w:t>
              </w:r>
            </w:ins>
          </w:p>
        </w:tc>
        <w:tc>
          <w:tcPr>
            <w:tcW w:w="1398" w:type="dxa"/>
          </w:tcPr>
          <w:p w14:paraId="78088CBB" w14:textId="67E36253" w:rsidR="001705DA" w:rsidRDefault="001705DA" w:rsidP="001705DA">
            <w:pPr>
              <w:pStyle w:val="TableText"/>
              <w:jc w:val="right"/>
              <w:rPr>
                <w:lang w:val="en-GB"/>
              </w:rPr>
            </w:pPr>
            <w:del w:id="1245" w:author="Albert Kwame Osei-Owusu" w:date="2026-09-12T09:00:00Z">
              <w:r>
                <w:rPr>
                  <w:lang w:val="en-GB"/>
                </w:rPr>
                <w:delText>139</w:delText>
              </w:r>
            </w:del>
            <w:ins w:id="1246" w:author="Albert Kwame Osei-Owusu" w:date="2026-09-12T09:00:00Z">
              <w:r>
                <w:t xml:space="preserve">129</w:t>
              </w:r>
            </w:ins>
          </w:p>
        </w:tc>
        <w:tc>
          <w:tcPr>
            <w:tcW w:w="1398" w:type="dxa"/>
          </w:tcPr>
          <w:p w14:paraId="7B0BC6EF" w14:textId="193FEABD" w:rsidR="001705DA" w:rsidRDefault="001705DA" w:rsidP="001705DA">
            <w:pPr>
              <w:pStyle w:val="TableText"/>
              <w:jc w:val="right"/>
              <w:rPr>
                <w:lang w:val="en-GB"/>
              </w:rPr>
            </w:pPr>
            <w:del w:id="1243" w:author="Albert Kwame Osei-Owusu" w:date="2026-09-12T09:00:00Z">
              <w:r>
                <w:rPr>
                  <w:lang w:val="en-GB"/>
                </w:rPr>
                <w:delText>4</w:delText>
              </w:r>
            </w:del>
            <w:ins w:id="1244" w:author="Albert Kwame Osei-Owusu" w:date="2026-09-12T09:00:00Z">
              <w:r>
                <w:t xml:space="preserve">2</w:t>
              </w:r>
            </w:ins>
          </w:p>
        </w:tc>
        <w:tc>
          <w:tcPr>
            <w:tcW w:w="1398" w:type="dxa"/>
          </w:tcPr>
          <w:p w14:paraId="0DDBB956" w14:textId="441D0D4E" w:rsidR="001705DA" w:rsidRDefault="001705DA" w:rsidP="001705DA">
            <w:pPr>
              <w:pStyle w:val="TableText"/>
              <w:jc w:val="right"/>
              <w:rPr>
                <w:lang w:val="en-GB"/>
              </w:rPr>
            </w:pPr>
            <w:del w:id="1241" w:author="Albert Kwame Osei-Owusu" w:date="2026-09-12T09:00:00Z">
              <w:r>
                <w:rPr>
                  <w:lang w:val="en-GB"/>
                </w:rPr>
                <w:delText>258</w:delText>
              </w:r>
            </w:del>
            <w:ins w:id="1242" w:author="Albert Kwame Osei-Owusu" w:date="2026-09-12T09:00:00Z">
              <w:r>
                <w:t xml:space="preserve">178</w:t>
              </w:r>
            </w:ins>
          </w:p>
        </w:tc>
        <w:tc>
          <w:tcPr>
            <w:tcW w:w="1398" w:type="dxa"/>
          </w:tcPr>
          <w:p w14:paraId="4161CB1E" w14:textId="29944F77" w:rsidR="001705DA" w:rsidRDefault="001705DA" w:rsidP="001705DA">
            <w:pPr>
              <w:pStyle w:val="TableText"/>
              <w:jc w:val="right"/>
              <w:rPr>
                <w:lang w:val="en-GB"/>
              </w:rPr>
            </w:pPr>
            <w:del w:id="1239" w:author="Albert Kwame Osei-Owusu" w:date="2026-09-12T09:00:00Z">
              <w:r>
                <w:rPr>
                  <w:lang w:val="en-GB"/>
                </w:rPr>
                <w:delText>61</w:delText>
              </w:r>
            </w:del>
            <w:ins w:id="1240" w:author="Albert Kwame Osei-Owusu" w:date="2026-09-12T09:00:00Z">
              <w:r>
                <w:t xml:space="preserve">8</w:t>
              </w:r>
            </w:ins>
          </w:p>
        </w:tc>
      </w:tr>
      <w:tr w:rsidR="001705DA" w:rsidRPr="000F0CBE" w14:paraId="395A4B8B" w14:textId="77777777" w:rsidTr="001705DA">
        <w:trPr>
          <w:trHeight w:val="288"/>
        </w:trPr>
        <w:tc>
          <w:tcPr>
            <w:tcW w:w="2648" w:type="dxa"/>
          </w:tcPr>
          <w:p w14:paraId="674427E9" w14:textId="70B7FEA9" w:rsidR="001705DA" w:rsidRPr="000F0CBE" w:rsidRDefault="001705DA" w:rsidP="001705DA">
            <w:pPr>
              <w:pStyle w:val="TableText"/>
              <w:rPr>
                <w:lang w:val="en-GB"/>
              </w:rPr>
            </w:pPr>
            <w:del w:id="1237" w:author="Albert Kwame Osei-Owusu" w:date="2026-09-12T09:00:00Z">
              <w:r>
                <w:rPr>
                  <w:lang w:val="en-GB"/>
                </w:rPr>
                <w:delText>Unallocated</w:delText>
              </w:r>
            </w:del>
            <w:ins w:id="1238" w:author="Albert Kwame Osei-Owusu" w:date="2026-09-12T09:00:00Z">
              <w:r>
                <w:t xml:space="preserve">Other</w:t>
              </w:r>
            </w:ins>
          </w:p>
        </w:tc>
        <w:tc>
          <w:tcPr>
            <w:tcW w:w="1398" w:type="dxa"/>
          </w:tcPr>
          <w:p w14:paraId="3CBC03B7" w14:textId="366F5CA0" w:rsidR="001705DA" w:rsidRPr="000F0CBE" w:rsidRDefault="001705DA" w:rsidP="001705DA">
            <w:pPr>
              <w:pStyle w:val="TableText"/>
              <w:jc w:val="right"/>
              <w:rPr>
                <w:lang w:val="en-GB"/>
              </w:rPr>
            </w:pPr>
            <w:del w:id="1235" w:author="Albert Kwame Osei-Owusu" w:date="2026-09-12T09:00:00Z">
              <w:r>
                <w:rPr>
                  <w:lang w:val="en-GB"/>
                </w:rPr>
                <w:delText>345</w:delText>
              </w:r>
            </w:del>
            <w:ins w:id="1236" w:author="Albert Kwame Osei-Owusu" w:date="2026-09-12T09:00:00Z">
              <w:r>
                <w:t xml:space="preserve">293</w:t>
              </w:r>
            </w:ins>
          </w:p>
        </w:tc>
        <w:tc>
          <w:tcPr>
            <w:tcW w:w="1398" w:type="dxa"/>
          </w:tcPr>
          <w:p w14:paraId="13E756CE" w14:textId="4885F8BA" w:rsidR="001705DA" w:rsidRPr="000F0CBE" w:rsidRDefault="001705DA" w:rsidP="001705DA">
            <w:pPr>
              <w:pStyle w:val="TableText"/>
              <w:jc w:val="right"/>
              <w:rPr>
                <w:lang w:val="en-GB"/>
              </w:rPr>
            </w:pPr>
            <w:del w:id="1233" w:author="Albert Kwame Osei-Owusu" w:date="2026-09-12T09:00:00Z">
              <w:r>
                <w:rPr>
                  <w:lang w:val="en-GB"/>
                </w:rPr>
                <w:delText>730</w:delText>
              </w:r>
            </w:del>
            <w:ins w:id="1234" w:author="Albert Kwame Osei-Owusu" w:date="2026-09-12T09:00:00Z">
              <w:r>
                <w:t xml:space="preserve">1,198</w:t>
              </w:r>
            </w:ins>
          </w:p>
        </w:tc>
        <w:tc>
          <w:tcPr>
            <w:tcW w:w="1398" w:type="dxa"/>
          </w:tcPr>
          <w:p w14:paraId="2CF9CFB7" w14:textId="56A3E1E4" w:rsidR="001705DA" w:rsidRPr="000F0CBE" w:rsidRDefault="001705DA" w:rsidP="001705DA">
            <w:pPr>
              <w:pStyle w:val="TableText"/>
              <w:jc w:val="right"/>
              <w:rPr>
                <w:lang w:val="en-GB"/>
              </w:rPr>
            </w:pPr>
            <w:del w:id="1231" w:author="Albert Kwame Osei-Owusu" w:date="2026-09-12T09:00:00Z">
              <w:r>
                <w:rPr>
                  <w:lang w:val="en-GB"/>
                </w:rPr>
                <w:delText>2</w:delText>
              </w:r>
            </w:del>
            <w:ins w:id="1232" w:author="Albert Kwame Osei-Owusu" w:date="2026-09-12T09:00:00Z">
              <w:r>
                <w:t xml:space="preserve">2</w:t>
              </w:r>
            </w:ins>
          </w:p>
        </w:tc>
        <w:tc>
          <w:tcPr>
            <w:tcW w:w="1398" w:type="dxa"/>
          </w:tcPr>
          <w:p w14:paraId="06A25FC6" w14:textId="5E1A4742" w:rsidR="001705DA" w:rsidRPr="000F0CBE" w:rsidRDefault="001705DA" w:rsidP="001705DA">
            <w:pPr>
              <w:pStyle w:val="TableText"/>
              <w:jc w:val="right"/>
              <w:rPr>
                <w:lang w:val="en-GB"/>
              </w:rPr>
            </w:pPr>
            <w:del w:id="1229" w:author="Albert Kwame Osei-Owusu" w:date="2026-09-12T09:00:00Z">
              <w:r>
                <w:rPr>
                  <w:lang w:val="en-GB"/>
                </w:rPr>
                <w:delText>150</w:delText>
              </w:r>
            </w:del>
            <w:ins w:id="1230" w:author="Albert Kwame Osei-Owusu" w:date="2026-09-12T09:00:00Z">
              <w:r>
                <w:t xml:space="preserve">208</w:t>
              </w:r>
            </w:ins>
          </w:p>
        </w:tc>
        <w:tc>
          <w:tcPr>
            <w:tcW w:w="1398" w:type="dxa"/>
          </w:tcPr>
          <w:p w14:paraId="1E40DC90" w14:textId="170D6EA2" w:rsidR="001705DA" w:rsidRPr="000F0CBE" w:rsidRDefault="001705DA" w:rsidP="001705DA">
            <w:pPr>
              <w:pStyle w:val="TableText"/>
              <w:jc w:val="right"/>
              <w:rPr>
                <w:lang w:val="en-GB"/>
              </w:rPr>
            </w:pPr>
            <w:del w:id="1227" w:author="Albert Kwame Osei-Owusu" w:date="2026-09-12T09:00:00Z">
              <w:r>
                <w:rPr>
                  <w:lang w:val="en-GB"/>
                </w:rPr>
                <w:delText>72</w:delText>
              </w:r>
            </w:del>
            <w:ins w:id="1228" w:author="Albert Kwame Osei-Owusu" w:date="2026-09-12T09:00:00Z">
              <w:r>
                <w:t xml:space="preserve">36</w:t>
              </w:r>
            </w:ins>
          </w:p>
        </w:tc>
      </w:tr>
    </w:tbl>
    <w:p>
      <w:pPr>
        <w:pStyle w:val="TableNote"/>
        <w:rPr>
          <w:ins w:id="35353" w:author="Albert Kwame Osei-Owusu" w:date="2026-09-14T09:00:00Z"/>
          <w:lang w:val="en-GB"/>
        </w:rPr>
      </w:pPr>
      <w:ins w:id="35354" w:author="Albert Kwame Osei-Owusu" w:date="2026-09-14T09:00:00Z">
        <w:r>
          <w:rPr>
            <w:lang w:val="en-GB"/>
          </w:rPr>
          <w:t xml:space="preserve">Private travel comprises employee commuting and patient and visitor travel; operational impacts are the health sector’s own direct emissions and waste generation. Values are rounded independently, so rows and columns may not sum exactly.</w:t>
        </w:r>
      </w:ins>
    </w:p>
    <w:p w14:paraId="5810D50F" w14:textId="77777777" w:rsidR="00B36DC9" w:rsidRDefault="00B36DC9" w:rsidP="000F0CBE">
      <w:pPr>
        <w:spacing w:line="240" w:lineRule="auto"/>
        <w:rPr>
          <w:del w:id="120972" w:author="Albert Kwame Osei-Owusu" w:date="2026-09-14T16:00:00Z"/>
          <w:rFonts w:ascii="Times New Roman" w:hAnsi="Times New Roman" w:cs="Times New Roman"/>
          <w:sz w:val="20"/>
          <w:szCs w:val="20"/>
          <w:lang w:val="en-GB"/>
        </w:rPr>
      </w:pPr>
    </w:p>
    <w:p w14:paraId="18CA77D1" w14:textId="77777777" w:rsidR="007F573C" w:rsidRPr="000F0CBE" w:rsidRDefault="00F05670" w:rsidP="000F0CBE">
      <w:pPr>
        <w:spacing w:line="240" w:lineRule="auto"/>
        <w:rPr>
          <w:rFonts w:ascii="Times New Roman" w:hAnsi="Times New Roman" w:cs="Times New Roman"/>
          <w:sz w:val="20"/>
          <w:szCs w:val="20"/>
          <w:lang w:val="en-GB"/>
        </w:rPr>
      </w:pPr>
      <w:del w:id="114756" w:author="Albert Kwame Osei-Owusu" w:date="2026-09-14T09:00:00Z">
        <w:r>
          <w:rPr>
            <w:rFonts w:ascii="Times New Roman" w:hAnsi="Times New Roman" w:cs="Times New Roman"/>
            <w:sz w:val="20"/>
            <w:szCs w:val="20"/>
            <w:lang w:val="en-GB"/>
          </w:rPr>
          <w:delText xml:space="preserve">Table A2 is a Hotspot analysis, presenting absolute environmental impacts</w:delText>
        </w:r>
      </w:del>
      <w:ins w:id="114757" w:author="Albert Kwame Osei-Owusu" w:date="2026-09-14T09:00:00Z">
        <w:r>
          <w:rPr>
            <w:rFonts w:ascii="Times New Roman" w:hAnsi="Times New Roman" w:cs="Times New Roman"/>
            <w:sz w:val="20"/>
            <w:szCs w:val="20"/>
            <w:lang w:val="en-GB"/>
          </w:rPr>
          <w:t xml:space="preserve">Table </w:t>
        </w:r>
        <w:r>
          <w:rPr>
            <w:rFonts w:ascii="Times New Roman" w:hAnsi="Times New Roman" w:cs="Times New Roman"/>
            <w:sz w:val="20"/>
            <w:szCs w:val="20"/>
            <w:lang w:val="en-GB"/>
          </w:rPr>
          <w:t xml:space="preserve">A.3</w:t>
        </w:r>
        <w:r>
          <w:rPr>
            <w:rFonts w:ascii="Times New Roman" w:hAnsi="Times New Roman" w:cs="Times New Roman"/>
            <w:sz w:val="20"/>
            <w:szCs w:val="20"/>
            <w:lang w:val="en-GB"/>
          </w:rPr>
          <w:t xml:space="preserve"> is a hotspot analysis, presenting the absolute environmental impacts</w:t>
        </w:r>
      </w:ins>
      <w:r>
        <w:rPr>
          <w:rFonts w:ascii="Times New Roman" w:hAnsi="Times New Roman" w:cs="Times New Roman"/>
          <w:sz w:val="20"/>
          <w:szCs w:val="20"/>
          <w:lang w:val="en-GB"/>
        </w:rPr>
        <w:t xml:space="preserve"> associated with Danish </w:t>
      </w:r>
      <w:del w:id="4475" w:author="Albert Kwame Osei-Owusu" w:date="2026-09-12T09:00:00Z">
        <w:r>
          <w:rPr>
            <w:rFonts w:ascii="Times New Roman" w:hAnsi="Times New Roman" w:cs="Times New Roman"/>
            <w:sz w:val="20"/>
            <w:szCs w:val="20"/>
            <w:lang w:val="en-GB"/>
          </w:rPr>
          <w:delText xml:space="preserve">healthcare</w:delText>
        </w:r>
      </w:del>
      <w:ins w:id="4476" w:author="Albert Kwame Osei-Owusu" w:date="2026-09-12T09:00:00Z">
        <w:r>
          <w:rPr>
            <w:rFonts w:ascii="Times New Roman" w:hAnsi="Times New Roman" w:cs="Times New Roman"/>
            <w:sz w:val="20"/>
            <w:szCs w:val="20"/>
            <w:lang w:val="en-GB"/>
          </w:rPr>
          <w:t xml:space="preserve">health care</w:t>
        </w:r>
      </w:ins>
      <w:r>
        <w:rPr>
          <w:rFonts w:ascii="Times New Roman" w:hAnsi="Times New Roman" w:cs="Times New Roman"/>
          <w:sz w:val="20"/>
          <w:szCs w:val="20"/>
          <w:lang w:val="en-GB"/>
        </w:rPr>
        <w:t xml:space="preserve"> </w:t>
      </w:r>
      <w:del w:id="3363" w:author="Albert Kwame Osei-Owusu" w:date="2026-09-12T09:00:00Z">
        <w:r>
          <w:rPr>
            <w:rFonts w:ascii="Times New Roman" w:hAnsi="Times New Roman" w:cs="Times New Roman"/>
            <w:sz w:val="20"/>
            <w:szCs w:val="20"/>
            <w:lang w:val="en-GB"/>
          </w:rPr>
          <w:delText xml:space="preserve">consumption in 2019</w:delText>
        </w:r>
      </w:del>
      <w:ins w:id="3364" w:author="Albert Kwame Osei-Owusu" w:date="2026-09-12T09:00:00Z">
        <w:r>
          <w:rPr>
            <w:rFonts w:ascii="Times New Roman" w:hAnsi="Times New Roman" w:cs="Times New Roman"/>
            <w:sz w:val="20"/>
            <w:szCs w:val="20"/>
            <w:lang w:val="en-GB"/>
          </w:rPr>
          <w:t xml:space="preserve">consumption in 2022</w:t>
        </w:r>
      </w:ins>
      <w:r>
        <w:rPr>
          <w:rFonts w:ascii="Times New Roman" w:hAnsi="Times New Roman" w:cs="Times New Roman"/>
          <w:sz w:val="20"/>
          <w:szCs w:val="20"/>
          <w:lang w:val="en-GB"/>
        </w:rPr>
        <w:t xml:space="preserve">, </w:t>
      </w:r>
      <w:del w:id="115758" w:author="Albert Kwame Osei-Owusu" w:date="2026-09-14T09:00:00Z">
        <w:r>
          <w:rPr>
            <w:rFonts w:ascii="Times New Roman" w:hAnsi="Times New Roman" w:cs="Times New Roman"/>
            <w:sz w:val="20"/>
            <w:szCs w:val="20"/>
            <w:lang w:val="en-GB"/>
          </w:rPr>
          <w:delText xml:space="preserve">disaggregated by upstream sector. Results are reported across five impact categories, distributed upon 7 sectors, including an eighth aggregated sector named ‘other’: </w:delText>
        </w:r>
      </w:del>
      <w:ins w:id="115759" w:author="Albert Kwame Osei-Owusu" w:date="2026-09-14T09:00:00Z">
        <w:r>
          <w:rPr>
            <w:rFonts w:ascii="Times New Roman" w:hAnsi="Times New Roman" w:cs="Times New Roman"/>
            <w:sz w:val="20"/>
            <w:szCs w:val="20"/>
            <w:lang w:val="en-GB"/>
          </w:rPr>
          <w:t xml:space="preserve">disaggregated by producing sector group. </w:t>
        </w:r>
        <w:r>
          <w:rPr>
            <w:rFonts w:ascii="Times New Roman" w:hAnsi="Times New Roman" w:cs="Times New Roman"/>
            <w:sz w:val="20"/>
            <w:szCs w:val="20"/>
            <w:lang w:val="en-GB"/>
          </w:rPr>
          <w:t xml:space="preserve">The impacts are distributed over eleven sector groups and a residual group, ‘Other’; private travel, which has no producing sector in the model, is shown as its own group, as in Fig. 1B of the main text.</w:t>
        </w:r>
      </w:ins>
    </w:p>
    <w:p>
      <w:pPr>
        <w:pStyle w:val="TableCaption"/>
        <w:rPr>
          <w:ins w:id="35351" w:author="Albert Kwame Osei-Owusu" w:date="2026-09-14T09:00:00Z"/>
          <w:lang w:val="en-GB"/>
        </w:rPr>
      </w:pPr>
      <w:ins w:id="35352" w:author="Albert Kwame Osei-Owusu" w:date="2026-09-14T09:00:00Z">
        <w:r>
          <w:rPr>
            <w:b/>
            <w:bCs/>
            <w:lang w:val="en-GB"/>
          </w:rPr>
          <w:t xml:space="preserve">Table </w:t>
        </w:r>
        <w:r>
          <w:rPr>
            <w:b/>
            <w:bCs/>
            <w:lang w:val="en-GB"/>
          </w:rPr>
          <w:t xml:space="preserve">A.3.</w:t>
        </w:r>
        <w:r>
          <w:rPr>
            <w:lang w:val="en-GB"/>
          </w:rPr>
          <w:t xml:space="preserve"> Environmental impacts of Danish health care in 2022 by producing sector group, in absolute units.</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648"/>
        <w:gridCol w:w="1398"/>
        <w:gridCol w:w="1398"/>
        <w:gridCol w:w="1398"/>
        <w:gridCol w:w="1398"/>
        <w:gridCol w:w="1398"/>
      </w:tblGrid>
      <w:tr w:rsidR="00090CEA" w:rsidRPr="000F0CBE" w14:paraId="3043C104" w14:textId="77777777" w:rsidTr="00ED06F2">
        <w:trPr>
          <w:cantSplit/>
          <w:trHeight w:val="288"/>
          <w:tblHeader/>
        </w:trPr>
        <w:tc>
          <w:tcPr>
            <w:tcW w:w="2648" w:type="dxa"/>
            <w:tcBorders>
              <w:bottom w:val="single" w:sz="4" w:space="0" w:color="000000"/>
            </w:tcBorders>
            <w:vAlign w:val="bottom"/>
          </w:tcPr>
          <w:p w14:paraId="2A635ED3" w14:textId="77777777" w:rsidR="00090CEA" w:rsidRPr="000F0CBE" w:rsidRDefault="00090CEA" w:rsidP="000F0CBE">
            <w:pPr>
              <w:pStyle w:val="TableText"/>
              <w:rPr>
                <w:lang w:val="en-GB"/>
              </w:rPr>
            </w:pPr>
            <w:del w:id="120931" w:author="Albert Kwame Osei-Owusu" w:date="2026-09-14T16:00:00Z">
              <w:r>
                <w:rPr>
                  <w:lang w:val="en-GB"/>
                </w:rPr>
                <w:delText xml:space="preserve">Hotspot</w:delText>
              </w:r>
            </w:del>
            <w:ins w:id="120932" w:author="Albert Kwame Osei-Owusu" w:date="2026-09-14T16:00:00Z">
              <w:r>
                <w:rPr>
                  <w:lang w:val="en-GB"/>
                </w:rPr>
                <w:t xml:space="preserve">Producing sector group</w:t>
              </w:r>
            </w:ins>
          </w:p>
        </w:tc>
        <w:tc>
          <w:tcPr>
            <w:tcW w:w="1398" w:type="dxa"/>
            <w:tcBorders>
              <w:bottom w:val="single" w:sz="4" w:space="0" w:color="000000"/>
            </w:tcBorders>
            <w:vAlign w:val="bottom"/>
          </w:tcPr>
          <w:p w14:paraId="41398C95" w14:textId="77777777" w:rsidR="00090CEA" w:rsidRPr="000F0CBE" w:rsidRDefault="00090CEA" w:rsidP="000F0CBE">
            <w:pPr>
              <w:pStyle w:val="TableText"/>
              <w:jc w:val="right"/>
              <w:rPr>
                <w:lang w:val="en-GB"/>
              </w:rPr>
            </w:pPr>
            <w:del w:id="111747" w:author="Albert Kwame Osei-Owusu" w:date="2026-09-14T09:00:00Z">
              <w:r>
                <w:rPr>
                  <w:lang w:val="en-GB"/>
                </w:rPr>
                <w:delText xml:space="preserve">Global warming (</w:delText>
              </w:r>
            </w:del>
            <w:del w:id="24130" w:author="Albert Kwame Osei-Owusu" w:date="2026-09-14T09:00:00Z">
              <w:r>
                <w:rPr>
                  <w:lang w:val="en-GB"/>
                </w:rPr>
                <w:delText xml:space="preserve">ktCO2eq</w:delText>
              </w:r>
            </w:del>
            <w:ins w:id="24131" w:author="Albert Kwame Osei-Owusu" w:date="2026-09-14T09:00:00Z">
              <w:r>
                <w:rPr>
                  <w:lang w:val="en-GB"/>
                </w:rPr>
                <w:t xml:space="preserve"/>
              </w:r>
            </w:ins>
            <w:del w:id="111745" w:author="Albert Kwame Osei-Owusu" w:date="2026-09-14T09:00:00Z">
              <w:r>
                <w:rPr>
                  <w:lang w:val="en-GB"/>
                </w:rPr>
                <w:delText xml:space="preserve">)</w:delText>
              </w:r>
            </w:del>
            <w:ins w:id="111746" w:author="Albert Kwame Osei-Owusu" w:date="2026-09-14T09:00:00Z">
              <w:r>
                <w:rPr>
                  <w:lang w:val="en-GB"/>
                </w:rPr>
                <w:t xml:space="preserve">Climate change (kt CO₂e)</w:t>
              </w:r>
            </w:ins>
          </w:p>
        </w:tc>
        <w:tc>
          <w:tcPr>
            <w:tcW w:w="1398" w:type="dxa"/>
            <w:tcBorders>
              <w:bottom w:val="single" w:sz="4" w:space="0" w:color="000000"/>
            </w:tcBorders>
            <w:vAlign w:val="bottom"/>
          </w:tcPr>
          <w:p w14:paraId="57D3185A" w14:textId="77777777" w:rsidR="00090CEA" w:rsidRPr="000F0CBE" w:rsidRDefault="00090CEA" w:rsidP="000F0CBE">
            <w:pPr>
              <w:pStyle w:val="TableText"/>
              <w:jc w:val="right"/>
              <w:rPr>
                <w:lang w:val="en-GB"/>
              </w:rPr>
            </w:pPr>
            <w:r>
              <w:rPr>
                <w:lang w:val="en-GB"/>
              </w:rPr>
              <w:t>Material extraction (kt)</w:t>
            </w:r>
          </w:p>
        </w:tc>
        <w:tc>
          <w:tcPr>
            <w:tcW w:w="1398" w:type="dxa"/>
            <w:tcBorders>
              <w:bottom w:val="single" w:sz="4" w:space="0" w:color="000000"/>
            </w:tcBorders>
            <w:vAlign w:val="bottom"/>
          </w:tcPr>
          <w:p w14:paraId="585A27EF" w14:textId="77777777" w:rsidR="00090CEA" w:rsidRPr="000F0CBE" w:rsidRDefault="00090CEA" w:rsidP="000F0CBE">
            <w:pPr>
              <w:pStyle w:val="TableText"/>
              <w:jc w:val="right"/>
              <w:rPr>
                <w:lang w:val="en-GB"/>
              </w:rPr>
            </w:pPr>
            <w:r>
              <w:rPr>
                <w:lang w:val="en-GB"/>
              </w:rPr>
              <w:t xml:space="preserve">Blue water consumption (</w:t>
            </w:r>
            <w:del w:id="28138" w:author="Albert Kwame Osei-Owusu" w:date="2026-09-14T09:00:00Z">
              <w:r>
                <w:rPr>
                  <w:lang w:val="en-GB"/>
                </w:rPr>
                <w:delText xml:space="preserve">Mm3</w:delText>
              </w:r>
            </w:del>
            <w:ins w:id="28139" w:author="Albert Kwame Osei-Owusu" w:date="2026-09-14T09:00:00Z">
              <w:r>
                <w:rPr>
                  <w:lang w:val="en-GB"/>
                </w:rPr>
                <w:t xml:space="preserve">Mm³</w:t>
              </w:r>
            </w:ins>
            <w:r>
              <w:rPr>
                <w:lang w:val="en-GB"/>
              </w:rPr>
              <w:t xml:space="preserve">)</w:t>
            </w:r>
          </w:p>
        </w:tc>
        <w:tc>
          <w:tcPr>
            <w:tcW w:w="1398" w:type="dxa"/>
            <w:tcBorders>
              <w:bottom w:val="single" w:sz="4" w:space="0" w:color="000000"/>
            </w:tcBorders>
            <w:vAlign w:val="bottom"/>
          </w:tcPr>
          <w:p w14:paraId="15BAE39A" w14:textId="77777777" w:rsidR="00090CEA" w:rsidRPr="000F0CBE" w:rsidRDefault="00090CEA" w:rsidP="000F0CBE">
            <w:pPr>
              <w:pStyle w:val="TableText"/>
              <w:jc w:val="right"/>
              <w:rPr>
                <w:lang w:val="en-GB"/>
              </w:rPr>
            </w:pPr>
            <w:r>
              <w:rPr>
                <w:lang w:val="en-GB"/>
              </w:rPr>
              <w:t xml:space="preserve">Land use (</w:t>
            </w:r>
            <w:del w:id="32146" w:author="Albert Kwame Osei-Owusu" w:date="2026-09-14T09:00:00Z">
              <w:r>
                <w:rPr>
                  <w:lang w:val="en-GB"/>
                </w:rPr>
                <w:delText xml:space="preserve">km2</w:delText>
              </w:r>
            </w:del>
            <w:ins w:id="32147" w:author="Albert Kwame Osei-Owusu" w:date="2026-09-14T09:00:00Z">
              <w:r>
                <w:rPr>
                  <w:lang w:val="en-GB"/>
                </w:rPr>
                <w:t xml:space="preserve">km²</w:t>
              </w:r>
            </w:ins>
            <w:r>
              <w:rPr>
                <w:lang w:val="en-GB"/>
              </w:rPr>
              <w:t xml:space="preserve">)</w:t>
            </w:r>
          </w:p>
        </w:tc>
        <w:tc>
          <w:tcPr>
            <w:tcW w:w="1398" w:type="dxa"/>
            <w:tcBorders>
              <w:bottom w:val="single" w:sz="4" w:space="0" w:color="000000"/>
            </w:tcBorders>
            <w:vAlign w:val="bottom"/>
          </w:tcPr>
          <w:p w14:paraId="3DBA5460" w14:textId="77777777" w:rsidR="00090CEA" w:rsidRPr="000F0CBE" w:rsidRDefault="00090CEA" w:rsidP="000F0CBE">
            <w:pPr>
              <w:pStyle w:val="TableText"/>
              <w:jc w:val="right"/>
              <w:rPr>
                <w:lang w:val="en-GB"/>
              </w:rPr>
            </w:pPr>
            <w:r>
              <w:rPr>
                <w:lang w:val="en-GB"/>
              </w:rPr>
              <w:t>Waste generation (kt)</w:t>
            </w:r>
          </w:p>
        </w:tc>
      </w:tr>
      <w:tr w:rsidR="00090CEA" w:rsidRPr="000F0CBE" w14:paraId="0EBBE8DB" w14:textId="77777777" w:rsidTr="00ED06F2">
        <w:trPr>
          <w:trHeight w:val="288"/>
        </w:trPr>
        <w:tc>
          <w:tcPr>
            <w:tcW w:w="2648" w:type="dxa"/>
          </w:tcPr>
          <w:p w14:paraId="32507DA3" w14:textId="77777777" w:rsidR="00090CEA" w:rsidRPr="000F0CBE" w:rsidRDefault="00090CEA" w:rsidP="000F0CBE">
            <w:pPr>
              <w:pStyle w:val="TableText"/>
              <w:rPr>
                <w:lang w:val="en-GB"/>
              </w:rPr>
            </w:pPr>
            <w:r>
              <w:rPr>
                <w:lang w:val="en-GB"/>
              </w:rPr>
              <w:t>Agricultural sector</w:t>
            </w:r>
          </w:p>
        </w:tc>
        <w:tc>
          <w:tcPr>
            <w:tcW w:w="1398" w:type="dxa"/>
          </w:tcPr>
          <w:p w14:paraId="54F09F1E" w14:textId="77777777" w:rsidR="00090CEA" w:rsidRPr="000F0CBE" w:rsidRDefault="00090CEA" w:rsidP="000F0CBE">
            <w:pPr>
              <w:pStyle w:val="TableText"/>
              <w:jc w:val="right"/>
              <w:rPr>
                <w:lang w:val="en-GB"/>
              </w:rPr>
            </w:pPr>
            <w:del w:id="1225" w:author="Albert Kwame Osei-Owusu" w:date="2026-09-12T09:00:00Z">
              <w:r>
                <w:rPr>
                  <w:lang w:val="en-GB"/>
                </w:rPr>
                <w:delText>350.2</w:delText>
              </w:r>
            </w:del>
            <w:ins w:id="14318" w:author="Albert Kwame Osei-Owusu" w:date="2026-09-12T09:00:00Z">
              <w:del w:id="14316" w:author="Albert Kwame Osei-Owusu" w:date="2026-09-13T09:00:00Z">
                <w:r>
                  <w:delText xml:space="preserve">608.1</w:delText>
                </w:r>
              </w:del>
            </w:ins>
            <w:ins w:id="14317" w:author="Albert Kwame Osei-Owusu" w:date="2026-09-13T09:00:00Z">
              <w:r>
                <w:t xml:space="preserve">528.6</w:t>
              </w:r>
            </w:ins>
          </w:p>
        </w:tc>
        <w:tc>
          <w:tcPr>
            <w:tcW w:w="1398" w:type="dxa"/>
          </w:tcPr>
          <w:p w14:paraId="2E1537FD" w14:textId="77777777" w:rsidR="00090CEA" w:rsidRPr="000F0CBE" w:rsidRDefault="00090CEA" w:rsidP="000F0CBE">
            <w:pPr>
              <w:pStyle w:val="TableText"/>
              <w:jc w:val="right"/>
              <w:rPr>
                <w:lang w:val="en-GB"/>
              </w:rPr>
            </w:pPr>
            <w:del w:id="1223" w:author="Albert Kwame Osei-Owusu" w:date="2026-09-12T09:00:00Z">
              <w:r>
                <w:rPr>
                  <w:lang w:val="en-GB"/>
                </w:rPr>
                <w:delText>27.1</w:delText>
              </w:r>
            </w:del>
            <w:ins w:id="14314" w:author="Albert Kwame Osei-Owusu" w:date="2026-09-12T09:00:00Z">
              <w:del w:id="14312" w:author="Albert Kwame Osei-Owusu" w:date="2026-09-13T09:00:00Z">
                <w:r>
                  <w:delText xml:space="preserve">48.0</w:delText>
                </w:r>
              </w:del>
            </w:ins>
            <w:ins w:id="14313" w:author="Albert Kwame Osei-Owusu" w:date="2026-09-13T09:00:00Z">
              <w:r>
                <w:t xml:space="preserve">40.3</w:t>
              </w:r>
            </w:ins>
          </w:p>
        </w:tc>
        <w:tc>
          <w:tcPr>
            <w:tcW w:w="1398" w:type="dxa"/>
          </w:tcPr>
          <w:p w14:paraId="7F11A293" w14:textId="77777777" w:rsidR="00090CEA" w:rsidRPr="000F0CBE" w:rsidRDefault="00090CEA" w:rsidP="000F0CBE">
            <w:pPr>
              <w:pStyle w:val="TableText"/>
              <w:jc w:val="right"/>
              <w:rPr>
                <w:lang w:val="en-GB"/>
              </w:rPr>
            </w:pPr>
            <w:del w:id="1221" w:author="Albert Kwame Osei-Owusu" w:date="2026-09-12T09:00:00Z">
              <w:r>
                <w:rPr>
                  <w:lang w:val="en-GB"/>
                </w:rPr>
                <w:delText>39.4</w:delText>
              </w:r>
            </w:del>
            <w:ins w:id="14310" w:author="Albert Kwame Osei-Owusu" w:date="2026-09-12T09:00:00Z">
              <w:del w:id="14308" w:author="Albert Kwame Osei-Owusu" w:date="2026-09-13T09:00:00Z">
                <w:r>
                  <w:delText xml:space="preserve">81.4</w:delText>
                </w:r>
              </w:del>
            </w:ins>
            <w:ins w:id="14309" w:author="Albert Kwame Osei-Owusu" w:date="2026-09-13T09:00:00Z">
              <w:r>
                <w:t xml:space="preserve">63.5</w:t>
              </w:r>
            </w:ins>
          </w:p>
        </w:tc>
        <w:tc>
          <w:tcPr>
            <w:tcW w:w="1398" w:type="dxa"/>
          </w:tcPr>
          <w:p w14:paraId="6296CE0C" w14:textId="77777777" w:rsidR="00090CEA" w:rsidRPr="000F0CBE" w:rsidRDefault="00090CEA" w:rsidP="000F0CBE">
            <w:pPr>
              <w:pStyle w:val="TableText"/>
              <w:jc w:val="right"/>
              <w:rPr>
                <w:lang w:val="en-GB"/>
              </w:rPr>
            </w:pPr>
            <w:del w:id="1219" w:author="Albert Kwame Osei-Owusu" w:date="2026-09-12T09:00:00Z">
              <w:r>
                <w:rPr>
                  <w:lang w:val="en-GB"/>
                </w:rPr>
                <w:delText>2717.5</w:delText>
              </w:r>
            </w:del>
            <w:ins w:id="14306" w:author="Albert Kwame Osei-Owusu" w:date="2026-09-12T09:00:00Z">
              <w:del w:id="14304" w:author="Albert Kwame Osei-Owusu" w:date="2026-09-13T09:00:00Z">
                <w:r>
                  <w:delText xml:space="preserve">4,798.8</w:delText>
                </w:r>
              </w:del>
            </w:ins>
            <w:ins w:id="14305" w:author="Albert Kwame Osei-Owusu" w:date="2026-09-13T09:00:00Z">
              <w:r>
                <w:t xml:space="preserve">4,071.6</w:t>
              </w:r>
            </w:ins>
          </w:p>
        </w:tc>
        <w:tc>
          <w:tcPr>
            <w:tcW w:w="1398" w:type="dxa"/>
          </w:tcPr>
          <w:p w14:paraId="4E6B8AE2" w14:textId="77777777" w:rsidR="00090CEA" w:rsidRPr="000F0CBE" w:rsidRDefault="00090CEA" w:rsidP="000F0CBE">
            <w:pPr>
              <w:pStyle w:val="TableText"/>
              <w:jc w:val="right"/>
              <w:rPr>
                <w:lang w:val="en-GB"/>
              </w:rPr>
            </w:pPr>
            <w:del w:id="1217" w:author="Albert Kwame Osei-Owusu" w:date="2026-09-12T09:00:00Z">
              <w:r>
                <w:rPr>
                  <w:lang w:val="en-GB"/>
                </w:rPr>
                <w:delText>226.6</w:delText>
              </w:r>
            </w:del>
            <w:ins w:id="14302" w:author="Albert Kwame Osei-Owusu" w:date="2026-09-12T09:00:00Z">
              <w:del w:id="14300" w:author="Albert Kwame Osei-Owusu" w:date="2026-09-13T09:00:00Z">
                <w:r>
                  <w:delText xml:space="preserve">48.1</w:delText>
                </w:r>
              </w:del>
            </w:ins>
            <w:ins w:id="14301" w:author="Albert Kwame Osei-Owusu" w:date="2026-09-13T09:00:00Z">
              <w:r>
                <w:t xml:space="preserve">44.1</w:t>
              </w:r>
            </w:ins>
          </w:p>
        </w:tc>
      </w:tr>
      <w:tr w:rsidR="00090CEA" w:rsidRPr="000F0CBE" w14:paraId="7249D8DF" w14:textId="77777777" w:rsidTr="00ED06F2">
        <w:trPr>
          <w:trHeight w:val="288"/>
        </w:trPr>
        <w:tc>
          <w:tcPr>
            <w:tcW w:w="2648" w:type="dxa"/>
          </w:tcPr>
          <w:p w14:paraId="59E0CA7C" w14:textId="77777777" w:rsidR="00090CEA" w:rsidRPr="000F0CBE" w:rsidRDefault="00090CEA" w:rsidP="000F0CBE">
            <w:pPr>
              <w:pStyle w:val="TableText"/>
              <w:rPr>
                <w:lang w:val="en-GB"/>
              </w:rPr>
            </w:pPr>
            <w:r>
              <w:rPr>
                <w:lang w:val="en-GB"/>
              </w:rPr>
              <w:t>Electricity sector</w:t>
            </w:r>
          </w:p>
        </w:tc>
        <w:tc>
          <w:tcPr>
            <w:tcW w:w="1398" w:type="dxa"/>
          </w:tcPr>
          <w:p w14:paraId="1FC4E857" w14:textId="77777777" w:rsidR="00090CEA" w:rsidRPr="000F0CBE" w:rsidRDefault="00090CEA" w:rsidP="000F0CBE">
            <w:pPr>
              <w:pStyle w:val="TableText"/>
              <w:jc w:val="right"/>
              <w:rPr>
                <w:lang w:val="en-GB"/>
              </w:rPr>
            </w:pPr>
            <w:del w:id="1215" w:author="Albert Kwame Osei-Owusu" w:date="2026-09-12T09:00:00Z">
              <w:r>
                <w:rPr>
                  <w:lang w:val="en-GB"/>
                </w:rPr>
                <w:delText>265.2</w:delText>
              </w:r>
            </w:del>
            <w:ins w:id="14298" w:author="Albert Kwame Osei-Owusu" w:date="2026-09-12T09:00:00Z">
              <w:del w:id="14296" w:author="Albert Kwame Osei-Owusu" w:date="2026-09-13T09:00:00Z">
                <w:r>
                  <w:delText xml:space="preserve">421.7</w:delText>
                </w:r>
              </w:del>
            </w:ins>
            <w:ins w:id="14297" w:author="Albert Kwame Osei-Owusu" w:date="2026-09-13T09:00:00Z">
              <w:r>
                <w:t xml:space="preserve">358.5</w:t>
              </w:r>
            </w:ins>
          </w:p>
        </w:tc>
        <w:tc>
          <w:tcPr>
            <w:tcW w:w="1398" w:type="dxa"/>
          </w:tcPr>
          <w:p w14:paraId="60121DA8" w14:textId="77777777" w:rsidR="00090CEA" w:rsidRPr="000F0CBE" w:rsidRDefault="00090CEA" w:rsidP="000F0CBE">
            <w:pPr>
              <w:pStyle w:val="TableText"/>
              <w:jc w:val="right"/>
              <w:rPr>
                <w:lang w:val="en-GB"/>
              </w:rPr>
            </w:pPr>
            <w:del w:id="1213" w:author="Albert Kwame Osei-Owusu" w:date="2026-09-12T09:00:00Z">
              <w:r>
                <w:rPr>
                  <w:lang w:val="en-GB"/>
                </w:rPr>
                <w:delText>5.0</w:delText>
              </w:r>
            </w:del>
            <w:ins w:id="14294" w:author="Albert Kwame Osei-Owusu" w:date="2026-09-12T09:00:00Z">
              <w:del w:id="14292" w:author="Albert Kwame Osei-Owusu" w:date="2026-09-13T09:00:00Z">
                <w:r>
                  <w:delText xml:space="preserve">9.4</w:delText>
                </w:r>
              </w:del>
            </w:ins>
            <w:ins w:id="14293" w:author="Albert Kwame Osei-Owusu" w:date="2026-09-13T09:00:00Z">
              <w:r>
                <w:t xml:space="preserve">7.7</w:t>
              </w:r>
            </w:ins>
          </w:p>
        </w:tc>
        <w:tc>
          <w:tcPr>
            <w:tcW w:w="1398" w:type="dxa"/>
          </w:tcPr>
          <w:p w14:paraId="32089DE2" w14:textId="77777777" w:rsidR="00090CEA" w:rsidRPr="000F0CBE" w:rsidRDefault="00090CEA" w:rsidP="000F0CBE">
            <w:pPr>
              <w:pStyle w:val="TableText"/>
              <w:jc w:val="right"/>
              <w:rPr>
                <w:lang w:val="en-GB"/>
              </w:rPr>
            </w:pPr>
            <w:del w:id="1211" w:author="Albert Kwame Osei-Owusu" w:date="2026-09-12T09:00:00Z">
              <w:r>
                <w:rPr>
                  <w:lang w:val="en-GB"/>
                </w:rPr>
                <w:delText>3.2</w:delText>
              </w:r>
            </w:del>
            <w:ins w:id="14290" w:author="Albert Kwame Osei-Owusu" w:date="2026-09-12T09:00:00Z">
              <w:del w:id="14288" w:author="Albert Kwame Osei-Owusu" w:date="2026-09-13T09:00:00Z">
                <w:r>
                  <w:delText xml:space="preserve">3.6</w:delText>
                </w:r>
              </w:del>
            </w:ins>
            <w:ins w:id="14289" w:author="Albert Kwame Osei-Owusu" w:date="2026-09-13T09:00:00Z">
              <w:r>
                <w:t xml:space="preserve">3.2</w:t>
              </w:r>
            </w:ins>
          </w:p>
        </w:tc>
        <w:tc>
          <w:tcPr>
            <w:tcW w:w="1398" w:type="dxa"/>
          </w:tcPr>
          <w:p w14:paraId="0F9DB781" w14:textId="77777777" w:rsidR="00090CEA" w:rsidRPr="000F0CBE" w:rsidRDefault="00090CEA" w:rsidP="000F0CBE">
            <w:pPr>
              <w:pStyle w:val="TableText"/>
              <w:jc w:val="right"/>
              <w:rPr>
                <w:lang w:val="en-GB"/>
              </w:rPr>
            </w:pPr>
            <w:del w:id="1209" w:author="Albert Kwame Osei-Owusu" w:date="2026-09-12T09:00:00Z">
              <w:r>
                <w:rPr>
                  <w:lang w:val="en-GB"/>
                </w:rPr>
                <w:delText>1.1</w:delText>
              </w:r>
            </w:del>
            <w:ins w:id="14286" w:author="Albert Kwame Osei-Owusu" w:date="2026-09-12T09:00:00Z">
              <w:del w:id="14284" w:author="Albert Kwame Osei-Owusu" w:date="2026-09-13T09:00:00Z">
                <w:r>
                  <w:delText xml:space="preserve">2.1</w:delText>
                </w:r>
              </w:del>
            </w:ins>
            <w:ins w:id="14285" w:author="Albert Kwame Osei-Owusu" w:date="2026-09-13T09:00:00Z">
              <w:r>
                <w:t xml:space="preserve">1.8</w:t>
              </w:r>
            </w:ins>
          </w:p>
        </w:tc>
        <w:tc>
          <w:tcPr>
            <w:tcW w:w="1398" w:type="dxa"/>
          </w:tcPr>
          <w:p w14:paraId="30957F85" w14:textId="77777777" w:rsidR="00090CEA" w:rsidRPr="000F0CBE" w:rsidRDefault="00090CEA" w:rsidP="000F0CBE">
            <w:pPr>
              <w:pStyle w:val="TableText"/>
              <w:jc w:val="right"/>
              <w:rPr>
                <w:lang w:val="en-GB"/>
              </w:rPr>
            </w:pPr>
            <w:del w:id="1207" w:author="Albert Kwame Osei-Owusu" w:date="2026-09-12T09:00:00Z">
              <w:r>
                <w:rPr>
                  <w:lang w:val="en-GB"/>
                </w:rPr>
                <w:delText>16.6</w:delText>
              </w:r>
            </w:del>
            <w:ins w:id="14282" w:author="Albert Kwame Osei-Owusu" w:date="2026-09-12T09:00:00Z">
              <w:del w:id="14280" w:author="Albert Kwame Osei-Owusu" w:date="2026-09-13T09:00:00Z">
                <w:r>
                  <w:delText xml:space="preserve">14.1</w:delText>
                </w:r>
              </w:del>
            </w:ins>
            <w:ins w:id="14281" w:author="Albert Kwame Osei-Owusu" w:date="2026-09-13T09:00:00Z">
              <w:r>
                <w:t xml:space="preserve">11.7</w:t>
              </w:r>
            </w:ins>
          </w:p>
        </w:tc>
      </w:tr>
      <w:tr w:rsidR="00090CEA" w:rsidRPr="000F0CBE" w14:paraId="0B6D8457" w14:textId="77777777" w:rsidTr="00ED06F2">
        <w:trPr>
          <w:trHeight w:val="288"/>
        </w:trPr>
        <w:tc>
          <w:tcPr>
            <w:tcW w:w="2648" w:type="dxa"/>
          </w:tcPr>
          <w:p w14:paraId="1611CEC3" w14:textId="77777777" w:rsidR="00090CEA" w:rsidRPr="000F0CBE" w:rsidRDefault="00090CEA" w:rsidP="000F0CBE">
            <w:pPr>
              <w:pStyle w:val="TableText"/>
              <w:rPr>
                <w:lang w:val="en-GB"/>
              </w:rPr>
            </w:pPr>
            <w:r>
              <w:rPr>
                <w:lang w:val="en-GB"/>
              </w:rPr>
              <w:t>Fossil fuel industry</w:t>
            </w:r>
          </w:p>
        </w:tc>
        <w:tc>
          <w:tcPr>
            <w:tcW w:w="1398" w:type="dxa"/>
          </w:tcPr>
          <w:p w14:paraId="4435CA1C" w14:textId="77777777" w:rsidR="00090CEA" w:rsidRPr="000F0CBE" w:rsidRDefault="00090CEA" w:rsidP="000F0CBE">
            <w:pPr>
              <w:pStyle w:val="TableText"/>
              <w:jc w:val="right"/>
              <w:rPr>
                <w:lang w:val="en-GB"/>
              </w:rPr>
            </w:pPr>
            <w:del w:id="1205" w:author="Albert Kwame Osei-Owusu" w:date="2026-09-12T09:00:00Z">
              <w:r>
                <w:rPr>
                  <w:lang w:val="en-GB"/>
                </w:rPr>
                <w:delText>362.7</w:delText>
              </w:r>
            </w:del>
            <w:ins w:id="14278" w:author="Albert Kwame Osei-Owusu" w:date="2026-09-12T09:00:00Z">
              <w:del w:id="14276" w:author="Albert Kwame Osei-Owusu" w:date="2026-09-13T09:00:00Z">
                <w:r>
                  <w:delText xml:space="preserve">741.8</w:delText>
                </w:r>
              </w:del>
            </w:ins>
            <w:ins w:id="14277" w:author="Albert Kwame Osei-Owusu" w:date="2026-09-13T09:00:00Z">
              <w:r>
                <w:t xml:space="preserve">567.6</w:t>
              </w:r>
            </w:ins>
          </w:p>
        </w:tc>
        <w:tc>
          <w:tcPr>
            <w:tcW w:w="1398" w:type="dxa"/>
          </w:tcPr>
          <w:p w14:paraId="5E9761A5" w14:textId="77777777" w:rsidR="00090CEA" w:rsidRPr="000F0CBE" w:rsidRDefault="00090CEA" w:rsidP="000F0CBE">
            <w:pPr>
              <w:pStyle w:val="TableText"/>
              <w:jc w:val="right"/>
              <w:rPr>
                <w:lang w:val="en-GB"/>
              </w:rPr>
            </w:pPr>
            <w:del w:id="1203" w:author="Albert Kwame Osei-Owusu" w:date="2026-09-12T09:00:00Z">
              <w:r>
                <w:rPr>
                  <w:lang w:val="en-GB"/>
                </w:rPr>
                <w:delText>7.8</w:delText>
              </w:r>
            </w:del>
            <w:ins w:id="14274" w:author="Albert Kwame Osei-Owusu" w:date="2026-09-12T09:00:00Z">
              <w:del w:id="14272" w:author="Albert Kwame Osei-Owusu" w:date="2026-09-13T09:00:00Z">
                <w:r>
                  <w:delText xml:space="preserve">18.7</w:delText>
                </w:r>
              </w:del>
            </w:ins>
            <w:ins w:id="14273" w:author="Albert Kwame Osei-Owusu" w:date="2026-09-13T09:00:00Z">
              <w:r>
                <w:t xml:space="preserve">14.2</w:t>
              </w:r>
            </w:ins>
          </w:p>
        </w:tc>
        <w:tc>
          <w:tcPr>
            <w:tcW w:w="1398" w:type="dxa"/>
          </w:tcPr>
          <w:p w14:paraId="7089F019" w14:textId="77777777" w:rsidR="00090CEA" w:rsidRPr="000F0CBE" w:rsidRDefault="00090CEA" w:rsidP="000F0CBE">
            <w:pPr>
              <w:pStyle w:val="TableText"/>
              <w:jc w:val="right"/>
              <w:rPr>
                <w:lang w:val="en-GB"/>
              </w:rPr>
            </w:pPr>
            <w:del w:id="1201" w:author="Albert Kwame Osei-Owusu" w:date="2026-09-12T09:00:00Z">
              <w:r>
                <w:rPr>
                  <w:lang w:val="en-GB"/>
                </w:rPr>
                <w:delText>0.0</w:delText>
              </w:r>
            </w:del>
            <w:ins w:id="1202" w:author="Albert Kwame Osei-Owusu" w:date="2026-09-12T09:00:00Z">
              <w:r>
                <w:t xml:space="preserve">0.1</w:t>
              </w:r>
            </w:ins>
          </w:p>
        </w:tc>
        <w:tc>
          <w:tcPr>
            <w:tcW w:w="1398" w:type="dxa"/>
          </w:tcPr>
          <w:p w14:paraId="76CCE444" w14:textId="77777777" w:rsidR="00090CEA" w:rsidRPr="000F0CBE" w:rsidRDefault="00090CEA" w:rsidP="000F0CBE">
            <w:pPr>
              <w:pStyle w:val="TableText"/>
              <w:jc w:val="right"/>
              <w:rPr>
                <w:lang w:val="en-GB"/>
              </w:rPr>
            </w:pPr>
            <w:del w:id="1199" w:author="Albert Kwame Osei-Owusu" w:date="2026-09-12T09:00:00Z">
              <w:r>
                <w:rPr>
                  <w:lang w:val="en-GB"/>
                </w:rPr>
                <w:delText>0.9</w:delText>
              </w:r>
            </w:del>
            <w:ins w:id="14270" w:author="Albert Kwame Osei-Owusu" w:date="2026-09-12T09:00:00Z">
              <w:del w:id="14268" w:author="Albert Kwame Osei-Owusu" w:date="2026-09-13T09:00:00Z">
                <w:r>
                  <w:delText xml:space="preserve">1.8</w:delText>
                </w:r>
              </w:del>
            </w:ins>
            <w:ins w:id="14269" w:author="Albert Kwame Osei-Owusu" w:date="2026-09-13T09:00:00Z">
              <w:r>
                <w:t xml:space="preserve">1.4</w:t>
              </w:r>
            </w:ins>
          </w:p>
        </w:tc>
        <w:tc>
          <w:tcPr>
            <w:tcW w:w="1398" w:type="dxa"/>
          </w:tcPr>
          <w:p w14:paraId="2D5E0834" w14:textId="77777777" w:rsidR="00090CEA" w:rsidRPr="000F0CBE" w:rsidRDefault="00090CEA" w:rsidP="000F0CBE">
            <w:pPr>
              <w:pStyle w:val="TableText"/>
              <w:jc w:val="right"/>
              <w:rPr>
                <w:lang w:val="en-GB"/>
              </w:rPr>
            </w:pPr>
            <w:del w:id="1197" w:author="Albert Kwame Osei-Owusu" w:date="2026-09-12T09:00:00Z">
              <w:r>
                <w:rPr>
                  <w:lang w:val="en-GB"/>
                </w:rPr>
                <w:delText>9.6</w:delText>
              </w:r>
            </w:del>
            <w:ins w:id="14266" w:author="Albert Kwame Osei-Owusu" w:date="2026-09-12T09:00:00Z">
              <w:del w:id="14264" w:author="Albert Kwame Osei-Owusu" w:date="2026-09-13T09:00:00Z">
                <w:r>
                  <w:delText xml:space="preserve">13.2</w:delText>
                </w:r>
              </w:del>
            </w:ins>
            <w:ins w:id="14265" w:author="Albert Kwame Osei-Owusu" w:date="2026-09-13T09:00:00Z">
              <w:r>
                <w:t xml:space="preserve">10.7</w:t>
              </w:r>
            </w:ins>
          </w:p>
        </w:tc>
      </w:tr>
      <w:tr>
        <w:trPr>
          <w:trHeight w:val="288"/>
          <w:ins w:id="123013" w:author="Albert Kwame Osei-Owusu" w:date="2026-10-21T20:00:00Z"/>
        </w:trPr>
        <w:tc>
          <w:tcPr>
            <w:tcW w:w="2648" w:type="dxa"/>
          </w:tcPr>
          <w:p w14:paraId="55708E16" w14:textId="77777777">
            <w:pPr>
              <w:pStyle w:val="TableText"/>
              <w:rPr>
                <w:ins w:id="123014" w:author="Albert Kwame Osei-Owusu" w:date="2026-10-21T20:00:00Z"/>
                <w:lang w:val="en-GB"/>
              </w:rPr>
            </w:pPr>
            <w:ins w:id="123015" w:author="Albert Kwame Osei-Owusu" w:date="2026-10-21T20:00:00Z">
              <w:r>
                <w:rPr>
                  <w:lang w:val="en-GB"/>
                </w:rPr>
                <w:t xml:space="preserve">Heat and water supply</w:t>
              </w:r>
            </w:ins>
          </w:p>
        </w:tc>
        <w:tc>
          <w:tcPr>
            <w:tcW w:w="1398" w:type="dxa"/>
          </w:tcPr>
          <w:p w14:paraId="42D7EDE1" w14:textId="77777777">
            <w:pPr>
              <w:pStyle w:val="TableText"/>
              <w:jc w:val="right"/>
              <w:rPr>
                <w:ins w:id="123016" w:author="Albert Kwame Osei-Owusu" w:date="2026-10-21T20:00:00Z"/>
                <w:lang w:val="en-GB"/>
              </w:rPr>
            </w:pPr>
            <w:ins w:id="123017" w:author="Albert Kwame Osei-Owusu" w:date="2026-10-21T20:00:00Z">
              <w:r>
                <w:t xml:space="preserve">233.2</w:t>
              </w:r>
            </w:ins>
          </w:p>
        </w:tc>
        <w:tc>
          <w:tcPr>
            <w:tcW w:w="1398" w:type="dxa"/>
          </w:tcPr>
          <w:p w14:paraId="56A6CC34" w14:textId="77777777">
            <w:pPr>
              <w:pStyle w:val="TableText"/>
              <w:jc w:val="right"/>
              <w:rPr>
                <w:ins w:id="123018" w:author="Albert Kwame Osei-Owusu" w:date="2026-10-21T20:00:00Z"/>
                <w:lang w:val="en-GB"/>
              </w:rPr>
            </w:pPr>
            <w:ins w:id="123019" w:author="Albert Kwame Osei-Owusu" w:date="2026-10-21T20:00:00Z">
              <w:r>
                <w:t xml:space="preserve">5.3</w:t>
              </w:r>
            </w:ins>
          </w:p>
        </w:tc>
        <w:tc>
          <w:tcPr>
            <w:tcW w:w="1398" w:type="dxa"/>
          </w:tcPr>
          <w:p w14:paraId="28C8CBDF" w14:textId="77777777">
            <w:pPr>
              <w:pStyle w:val="TableText"/>
              <w:jc w:val="right"/>
              <w:rPr>
                <w:ins w:id="123020" w:author="Albert Kwame Osei-Owusu" w:date="2026-10-21T20:00:00Z"/>
                <w:lang w:val="en-GB"/>
              </w:rPr>
            </w:pPr>
            <w:ins w:id="123021" w:author="Albert Kwame Osei-Owusu" w:date="2026-10-21T20:00:00Z">
              <w:r>
                <w:t xml:space="preserve">0.0</w:t>
              </w:r>
            </w:ins>
          </w:p>
        </w:tc>
        <w:tc>
          <w:tcPr>
            <w:tcW w:w="1398" w:type="dxa"/>
          </w:tcPr>
          <w:p w14:paraId="71851621" w14:textId="77777777">
            <w:pPr>
              <w:pStyle w:val="TableText"/>
              <w:jc w:val="right"/>
              <w:rPr>
                <w:ins w:id="123022" w:author="Albert Kwame Osei-Owusu" w:date="2026-10-21T20:00:00Z"/>
                <w:lang w:val="en-GB"/>
              </w:rPr>
            </w:pPr>
            <w:ins w:id="123023" w:author="Albert Kwame Osei-Owusu" w:date="2026-10-21T20:00:00Z">
              <w:r>
                <w:t xml:space="preserve">0.6</w:t>
              </w:r>
            </w:ins>
          </w:p>
        </w:tc>
        <w:tc>
          <w:tcPr>
            <w:tcW w:w="1398" w:type="dxa"/>
          </w:tcPr>
          <w:p w14:paraId="55419E5E" w14:textId="77777777">
            <w:pPr>
              <w:pStyle w:val="TableText"/>
              <w:jc w:val="right"/>
              <w:rPr>
                <w:ins w:id="123024" w:author="Albert Kwame Osei-Owusu" w:date="2026-10-21T20:00:00Z"/>
                <w:lang w:val="en-GB"/>
              </w:rPr>
            </w:pPr>
            <w:ins w:id="123025" w:author="Albert Kwame Osei-Owusu" w:date="2026-10-21T20:00:00Z">
              <w:r>
                <w:t xml:space="preserve">5.2</w:t>
              </w:r>
            </w:ins>
          </w:p>
        </w:tc>
      </w:tr>
      <w:tr w:rsidR="00090CEA" w:rsidRPr="000F0CBE" w14:paraId="00453041" w14:textId="77777777" w:rsidTr="00ED06F2">
        <w:trPr>
          <w:trHeight w:val="288"/>
        </w:trPr>
        <w:tc>
          <w:tcPr>
            <w:tcW w:w="2648" w:type="dxa"/>
          </w:tcPr>
          <w:p w14:paraId="037AC218" w14:textId="77777777" w:rsidR="00090CEA" w:rsidRPr="000F0CBE" w:rsidRDefault="00090CEA" w:rsidP="000F0CBE">
            <w:pPr>
              <w:pStyle w:val="TableText"/>
              <w:rPr>
                <w:lang w:val="en-GB"/>
              </w:rPr>
            </w:pPr>
            <w:r>
              <w:rPr>
                <w:lang w:val="en-GB"/>
              </w:rPr>
              <w:t>Mining of minerals and metals</w:t>
            </w:r>
          </w:p>
        </w:tc>
        <w:tc>
          <w:tcPr>
            <w:tcW w:w="1398" w:type="dxa"/>
          </w:tcPr>
          <w:p w14:paraId="1774C6F2" w14:textId="77777777" w:rsidR="00090CEA" w:rsidRPr="000F0CBE" w:rsidRDefault="00090CEA" w:rsidP="000F0CBE">
            <w:pPr>
              <w:pStyle w:val="TableText"/>
              <w:jc w:val="right"/>
              <w:rPr>
                <w:lang w:val="en-GB"/>
              </w:rPr>
            </w:pPr>
            <w:del w:id="1195" w:author="Albert Kwame Osei-Owusu" w:date="2026-09-12T09:00:00Z">
              <w:r>
                <w:rPr>
                  <w:lang w:val="en-GB"/>
                </w:rPr>
                <w:delText>59.5</w:delText>
              </w:r>
            </w:del>
            <w:ins w:id="14262" w:author="Albert Kwame Osei-Owusu" w:date="2026-09-12T09:00:00Z">
              <w:del w:id="14260" w:author="Albert Kwame Osei-Owusu" w:date="2026-09-13T09:00:00Z">
                <w:r>
                  <w:delText xml:space="preserve">113.9</w:delText>
                </w:r>
              </w:del>
            </w:ins>
            <w:ins w:id="14261" w:author="Albert Kwame Osei-Owusu" w:date="2026-09-13T09:00:00Z">
              <w:r>
                <w:t xml:space="preserve">99.7</w:t>
              </w:r>
            </w:ins>
          </w:p>
        </w:tc>
        <w:tc>
          <w:tcPr>
            <w:tcW w:w="1398" w:type="dxa"/>
          </w:tcPr>
          <w:p w14:paraId="7600FC8A" w14:textId="77777777" w:rsidR="00090CEA" w:rsidRPr="000F0CBE" w:rsidRDefault="00090CEA" w:rsidP="000F0CBE">
            <w:pPr>
              <w:pStyle w:val="TableText"/>
              <w:jc w:val="right"/>
              <w:rPr>
                <w:lang w:val="en-GB"/>
              </w:rPr>
            </w:pPr>
            <w:del w:id="1193" w:author="Albert Kwame Osei-Owusu" w:date="2026-09-12T09:00:00Z">
              <w:r>
                <w:rPr>
                  <w:lang w:val="en-GB"/>
                </w:rPr>
                <w:delText>2353.8</w:delText>
              </w:r>
            </w:del>
            <w:ins w:id="14258" w:author="Albert Kwame Osei-Owusu" w:date="2026-09-12T09:00:00Z">
              <w:del w:id="14256" w:author="Albert Kwame Osei-Owusu" w:date="2026-09-13T09:00:00Z">
                <w:r>
                  <w:delText xml:space="preserve">3,608.6</w:delText>
                </w:r>
              </w:del>
            </w:ins>
            <w:ins w:id="14257" w:author="Albert Kwame Osei-Owusu" w:date="2026-09-13T09:00:00Z">
              <w:r>
                <w:t xml:space="preserve">2,983.7</w:t>
              </w:r>
            </w:ins>
          </w:p>
        </w:tc>
        <w:tc>
          <w:tcPr>
            <w:tcW w:w="1398" w:type="dxa"/>
          </w:tcPr>
          <w:p w14:paraId="1EE5370A" w14:textId="77777777" w:rsidR="00090CEA" w:rsidRPr="000F0CBE" w:rsidRDefault="00090CEA" w:rsidP="000F0CBE">
            <w:pPr>
              <w:pStyle w:val="TableText"/>
              <w:jc w:val="right"/>
              <w:rPr>
                <w:lang w:val="en-GB"/>
              </w:rPr>
            </w:pPr>
            <w:del w:id="1191" w:author="Albert Kwame Osei-Owusu" w:date="2026-09-12T09:00:00Z">
              <w:r>
                <w:rPr>
                  <w:lang w:val="en-GB"/>
                </w:rPr>
                <w:delText>0.0</w:delText>
              </w:r>
            </w:del>
            <w:ins w:id="1192" w:author="Albert Kwame Osei-Owusu" w:date="2026-09-12T09:00:00Z">
              <w:r>
                <w:t xml:space="preserve">0.0</w:t>
              </w:r>
            </w:ins>
          </w:p>
        </w:tc>
        <w:tc>
          <w:tcPr>
            <w:tcW w:w="1398" w:type="dxa"/>
          </w:tcPr>
          <w:p w14:paraId="5A7D4CAE" w14:textId="77777777" w:rsidR="00090CEA" w:rsidRPr="000F0CBE" w:rsidRDefault="00090CEA" w:rsidP="000F0CBE">
            <w:pPr>
              <w:pStyle w:val="TableText"/>
              <w:jc w:val="right"/>
              <w:rPr>
                <w:lang w:val="en-GB"/>
              </w:rPr>
            </w:pPr>
            <w:del w:id="1189" w:author="Albert Kwame Osei-Owusu" w:date="2026-09-12T09:00:00Z">
              <w:r>
                <w:rPr>
                  <w:lang w:val="en-GB"/>
                </w:rPr>
                <w:delText>0.3</w:delText>
              </w:r>
            </w:del>
            <w:ins w:id="14254" w:author="Albert Kwame Osei-Owusu" w:date="2026-09-12T09:00:00Z">
              <w:del w:id="14252" w:author="Albert Kwame Osei-Owusu" w:date="2026-09-13T09:00:00Z">
                <w:r>
                  <w:delText xml:space="preserve">0.5</w:delText>
                </w:r>
              </w:del>
            </w:ins>
            <w:ins w:id="14253" w:author="Albert Kwame Osei-Owusu" w:date="2026-09-13T09:00:00Z">
              <w:r>
                <w:t xml:space="preserve">0.4</w:t>
              </w:r>
            </w:ins>
          </w:p>
        </w:tc>
        <w:tc>
          <w:tcPr>
            <w:tcW w:w="1398" w:type="dxa"/>
          </w:tcPr>
          <w:p w14:paraId="13F38515" w14:textId="77777777" w:rsidR="00090CEA" w:rsidRPr="000F0CBE" w:rsidRDefault="00090CEA" w:rsidP="000F0CBE">
            <w:pPr>
              <w:pStyle w:val="TableText"/>
              <w:jc w:val="right"/>
              <w:rPr>
                <w:lang w:val="en-GB"/>
              </w:rPr>
            </w:pPr>
            <w:del w:id="1187" w:author="Albert Kwame Osei-Owusu" w:date="2026-09-12T09:00:00Z">
              <w:r>
                <w:rPr>
                  <w:lang w:val="en-GB"/>
                </w:rPr>
                <w:delText>215.2</w:delText>
              </w:r>
            </w:del>
            <w:ins w:id="1188" w:author="Albert Kwame Osei-Owusu" w:date="2026-09-12T09:00:00Z">
              <w:r>
                <w:t xml:space="preserve">0.3</w:t>
              </w:r>
            </w:ins>
          </w:p>
        </w:tc>
      </w:tr>
      <w:tr w:rsidR="00090CEA" w:rsidRPr="000F0CBE" w14:paraId="2262B889" w14:textId="77777777" w:rsidTr="00ED06F2">
        <w:trPr>
          <w:trHeight w:val="288"/>
        </w:trPr>
        <w:tc>
          <w:tcPr>
            <w:tcW w:w="2648" w:type="dxa"/>
          </w:tcPr>
          <w:p w14:paraId="7958D4DF" w14:textId="77777777" w:rsidR="00090CEA" w:rsidRPr="000F0CBE" w:rsidRDefault="00090CEA" w:rsidP="000F0CBE">
            <w:pPr>
              <w:pStyle w:val="TableText"/>
              <w:rPr>
                <w:lang w:val="en-GB"/>
              </w:rPr>
            </w:pPr>
            <w:r>
              <w:rPr>
                <w:lang w:val="en-GB"/>
              </w:rPr>
              <w:t>Operational impacts</w:t>
            </w:r>
          </w:p>
        </w:tc>
        <w:tc>
          <w:tcPr>
            <w:tcW w:w="1398" w:type="dxa"/>
          </w:tcPr>
          <w:p w14:paraId="5FEB761B" w14:textId="77777777" w:rsidR="00090CEA" w:rsidRPr="000F0CBE" w:rsidRDefault="00090CEA" w:rsidP="000F0CBE">
            <w:pPr>
              <w:pStyle w:val="TableText"/>
              <w:jc w:val="right"/>
              <w:rPr>
                <w:lang w:val="en-GB"/>
              </w:rPr>
            </w:pPr>
            <w:del w:id="1185" w:author="Albert Kwame Osei-Owusu" w:date="2026-09-12T09:00:00Z">
              <w:r>
                <w:rPr>
                  <w:lang w:val="en-GB"/>
                </w:rPr>
                <w:delText>10.9</w:delText>
              </w:r>
            </w:del>
            <w:ins w:id="14250" w:author="Albert Kwame Osei-Owusu" w:date="2026-09-12T09:00:00Z">
              <w:del w:id="14248" w:author="Albert Kwame Osei-Owusu" w:date="2026-09-13T09:00:00Z">
                <w:r>
                  <w:delText xml:space="preserve">130.1</w:delText>
                </w:r>
              </w:del>
            </w:ins>
            <w:ins w:id="14249" w:author="Albert Kwame Osei-Owusu" w:date="2026-09-13T09:00:00Z">
              <w:r>
                <w:t xml:space="preserve">131.2</w:t>
              </w:r>
            </w:ins>
          </w:p>
        </w:tc>
        <w:tc>
          <w:tcPr>
            <w:tcW w:w="1398" w:type="dxa"/>
          </w:tcPr>
          <w:p w14:paraId="671EE537" w14:textId="77777777" w:rsidR="00090CEA" w:rsidRPr="000F0CBE" w:rsidRDefault="00090CEA" w:rsidP="000F0CBE">
            <w:pPr>
              <w:pStyle w:val="TableText"/>
              <w:jc w:val="right"/>
              <w:rPr>
                <w:lang w:val="en-GB"/>
              </w:rPr>
            </w:pPr>
            <w:del w:id="1183" w:author="Albert Kwame Osei-Owusu" w:date="2026-09-12T09:00:00Z">
              <w:r>
                <w:rPr>
                  <w:lang w:val="en-GB"/>
                </w:rPr>
                <w:delText>0.0</w:delText>
              </w:r>
            </w:del>
            <w:ins w:id="1184" w:author="Albert Kwame Osei-Owusu" w:date="2026-09-12T09:00:00Z">
              <w:r>
                <w:t xml:space="preserve">0.0</w:t>
              </w:r>
            </w:ins>
          </w:p>
        </w:tc>
        <w:tc>
          <w:tcPr>
            <w:tcW w:w="1398" w:type="dxa"/>
          </w:tcPr>
          <w:p w14:paraId="274C4F0A" w14:textId="77777777" w:rsidR="00090CEA" w:rsidRPr="000F0CBE" w:rsidRDefault="00090CEA" w:rsidP="000F0CBE">
            <w:pPr>
              <w:pStyle w:val="TableText"/>
              <w:jc w:val="right"/>
              <w:rPr>
                <w:lang w:val="en-GB"/>
              </w:rPr>
            </w:pPr>
            <w:del w:id="1181" w:author="Albert Kwame Osei-Owusu" w:date="2026-09-12T09:00:00Z">
              <w:r>
                <w:rPr>
                  <w:lang w:val="en-GB"/>
                </w:rPr>
                <w:delText>0.0</w:delText>
              </w:r>
            </w:del>
            <w:ins w:id="1182" w:author="Albert Kwame Osei-Owusu" w:date="2026-09-12T09:00:00Z">
              <w:r>
                <w:t xml:space="preserve">0.0</w:t>
              </w:r>
            </w:ins>
          </w:p>
        </w:tc>
        <w:tc>
          <w:tcPr>
            <w:tcW w:w="1398" w:type="dxa"/>
          </w:tcPr>
          <w:p w14:paraId="3581073A" w14:textId="77777777" w:rsidR="00090CEA" w:rsidRPr="000F0CBE" w:rsidRDefault="00090CEA" w:rsidP="000F0CBE">
            <w:pPr>
              <w:pStyle w:val="TableText"/>
              <w:jc w:val="right"/>
              <w:rPr>
                <w:lang w:val="en-GB"/>
              </w:rPr>
            </w:pPr>
            <w:del w:id="1179" w:author="Albert Kwame Osei-Owusu" w:date="2026-09-12T09:00:00Z">
              <w:r>
                <w:rPr>
                  <w:lang w:val="en-GB"/>
                </w:rPr>
                <w:delText>0.0</w:delText>
              </w:r>
            </w:del>
            <w:ins w:id="1180" w:author="Albert Kwame Osei-Owusu" w:date="2026-09-12T09:00:00Z">
              <w:r>
                <w:t xml:space="preserve">0.0</w:t>
              </w:r>
            </w:ins>
          </w:p>
        </w:tc>
        <w:tc>
          <w:tcPr>
            <w:tcW w:w="1398" w:type="dxa"/>
          </w:tcPr>
          <w:p w14:paraId="31FF18AF" w14:textId="77777777" w:rsidR="00090CEA" w:rsidRPr="000F0CBE" w:rsidRDefault="00090CEA" w:rsidP="000F0CBE">
            <w:pPr>
              <w:pStyle w:val="TableText"/>
              <w:jc w:val="right"/>
              <w:rPr>
                <w:lang w:val="en-GB"/>
              </w:rPr>
            </w:pPr>
            <w:del w:id="1177" w:author="Albert Kwame Osei-Owusu" w:date="2026-09-12T09:00:00Z">
              <w:r>
                <w:rPr>
                  <w:lang w:val="en-GB"/>
                </w:rPr>
                <w:delText>175.9</w:delText>
              </w:r>
            </w:del>
            <w:ins w:id="1178" w:author="Albert Kwame Osei-Owusu" w:date="2026-09-12T09:00:00Z">
              <w:r>
                <w:t xml:space="preserve">42.8</w:t>
              </w:r>
            </w:ins>
          </w:p>
        </w:tc>
      </w:tr>
      <w:tr w:rsidR="00090CEA" w:rsidRPr="000F0CBE" w14:paraId="06CC5209" w14:textId="77777777" w:rsidTr="00ED06F2">
        <w:trPr>
          <w:trHeight w:val="288"/>
        </w:trPr>
        <w:tc>
          <w:tcPr>
            <w:tcW w:w="2648" w:type="dxa"/>
          </w:tcPr>
          <w:p w14:paraId="58C2C0D1" w14:textId="77777777" w:rsidR="00090CEA" w:rsidRPr="000F0CBE" w:rsidRDefault="00090CEA" w:rsidP="000F0CBE">
            <w:pPr>
              <w:pStyle w:val="TableText"/>
              <w:rPr>
                <w:lang w:val="en-GB"/>
              </w:rPr>
            </w:pPr>
            <w:r>
              <w:rPr>
                <w:lang w:val="en-GB"/>
              </w:rPr>
              <w:t>Pharmaceutical and chemical industry</w:t>
            </w:r>
          </w:p>
        </w:tc>
        <w:tc>
          <w:tcPr>
            <w:tcW w:w="1398" w:type="dxa"/>
          </w:tcPr>
          <w:p w14:paraId="426BF01C" w14:textId="77777777" w:rsidR="00090CEA" w:rsidRPr="000F0CBE" w:rsidRDefault="00090CEA" w:rsidP="000F0CBE">
            <w:pPr>
              <w:pStyle w:val="TableText"/>
              <w:jc w:val="right"/>
              <w:rPr>
                <w:lang w:val="en-GB"/>
              </w:rPr>
            </w:pPr>
            <w:del w:id="1175" w:author="Albert Kwame Osei-Owusu" w:date="2026-09-12T09:00:00Z">
              <w:r>
                <w:rPr>
                  <w:lang w:val="en-GB"/>
                </w:rPr>
                <w:delText>260.8</w:delText>
              </w:r>
            </w:del>
            <w:ins w:id="14246" w:author="Albert Kwame Osei-Owusu" w:date="2026-09-12T09:00:00Z">
              <w:del w:id="14244" w:author="Albert Kwame Osei-Owusu" w:date="2026-09-13T09:00:00Z">
                <w:r>
                  <w:delText xml:space="preserve">444.7</w:delText>
                </w:r>
              </w:del>
            </w:ins>
            <w:ins w:id="14245" w:author="Albert Kwame Osei-Owusu" w:date="2026-09-13T09:00:00Z">
              <w:r>
                <w:t xml:space="preserve">322.1</w:t>
              </w:r>
            </w:ins>
          </w:p>
        </w:tc>
        <w:tc>
          <w:tcPr>
            <w:tcW w:w="1398" w:type="dxa"/>
          </w:tcPr>
          <w:p w14:paraId="41E74860" w14:textId="77777777" w:rsidR="00090CEA" w:rsidRPr="000F0CBE" w:rsidRDefault="00090CEA" w:rsidP="000F0CBE">
            <w:pPr>
              <w:pStyle w:val="TableText"/>
              <w:jc w:val="right"/>
              <w:rPr>
                <w:lang w:val="en-GB"/>
              </w:rPr>
            </w:pPr>
            <w:del w:id="1173" w:author="Albert Kwame Osei-Owusu" w:date="2026-09-12T09:00:00Z">
              <w:r>
                <w:rPr>
                  <w:lang w:val="en-GB"/>
                </w:rPr>
                <w:delText>32.1</w:delText>
              </w:r>
            </w:del>
            <w:ins w:id="14242" w:author="Albert Kwame Osei-Owusu" w:date="2026-09-12T09:00:00Z">
              <w:del w:id="14240" w:author="Albert Kwame Osei-Owusu" w:date="2026-09-13T09:00:00Z">
                <w:r>
                  <w:delText xml:space="preserve">325.4</w:delText>
                </w:r>
              </w:del>
            </w:ins>
            <w:ins w:id="14241" w:author="Albert Kwame Osei-Owusu" w:date="2026-09-13T09:00:00Z">
              <w:r>
                <w:t xml:space="preserve">220.7</w:t>
              </w:r>
            </w:ins>
          </w:p>
        </w:tc>
        <w:tc>
          <w:tcPr>
            <w:tcW w:w="1398" w:type="dxa"/>
          </w:tcPr>
          <w:p w14:paraId="60D05B6C" w14:textId="77777777" w:rsidR="00090CEA" w:rsidRPr="000F0CBE" w:rsidRDefault="00090CEA" w:rsidP="000F0CBE">
            <w:pPr>
              <w:pStyle w:val="TableText"/>
              <w:jc w:val="right"/>
              <w:rPr>
                <w:lang w:val="en-GB"/>
              </w:rPr>
            </w:pPr>
            <w:del w:id="1171" w:author="Albert Kwame Osei-Owusu" w:date="2026-09-12T09:00:00Z">
              <w:r>
                <w:rPr>
                  <w:lang w:val="en-GB"/>
                </w:rPr>
                <w:delText>1.7</w:delText>
              </w:r>
            </w:del>
            <w:ins w:id="14238" w:author="Albert Kwame Osei-Owusu" w:date="2026-09-12T09:00:00Z">
              <w:del w:id="14236" w:author="Albert Kwame Osei-Owusu" w:date="2026-09-13T09:00:00Z">
                <w:r>
                  <w:delText xml:space="preserve">7.3</w:delText>
                </w:r>
              </w:del>
            </w:ins>
            <w:ins w:id="14237" w:author="Albert Kwame Osei-Owusu" w:date="2026-09-13T09:00:00Z">
              <w:r>
                <w:t xml:space="preserve">5.4</w:t>
              </w:r>
            </w:ins>
          </w:p>
        </w:tc>
        <w:tc>
          <w:tcPr>
            <w:tcW w:w="1398" w:type="dxa"/>
          </w:tcPr>
          <w:p w14:paraId="34502231" w14:textId="77777777" w:rsidR="00090CEA" w:rsidRPr="000F0CBE" w:rsidRDefault="00090CEA" w:rsidP="000F0CBE">
            <w:pPr>
              <w:pStyle w:val="TableText"/>
              <w:jc w:val="right"/>
              <w:rPr>
                <w:lang w:val="en-GB"/>
              </w:rPr>
            </w:pPr>
            <w:del w:id="1169" w:author="Albert Kwame Osei-Owusu" w:date="2026-09-12T09:00:00Z">
              <w:r>
                <w:rPr>
                  <w:lang w:val="en-GB"/>
                </w:rPr>
                <w:delText>0.4</w:delText>
              </w:r>
            </w:del>
            <w:ins w:id="14234" w:author="Albert Kwame Osei-Owusu" w:date="2026-09-12T09:00:00Z">
              <w:del w:id="14232" w:author="Albert Kwame Osei-Owusu" w:date="2026-09-13T09:00:00Z">
                <w:r>
                  <w:delText xml:space="preserve">0.7</w:delText>
                </w:r>
              </w:del>
            </w:ins>
            <w:ins w:id="14233" w:author="Albert Kwame Osei-Owusu" w:date="2026-09-13T09:00:00Z">
              <w:r>
                <w:t xml:space="preserve">0.6</w:t>
              </w:r>
            </w:ins>
          </w:p>
        </w:tc>
        <w:tc>
          <w:tcPr>
            <w:tcW w:w="1398" w:type="dxa"/>
          </w:tcPr>
          <w:p w14:paraId="013C711F" w14:textId="77777777" w:rsidR="00090CEA" w:rsidRPr="000F0CBE" w:rsidRDefault="00090CEA" w:rsidP="000F0CBE">
            <w:pPr>
              <w:pStyle w:val="TableText"/>
              <w:jc w:val="right"/>
              <w:rPr>
                <w:lang w:val="en-GB"/>
              </w:rPr>
            </w:pPr>
            <w:del w:id="1167" w:author="Albert Kwame Osei-Owusu" w:date="2026-09-12T09:00:00Z">
              <w:r>
                <w:rPr>
                  <w:lang w:val="en-GB"/>
                </w:rPr>
                <w:delText>111.6</w:delText>
              </w:r>
            </w:del>
            <w:ins w:id="14230" w:author="Albert Kwame Osei-Owusu" w:date="2026-09-12T09:00:00Z">
              <w:del w:id="14228" w:author="Albert Kwame Osei-Owusu" w:date="2026-09-13T09:00:00Z">
                <w:r>
                  <w:delText xml:space="preserve">68.0</w:delText>
                </w:r>
              </w:del>
            </w:ins>
            <w:ins w:id="14229" w:author="Albert Kwame Osei-Owusu" w:date="2026-09-13T09:00:00Z">
              <w:r>
                <w:t xml:space="preserve">43.0</w:t>
              </w:r>
            </w:ins>
          </w:p>
        </w:tc>
      </w:tr>
      <w:tr>
        <w:trPr>
          <w:trHeight w:val="288"/>
          <w:ins w:id="123026" w:author="Albert Kwame Osei-Owusu" w:date="2026-10-21T20:00:00Z"/>
        </w:trPr>
        <w:tc>
          <w:tcPr>
            <w:tcW w:w="2648" w:type="dxa"/>
          </w:tcPr>
          <w:p w14:paraId="6F788B4C" w14:textId="77777777">
            <w:pPr>
              <w:pStyle w:val="TableText"/>
              <w:rPr>
                <w:ins w:id="123027" w:author="Albert Kwame Osei-Owusu" w:date="2026-10-21T20:00:00Z"/>
                <w:lang w:val="en-GB"/>
              </w:rPr>
            </w:pPr>
            <w:ins w:id="123028" w:author="Albert Kwame Osei-Owusu" w:date="2026-10-21T20:00:00Z">
              <w:r>
                <w:rPr>
                  <w:lang w:val="en-GB"/>
                </w:rPr>
                <w:t xml:space="preserve">Private travel</w:t>
              </w:r>
            </w:ins>
          </w:p>
        </w:tc>
        <w:tc>
          <w:tcPr>
            <w:tcW w:w="1398" w:type="dxa"/>
          </w:tcPr>
          <w:p w14:paraId="7D9FBFB8" w14:textId="77777777">
            <w:pPr>
              <w:pStyle w:val="TableText"/>
              <w:jc w:val="right"/>
              <w:rPr>
                <w:ins w:id="123029" w:author="Albert Kwame Osei-Owusu" w:date="2026-10-21T20:00:00Z"/>
                <w:lang w:val="en-GB"/>
              </w:rPr>
            </w:pPr>
            <w:ins w:id="123030" w:author="Albert Kwame Osei-Owusu" w:date="2026-10-21T20:00:00Z">
              <w:r>
                <w:t xml:space="preserve">707.7</w:t>
              </w:r>
            </w:ins>
          </w:p>
        </w:tc>
        <w:tc>
          <w:tcPr>
            <w:tcW w:w="1398" w:type="dxa"/>
          </w:tcPr>
          <w:p w14:paraId="31041BB0" w14:textId="77777777">
            <w:pPr>
              <w:pStyle w:val="TableText"/>
              <w:jc w:val="right"/>
              <w:rPr>
                <w:ins w:id="123031" w:author="Albert Kwame Osei-Owusu" w:date="2026-10-21T20:00:00Z"/>
                <w:lang w:val="en-GB"/>
              </w:rPr>
            </w:pPr>
            <w:ins w:id="123032" w:author="Albert Kwame Osei-Owusu" w:date="2026-10-21T20:00:00Z">
              <w:r>
                <w:t xml:space="preserve">31.9</w:t>
              </w:r>
            </w:ins>
          </w:p>
        </w:tc>
        <w:tc>
          <w:tcPr>
            <w:tcW w:w="1398" w:type="dxa"/>
          </w:tcPr>
          <w:p w14:paraId="5C648FBA" w14:textId="77777777">
            <w:pPr>
              <w:pStyle w:val="TableText"/>
              <w:jc w:val="right"/>
              <w:rPr>
                <w:ins w:id="123033" w:author="Albert Kwame Osei-Owusu" w:date="2026-10-21T20:00:00Z"/>
                <w:lang w:val="en-GB"/>
              </w:rPr>
            </w:pPr>
            <w:ins w:id="123034" w:author="Albert Kwame Osei-Owusu" w:date="2026-10-21T20:00:00Z">
              <w:r>
                <w:t xml:space="preserve">0.2</w:t>
              </w:r>
            </w:ins>
          </w:p>
        </w:tc>
        <w:tc>
          <w:tcPr>
            <w:tcW w:w="1398" w:type="dxa"/>
          </w:tcPr>
          <w:p w14:paraId="77676E13" w14:textId="77777777">
            <w:pPr>
              <w:pStyle w:val="TableText"/>
              <w:jc w:val="right"/>
              <w:rPr>
                <w:ins w:id="123035" w:author="Albert Kwame Osei-Owusu" w:date="2026-10-21T20:00:00Z"/>
                <w:lang w:val="en-GB"/>
              </w:rPr>
            </w:pPr>
            <w:ins w:id="123036" w:author="Albert Kwame Osei-Owusu" w:date="2026-10-21T20:00:00Z">
              <w:r>
                <w:t xml:space="preserve">2.1</w:t>
              </w:r>
            </w:ins>
          </w:p>
        </w:tc>
        <w:tc>
          <w:tcPr>
            <w:tcW w:w="1398" w:type="dxa"/>
          </w:tcPr>
          <w:p w14:paraId="3DF9AB4A" w14:textId="77777777">
            <w:pPr>
              <w:pStyle w:val="TableText"/>
              <w:jc w:val="right"/>
              <w:rPr>
                <w:ins w:id="123037" w:author="Albert Kwame Osei-Owusu" w:date="2026-10-21T20:00:00Z"/>
                <w:lang w:val="en-GB"/>
              </w:rPr>
            </w:pPr>
            <w:ins w:id="123038" w:author="Albert Kwame Osei-Owusu" w:date="2026-10-21T20:00:00Z">
              <w:r>
                <w:t xml:space="preserve">0.0</w:t>
              </w:r>
            </w:ins>
          </w:p>
        </w:tc>
      </w:tr>
      <w:tr>
        <w:trPr>
          <w:trHeight w:val="288"/>
          <w:ins w:id="123039" w:author="Albert Kwame Osei-Owusu" w:date="2026-10-21T20:00:00Z"/>
        </w:trPr>
        <w:tc>
          <w:tcPr>
            <w:tcW w:w="2648" w:type="dxa"/>
          </w:tcPr>
          <w:p w14:paraId="4B85E9EC" w14:textId="77777777">
            <w:pPr>
              <w:pStyle w:val="TableText"/>
              <w:rPr>
                <w:ins w:id="123040" w:author="Albert Kwame Osei-Owusu" w:date="2026-10-21T20:00:00Z"/>
                <w:lang w:val="en-GB"/>
              </w:rPr>
            </w:pPr>
            <w:ins w:id="123041" w:author="Albert Kwame Osei-Owusu" w:date="2026-10-21T20:00:00Z">
              <w:r>
                <w:rPr>
                  <w:lang w:val="en-GB"/>
                </w:rPr>
                <w:t xml:space="preserve">Services</w:t>
              </w:r>
            </w:ins>
          </w:p>
        </w:tc>
        <w:tc>
          <w:tcPr>
            <w:tcW w:w="1398" w:type="dxa"/>
          </w:tcPr>
          <w:p w14:paraId="47092493" w14:textId="77777777">
            <w:pPr>
              <w:pStyle w:val="TableText"/>
              <w:jc w:val="right"/>
              <w:rPr>
                <w:ins w:id="123042" w:author="Albert Kwame Osei-Owusu" w:date="2026-10-21T20:00:00Z"/>
                <w:lang w:val="en-GB"/>
              </w:rPr>
            </w:pPr>
            <w:ins w:id="123043" w:author="Albert Kwame Osei-Owusu" w:date="2026-10-21T20:00:00Z">
              <w:r>
                <w:t xml:space="preserve">266.8</w:t>
              </w:r>
            </w:ins>
          </w:p>
        </w:tc>
        <w:tc>
          <w:tcPr>
            <w:tcW w:w="1398" w:type="dxa"/>
          </w:tcPr>
          <w:p w14:paraId="231604A1" w14:textId="77777777">
            <w:pPr>
              <w:pStyle w:val="TableText"/>
              <w:jc w:val="right"/>
              <w:rPr>
                <w:ins w:id="123044" w:author="Albert Kwame Osei-Owusu" w:date="2026-10-21T20:00:00Z"/>
                <w:lang w:val="en-GB"/>
              </w:rPr>
            </w:pPr>
            <w:ins w:id="123045" w:author="Albert Kwame Osei-Owusu" w:date="2026-10-21T20:00:00Z">
              <w:r>
                <w:t xml:space="preserve">29.9</w:t>
              </w:r>
            </w:ins>
          </w:p>
        </w:tc>
        <w:tc>
          <w:tcPr>
            <w:tcW w:w="1398" w:type="dxa"/>
          </w:tcPr>
          <w:p w14:paraId="7C4A29E3" w14:textId="77777777">
            <w:pPr>
              <w:pStyle w:val="TableText"/>
              <w:jc w:val="right"/>
              <w:rPr>
                <w:ins w:id="123046" w:author="Albert Kwame Osei-Owusu" w:date="2026-10-21T20:00:00Z"/>
                <w:lang w:val="en-GB"/>
              </w:rPr>
            </w:pPr>
            <w:ins w:id="123047" w:author="Albert Kwame Osei-Owusu" w:date="2026-10-21T20:00:00Z">
              <w:r>
                <w:t xml:space="preserve">0.3</w:t>
              </w:r>
            </w:ins>
          </w:p>
        </w:tc>
        <w:tc>
          <w:tcPr>
            <w:tcW w:w="1398" w:type="dxa"/>
          </w:tcPr>
          <w:p w14:paraId="4BB819F8" w14:textId="77777777">
            <w:pPr>
              <w:pStyle w:val="TableText"/>
              <w:jc w:val="right"/>
              <w:rPr>
                <w:ins w:id="123048" w:author="Albert Kwame Osei-Owusu" w:date="2026-10-21T20:00:00Z"/>
                <w:lang w:val="en-GB"/>
              </w:rPr>
            </w:pPr>
            <w:ins w:id="123049" w:author="Albert Kwame Osei-Owusu" w:date="2026-10-21T20:00:00Z">
              <w:r>
                <w:t xml:space="preserve">8.4</w:t>
              </w:r>
            </w:ins>
          </w:p>
        </w:tc>
        <w:tc>
          <w:tcPr>
            <w:tcW w:w="1398" w:type="dxa"/>
          </w:tcPr>
          <w:p w14:paraId="40FBA1E0" w14:textId="77777777">
            <w:pPr>
              <w:pStyle w:val="TableText"/>
              <w:jc w:val="right"/>
              <w:rPr>
                <w:ins w:id="123050" w:author="Albert Kwame Osei-Owusu" w:date="2026-10-21T20:00:00Z"/>
                <w:lang w:val="en-GB"/>
              </w:rPr>
            </w:pPr>
            <w:ins w:id="123051" w:author="Albert Kwame Osei-Owusu" w:date="2026-10-21T20:00:00Z">
              <w:r>
                <w:t xml:space="preserve">7.0</w:t>
              </w:r>
            </w:ins>
          </w:p>
        </w:tc>
      </w:tr>
      <w:tr w:rsidR="00090CEA" w:rsidRPr="000F0CBE" w14:paraId="56C64E7A" w14:textId="77777777" w:rsidTr="00ED06F2">
        <w:trPr>
          <w:trHeight w:val="288"/>
        </w:trPr>
        <w:tc>
          <w:tcPr>
            <w:tcW w:w="2648" w:type="dxa"/>
          </w:tcPr>
          <w:p w14:paraId="6773D758" w14:textId="77777777" w:rsidR="00090CEA" w:rsidRPr="000F0CBE" w:rsidRDefault="00090CEA" w:rsidP="000F0CBE">
            <w:pPr>
              <w:pStyle w:val="TableText"/>
              <w:rPr>
                <w:lang w:val="en-GB"/>
              </w:rPr>
            </w:pPr>
            <w:r>
              <w:rPr>
                <w:lang w:val="en-GB"/>
              </w:rPr>
              <w:t>Transport</w:t>
            </w:r>
          </w:p>
        </w:tc>
        <w:tc>
          <w:tcPr>
            <w:tcW w:w="1398" w:type="dxa"/>
          </w:tcPr>
          <w:p w14:paraId="62193986" w14:textId="77777777" w:rsidR="00090CEA" w:rsidRPr="000F0CBE" w:rsidRDefault="00090CEA" w:rsidP="000F0CBE">
            <w:pPr>
              <w:pStyle w:val="TableText"/>
              <w:jc w:val="right"/>
              <w:rPr>
                <w:lang w:val="en-GB"/>
              </w:rPr>
            </w:pPr>
            <w:del w:id="1165" w:author="Albert Kwame Osei-Owusu" w:date="2026-09-12T09:00:00Z">
              <w:r>
                <w:rPr>
                  <w:lang w:val="en-GB"/>
                </w:rPr>
                <w:delText>2193.5</w:delText>
              </w:r>
            </w:del>
            <w:ins w:id="14226" w:author="Albert Kwame Osei-Owusu" w:date="2026-09-12T09:00:00Z">
              <w:del w:id="14224" w:author="Albert Kwame Osei-Owusu" w:date="2026-09-13T09:00:00Z">
                <w:r>
                  <w:delText xml:space="preserve">695.1</w:delText>
                </w:r>
              </w:del>
            </w:ins>
            <w:ins w:id="14225" w:author="Albert Kwame Osei-Owusu" w:date="2026-09-13T09:00:00Z">
              <w:r>
                <w:t xml:space="preserve">664.9</w:t>
              </w:r>
            </w:ins>
          </w:p>
        </w:tc>
        <w:tc>
          <w:tcPr>
            <w:tcW w:w="1398" w:type="dxa"/>
          </w:tcPr>
          <w:p w14:paraId="7CC0B712" w14:textId="77777777" w:rsidR="00090CEA" w:rsidRPr="000F0CBE" w:rsidRDefault="00090CEA" w:rsidP="000F0CBE">
            <w:pPr>
              <w:pStyle w:val="TableText"/>
              <w:jc w:val="right"/>
              <w:rPr>
                <w:lang w:val="en-GB"/>
              </w:rPr>
            </w:pPr>
            <w:del w:id="1163" w:author="Albert Kwame Osei-Owusu" w:date="2026-09-12T09:00:00Z">
              <w:r>
                <w:rPr>
                  <w:lang w:val="en-GB"/>
                </w:rPr>
                <w:delText>15.6</w:delText>
              </w:r>
            </w:del>
            <w:ins w:id="14222" w:author="Albert Kwame Osei-Owusu" w:date="2026-09-12T09:00:00Z">
              <w:del w:id="14220" w:author="Albert Kwame Osei-Owusu" w:date="2026-09-13T09:00:00Z">
                <w:r>
                  <w:delText xml:space="preserve">22.2</w:delText>
                </w:r>
              </w:del>
            </w:ins>
            <w:ins w:id="14221" w:author="Albert Kwame Osei-Owusu" w:date="2026-09-13T09:00:00Z">
              <w:r>
                <w:t xml:space="preserve">21.6</w:t>
              </w:r>
            </w:ins>
          </w:p>
        </w:tc>
        <w:tc>
          <w:tcPr>
            <w:tcW w:w="1398" w:type="dxa"/>
          </w:tcPr>
          <w:p w14:paraId="083C353D" w14:textId="77777777" w:rsidR="00090CEA" w:rsidRPr="000F0CBE" w:rsidRDefault="00090CEA" w:rsidP="000F0CBE">
            <w:pPr>
              <w:pStyle w:val="TableText"/>
              <w:jc w:val="right"/>
              <w:rPr>
                <w:lang w:val="en-GB"/>
              </w:rPr>
            </w:pPr>
            <w:del w:id="1161" w:author="Albert Kwame Osei-Owusu" w:date="2026-09-12T09:00:00Z">
              <w:r>
                <w:rPr>
                  <w:lang w:val="en-GB"/>
                </w:rPr>
                <w:delText>0.0</w:delText>
              </w:r>
            </w:del>
            <w:ins w:id="1162" w:author="Albert Kwame Osei-Owusu" w:date="2026-09-12T09:00:00Z">
              <w:r>
                <w:t xml:space="preserve">0.0</w:t>
              </w:r>
            </w:ins>
          </w:p>
        </w:tc>
        <w:tc>
          <w:tcPr>
            <w:tcW w:w="1398" w:type="dxa"/>
          </w:tcPr>
          <w:p w14:paraId="08D316D7" w14:textId="77777777" w:rsidR="00090CEA" w:rsidRPr="000F0CBE" w:rsidRDefault="00090CEA" w:rsidP="000F0CBE">
            <w:pPr>
              <w:pStyle w:val="TableText"/>
              <w:jc w:val="right"/>
              <w:rPr>
                <w:lang w:val="en-GB"/>
              </w:rPr>
            </w:pPr>
            <w:del w:id="1159" w:author="Albert Kwame Osei-Owusu" w:date="2026-09-12T09:00:00Z">
              <w:r>
                <w:rPr>
                  <w:lang w:val="en-GB"/>
                </w:rPr>
                <w:delText>3.0</w:delText>
              </w:r>
            </w:del>
            <w:ins w:id="14218" w:author="Albert Kwame Osei-Owusu" w:date="2026-09-12T09:00:00Z">
              <w:del w:id="14216" w:author="Albert Kwame Osei-Owusu" w:date="2026-09-13T09:00:00Z">
                <w:r>
                  <w:delText xml:space="preserve">4.5</w:delText>
                </w:r>
              </w:del>
            </w:ins>
            <w:ins w:id="14217" w:author="Albert Kwame Osei-Owusu" w:date="2026-09-13T09:00:00Z">
              <w:r>
                <w:t xml:space="preserve">4.2</w:t>
              </w:r>
            </w:ins>
          </w:p>
        </w:tc>
        <w:tc>
          <w:tcPr>
            <w:tcW w:w="1398" w:type="dxa"/>
          </w:tcPr>
          <w:p w14:paraId="251FF9FE" w14:textId="77777777" w:rsidR="00090CEA" w:rsidRPr="000F0CBE" w:rsidRDefault="00090CEA" w:rsidP="000F0CBE">
            <w:pPr>
              <w:pStyle w:val="TableText"/>
              <w:jc w:val="right"/>
              <w:rPr>
                <w:lang w:val="en-GB"/>
              </w:rPr>
            </w:pPr>
            <w:del w:id="1157" w:author="Albert Kwame Osei-Owusu" w:date="2026-09-12T09:00:00Z">
              <w:r>
                <w:rPr>
                  <w:lang w:val="en-GB"/>
                </w:rPr>
                <w:delText>5.5</w:delText>
              </w:r>
            </w:del>
            <w:ins w:id="14214" w:author="Albert Kwame Osei-Owusu" w:date="2026-09-12T09:00:00Z">
              <w:del w:id="14212" w:author="Albert Kwame Osei-Owusu" w:date="2026-09-13T09:00:00Z">
                <w:r>
                  <w:delText xml:space="preserve">2.4</w:delText>
                </w:r>
              </w:del>
            </w:ins>
            <w:ins w:id="14213" w:author="Albert Kwame Osei-Owusu" w:date="2026-09-13T09:00:00Z">
              <w:r>
                <w:t xml:space="preserve">2.3</w:t>
              </w:r>
            </w:ins>
          </w:p>
        </w:tc>
      </w:tr>
      <w:tr>
        <w:trPr>
          <w:trHeight w:val="288"/>
          <w:ins w:id="123052" w:author="Albert Kwame Osei-Owusu" w:date="2026-10-21T20:00:00Z"/>
        </w:trPr>
        <w:tc>
          <w:tcPr>
            <w:tcW w:w="2648" w:type="dxa"/>
          </w:tcPr>
          <w:p w14:paraId="2C5AB18C" w14:textId="77777777">
            <w:pPr>
              <w:pStyle w:val="TableText"/>
              <w:rPr>
                <w:ins w:id="123053" w:author="Albert Kwame Osei-Owusu" w:date="2026-10-21T20:00:00Z"/>
                <w:lang w:val="en-GB"/>
              </w:rPr>
            </w:pPr>
            <w:ins w:id="123054" w:author="Albert Kwame Osei-Owusu" w:date="2026-10-21T20:00:00Z">
              <w:r>
                <w:rPr>
                  <w:lang w:val="en-GB"/>
                </w:rPr>
                <w:t xml:space="preserve">Waste management</w:t>
              </w:r>
            </w:ins>
          </w:p>
        </w:tc>
        <w:tc>
          <w:tcPr>
            <w:tcW w:w="1398" w:type="dxa"/>
          </w:tcPr>
          <w:p w14:paraId="23C3260E" w14:textId="77777777">
            <w:pPr>
              <w:pStyle w:val="TableText"/>
              <w:jc w:val="right"/>
              <w:rPr>
                <w:ins w:id="123055" w:author="Albert Kwame Osei-Owusu" w:date="2026-10-21T20:00:00Z"/>
                <w:lang w:val="en-GB"/>
              </w:rPr>
            </w:pPr>
            <w:ins w:id="123056" w:author="Albert Kwame Osei-Owusu" w:date="2026-10-21T20:00:00Z">
              <w:r>
                <w:t xml:space="preserve">204.3</w:t>
              </w:r>
            </w:ins>
          </w:p>
        </w:tc>
        <w:tc>
          <w:tcPr>
            <w:tcW w:w="1398" w:type="dxa"/>
          </w:tcPr>
          <w:p w14:paraId="3284A8FD" w14:textId="77777777">
            <w:pPr>
              <w:pStyle w:val="TableText"/>
              <w:jc w:val="right"/>
              <w:rPr>
                <w:ins w:id="123057" w:author="Albert Kwame Osei-Owusu" w:date="2026-10-21T20:00:00Z"/>
                <w:lang w:val="en-GB"/>
              </w:rPr>
            </w:pPr>
            <w:ins w:id="123058" w:author="Albert Kwame Osei-Owusu" w:date="2026-10-21T20:00:00Z">
              <w:r>
                <w:t xml:space="preserve">2.2</w:t>
              </w:r>
            </w:ins>
          </w:p>
        </w:tc>
        <w:tc>
          <w:tcPr>
            <w:tcW w:w="1398" w:type="dxa"/>
          </w:tcPr>
          <w:p w14:paraId="5DF5D2A7" w14:textId="77777777">
            <w:pPr>
              <w:pStyle w:val="TableText"/>
              <w:jc w:val="right"/>
              <w:rPr>
                <w:ins w:id="123059" w:author="Albert Kwame Osei-Owusu" w:date="2026-10-21T20:00:00Z"/>
                <w:lang w:val="en-GB"/>
              </w:rPr>
            </w:pPr>
            <w:ins w:id="123060" w:author="Albert Kwame Osei-Owusu" w:date="2026-10-21T20:00:00Z">
              <w:r>
                <w:t xml:space="preserve">0.0</w:t>
              </w:r>
            </w:ins>
          </w:p>
        </w:tc>
        <w:tc>
          <w:tcPr>
            <w:tcW w:w="1398" w:type="dxa"/>
          </w:tcPr>
          <w:p w14:paraId="485BC513" w14:textId="77777777">
            <w:pPr>
              <w:pStyle w:val="TableText"/>
              <w:jc w:val="right"/>
              <w:rPr>
                <w:ins w:id="123061" w:author="Albert Kwame Osei-Owusu" w:date="2026-10-21T20:00:00Z"/>
                <w:lang w:val="en-GB"/>
              </w:rPr>
            </w:pPr>
            <w:ins w:id="123062" w:author="Albert Kwame Osei-Owusu" w:date="2026-10-21T20:00:00Z">
              <w:r>
                <w:t xml:space="preserve">0.9</w:t>
              </w:r>
            </w:ins>
          </w:p>
        </w:tc>
        <w:tc>
          <w:tcPr>
            <w:tcW w:w="1398" w:type="dxa"/>
          </w:tcPr>
          <w:p w14:paraId="27C975F4" w14:textId="77777777">
            <w:pPr>
              <w:pStyle w:val="TableText"/>
              <w:jc w:val="right"/>
              <w:rPr>
                <w:ins w:id="123063" w:author="Albert Kwame Osei-Owusu" w:date="2026-10-21T20:00:00Z"/>
                <w:lang w:val="en-GB"/>
              </w:rPr>
            </w:pPr>
            <w:ins w:id="123064" w:author="Albert Kwame Osei-Owusu" w:date="2026-10-21T20:00:00Z">
              <w:r>
                <w:t xml:space="preserve">32.3</w:t>
              </w:r>
            </w:ins>
          </w:p>
        </w:tc>
      </w:tr>
      <w:tr w:rsidR="00ED06F2" w:rsidRPr="000F0CBE" w14:paraId="740B556E" w14:textId="77777777" w:rsidTr="00ED06F2">
        <w:trPr>
          <w:trHeight w:val="288"/>
        </w:trPr>
        <w:tc>
          <w:tcPr>
            <w:tcW w:w="2648" w:type="dxa"/>
          </w:tcPr>
          <w:p w14:paraId="5E359215" w14:textId="6BE3C82B" w:rsidR="00ED06F2" w:rsidRPr="00ED06F2" w:rsidRDefault="00ED06F2" w:rsidP="00ED06F2">
            <w:pPr>
              <w:pStyle w:val="TableText"/>
              <w:rPr>
                <w:lang w:val="en-GB"/>
              </w:rPr>
            </w:pPr>
            <w:del w:id="1155" w:author="Albert Kwame Osei-Owusu" w:date="2026-09-12T09:00:00Z">
              <w:r w:rsidRPr="00ED06F2">
                <w:rPr>
                  <w:lang w:val="en-GB"/>
                </w:rPr>
                <w:delText>Unallocated</w:delText>
              </w:r>
            </w:del>
            <w:ins w:id="1156" w:author="Albert Kwame Osei-Owusu" w:date="2026-09-12T09:00:00Z">
              <w:r>
                <w:t xml:space="preserve">Other</w:t>
              </w:r>
            </w:ins>
          </w:p>
        </w:tc>
        <w:tc>
          <w:tcPr>
            <w:tcW w:w="1398" w:type="dxa"/>
          </w:tcPr>
          <w:p w14:paraId="48321ED3" w14:textId="62F17188" w:rsidR="00ED06F2" w:rsidRDefault="00ED06F2" w:rsidP="00ED06F2">
            <w:pPr>
              <w:pStyle w:val="TableText"/>
              <w:jc w:val="right"/>
              <w:rPr>
                <w:lang w:val="en-GB"/>
              </w:rPr>
            </w:pPr>
            <w:del w:id="1153" w:author="Albert Kwame Osei-Owusu" w:date="2026-09-12T09:00:00Z">
              <w:r>
                <w:rPr>
                  <w:lang w:val="en-GB"/>
                </w:rPr>
                <w:delText>1311.8</w:delText>
              </w:r>
            </w:del>
            <w:ins w:id="14210" w:author="Albert Kwame Osei-Owusu" w:date="2026-09-12T09:00:00Z">
              <w:del w:id="14208" w:author="Albert Kwame Osei-Owusu" w:date="2026-09-13T09:00:00Z">
                <w:r>
                  <w:delText xml:space="preserve">1,496.7</w:delText>
                </w:r>
              </w:del>
            </w:ins>
            <w:ins w:id="123008" w:author="Albert Kwame Osei-Owusu" w:date="2026-10-21T20:00:00Z">
              <w:r>
                <w:t xml:space="preserve">182.4</w:t>
              </w:r>
            </w:ins>
          </w:p>
        </w:tc>
        <w:tc>
          <w:tcPr>
            <w:tcW w:w="1398" w:type="dxa"/>
          </w:tcPr>
          <w:p w14:paraId="45D54D68" w14:textId="639D5488" w:rsidR="00ED06F2" w:rsidRDefault="00ED06F2" w:rsidP="00ED06F2">
            <w:pPr>
              <w:pStyle w:val="TableText"/>
              <w:jc w:val="right"/>
              <w:rPr>
                <w:lang w:val="en-GB"/>
              </w:rPr>
            </w:pPr>
            <w:del w:id="1151" w:author="Albert Kwame Osei-Owusu" w:date="2026-09-12T09:00:00Z">
              <w:r>
                <w:rPr>
                  <w:lang w:val="en-GB"/>
                </w:rPr>
                <w:delText>159.1</w:delText>
              </w:r>
            </w:del>
            <w:ins w:id="14206" w:author="Albert Kwame Osei-Owusu" w:date="2026-09-12T09:00:00Z">
              <w:del w:id="14204" w:author="Albert Kwame Osei-Owusu" w:date="2026-09-13T09:00:00Z">
                <w:r>
                  <w:delText xml:space="preserve">223.9</w:delText>
                </w:r>
              </w:del>
            </w:ins>
            <w:ins w:id="123009" w:author="Albert Kwame Osei-Owusu" w:date="2026-10-21T20:00:00Z">
              <w:r>
                <w:t xml:space="preserve">140.6</w:t>
              </w:r>
            </w:ins>
          </w:p>
        </w:tc>
        <w:tc>
          <w:tcPr>
            <w:tcW w:w="1398" w:type="dxa"/>
          </w:tcPr>
          <w:p w14:paraId="230776EF" w14:textId="25C0D55A" w:rsidR="00ED06F2" w:rsidRDefault="00ED06F2" w:rsidP="00ED06F2">
            <w:pPr>
              <w:pStyle w:val="TableText"/>
              <w:jc w:val="right"/>
              <w:rPr>
                <w:lang w:val="en-GB"/>
              </w:rPr>
            </w:pPr>
            <w:del w:id="1149" w:author="Albert Kwame Osei-Owusu" w:date="2026-09-12T09:00:00Z">
              <w:r>
                <w:rPr>
                  <w:lang w:val="en-GB"/>
                </w:rPr>
                <w:delText>2.2</w:delText>
              </w:r>
            </w:del>
            <w:ins w:id="14202" w:author="Albert Kwame Osei-Owusu" w:date="2026-09-12T09:00:00Z">
              <w:del w:id="14200" w:author="Albert Kwame Osei-Owusu" w:date="2026-09-13T09:00:00Z">
                <w:r>
                  <w:delText xml:space="preserve">3.0</w:delText>
                </w:r>
              </w:del>
            </w:ins>
            <w:ins w:id="123010" w:author="Albert Kwame Osei-Owusu" w:date="2026-10-21T20:00:00Z">
              <w:r>
                <w:t xml:space="preserve">2.0</w:t>
              </w:r>
            </w:ins>
          </w:p>
        </w:tc>
        <w:tc>
          <w:tcPr>
            <w:tcW w:w="1398" w:type="dxa"/>
          </w:tcPr>
          <w:p w14:paraId="706A74BB" w14:textId="71C59F68" w:rsidR="00ED06F2" w:rsidRDefault="00ED06F2" w:rsidP="00ED06F2">
            <w:pPr>
              <w:pStyle w:val="TableText"/>
              <w:jc w:val="right"/>
              <w:rPr>
                <w:lang w:val="en-GB"/>
              </w:rPr>
            </w:pPr>
            <w:del w:id="1147" w:author="Albert Kwame Osei-Owusu" w:date="2026-09-12T09:00:00Z">
              <w:r>
                <w:rPr>
                  <w:lang w:val="en-GB"/>
                </w:rPr>
                <w:delText>30.0</w:delText>
              </w:r>
            </w:del>
            <w:ins w:id="14198" w:author="Albert Kwame Osei-Owusu" w:date="2026-09-12T09:00:00Z">
              <w:del w:id="14196" w:author="Albert Kwame Osei-Owusu" w:date="2026-09-13T09:00:00Z">
                <w:r>
                  <w:delText xml:space="preserve">43.2</w:delText>
                </w:r>
              </w:del>
            </w:ins>
            <w:ins w:id="123011" w:author="Albert Kwame Osei-Owusu" w:date="2026-10-21T20:00:00Z">
              <w:r>
                <w:t xml:space="preserve">25.8</w:t>
              </w:r>
            </w:ins>
          </w:p>
        </w:tc>
        <w:tc>
          <w:tcPr>
            <w:tcW w:w="1398" w:type="dxa"/>
          </w:tcPr>
          <w:p w14:paraId="3F0D15D5" w14:textId="45813E16" w:rsidR="00ED06F2" w:rsidRDefault="00ED06F2" w:rsidP="00ED06F2">
            <w:pPr>
              <w:pStyle w:val="TableText"/>
              <w:jc w:val="right"/>
              <w:rPr>
                <w:lang w:val="en-GB"/>
              </w:rPr>
            </w:pPr>
            <w:del w:id="1145" w:author="Albert Kwame Osei-Owusu" w:date="2026-09-12T09:00:00Z">
              <w:r>
                <w:rPr>
                  <w:lang w:val="en-GB"/>
                </w:rPr>
                <w:delText>79.3</w:delText>
              </w:r>
            </w:del>
            <w:ins w:id="14194" w:author="Albert Kwame Osei-Owusu" w:date="2026-09-12T09:00:00Z">
              <w:del w:id="14192" w:author="Albert Kwame Osei-Owusu" w:date="2026-09-13T09:00:00Z">
                <w:r>
                  <w:delText xml:space="preserve">70.4</w:delText>
                </w:r>
              </w:del>
            </w:ins>
            <w:ins w:id="123012" w:author="Albert Kwame Osei-Owusu" w:date="2026-10-21T20:00:00Z">
              <w:r>
                <w:t xml:space="preserve">21.9</w:t>
              </w:r>
            </w:ins>
          </w:p>
        </w:tc>
      </w:tr>
    </w:tbl>
    <w:p>
      <w:pPr>
        <w:pStyle w:val="TableNote"/>
        <w:rPr>
          <w:ins w:id="35349" w:author="Albert Kwame Osei-Owusu" w:date="2026-09-14T09:00:00Z"/>
          <w:lang w:val="en-GB"/>
        </w:rPr>
      </w:pPr>
      <w:ins w:id="35350" w:author="Albert Kwame Osei-Owusu" w:date="2026-09-14T09:00:00Z">
        <w:r>
          <w:rPr>
            <w:lang w:val="en-GB"/>
          </w:rPr>
          <w:t xml:space="preserve">Values are rounded independently, so rows and columns may not sum exactly.</w:t>
        </w:r>
      </w:ins>
    </w:p>
    <w:p w14:paraId="10BD89EC" w14:textId="77777777" w:rsidR="00090CEA" w:rsidRPr="000F0CBE" w:rsidRDefault="00090CEA" w:rsidP="000F0CBE">
      <w:pPr>
        <w:spacing w:line="240" w:lineRule="auto"/>
        <w:rPr>
          <w:del w:id="120974" w:author="Albert Kwame Osei-Owusu" w:date="2026-09-14T16:00:00Z"/>
          <w:rFonts w:ascii="Times New Roman" w:hAnsi="Times New Roman" w:cs="Times New Roman"/>
          <w:b/>
          <w:bCs/>
          <w:sz w:val="20"/>
          <w:szCs w:val="20"/>
          <w:lang w:val="en-GB"/>
        </w:rPr>
      </w:pPr>
    </w:p>
    <w:p w14:paraId="5260CFEA" w14:textId="77777777" w:rsidR="0047494A" w:rsidRPr="000F0CBE" w:rsidRDefault="0047494A" w:rsidP="000F0CBE">
      <w:pPr>
        <w:spacing w:line="240" w:lineRule="auto"/>
        <w:rPr>
          <w:rFonts w:ascii="Times New Roman" w:hAnsi="Times New Roman" w:cs="Times New Roman"/>
          <w:sz w:val="20"/>
          <w:szCs w:val="20"/>
          <w:lang w:val="en-GB"/>
        </w:rPr>
      </w:pPr>
      <w:del w:id="14185" w:author="Albert Kwame Osei-Owusu" w:date="2026-09-13T09:00:00Z">
        <w:r>
          <w:rPr>
            <w:rFonts w:ascii="Times New Roman" w:hAnsi="Times New Roman" w:cs="Times New Roman"/>
            <w:sz w:val="20"/>
            <w:szCs w:val="20"/>
            <w:lang w:val="en-GB"/>
          </w:rPr>
          <w:delText xml:space="preserve">Table A3 provides absolute environmental impacts associated with Danish </w:delText>
        </w:r>
      </w:del>
      <w:del w:id="4477" w:author="Albert Kwame Osei-Owusu" w:date="2026-09-12T09:00:00Z">
        <w:r>
          <w:rPr>
            <w:rFonts w:ascii="Times New Roman" w:hAnsi="Times New Roman" w:cs="Times New Roman"/>
            <w:sz w:val="20"/>
            <w:szCs w:val="20"/>
            <w:lang w:val="en-GB"/>
          </w:rPr>
          <w:delText xml:space="preserve">healthcare</w:delText>
        </w:r>
      </w:del>
      <w:del w:id="14187" w:author="Albert Kwame Osei-Owusu" w:date="2026-09-13T09:00:00Z">
        <w:r>
          <w:rPr>
            <w:rFonts w:ascii="Times New Roman" w:hAnsi="Times New Roman" w:cs="Times New Roman"/>
            <w:sz w:val="20"/>
            <w:szCs w:val="20"/>
            <w:lang w:val="en-GB"/>
          </w:rPr>
          <w:delText xml:space="preserve"> </w:delText>
        </w:r>
      </w:del>
      <w:del w:id="3361" w:author="Albert Kwame Osei-Owusu" w:date="2026-09-12T09:00:00Z">
        <w:r>
          <w:rPr>
            <w:rFonts w:ascii="Times New Roman" w:hAnsi="Times New Roman" w:cs="Times New Roman"/>
            <w:sz w:val="20"/>
            <w:szCs w:val="20"/>
            <w:lang w:val="en-GB"/>
          </w:rPr>
          <w:delText xml:space="preserve">consumption in 2019</w:delText>
        </w:r>
      </w:del>
      <w:del w:id="14189" w:author="Albert Kwame Osei-Owusu" w:date="2026-09-13T09:00:00Z">
        <w:r>
          <w:rPr>
            <w:rFonts w:ascii="Times New Roman" w:hAnsi="Times New Roman" w:cs="Times New Roman"/>
            <w:sz w:val="20"/>
            <w:szCs w:val="20"/>
            <w:lang w:val="en-GB"/>
          </w:rPr>
          <w:delText xml:space="preserve">, disaggregated by geographical region where impacts occur. Results are reported across five impact categories, distributed across eight regions. The Netherlands were retained as a separate region to ensure consistency with the underlying data structure and to avoid overlap or double counting during regional aggregation: </w:delText>
        </w:r>
      </w:del>
      <w:ins w:id="53578" w:author="Albert Kwame Osei-Owusu" w:date="2026-09-14T09:00:00Z">
        <w:r>
          <w:rPr>
            <w:rFonts w:ascii="Times New Roman" w:hAnsi="Times New Roman" w:cs="Times New Roman"/>
            <w:sz w:val="20"/>
            <w:szCs w:val="20"/>
            <w:lang w:val="en-GB"/>
          </w:rPr>
          <w:t xml:space="preserve">Table </w:t>
        </w:r>
        <w:r>
          <w:rPr>
            <w:rFonts w:ascii="Times New Roman" w:hAnsi="Times New Roman" w:cs="Times New Roman"/>
            <w:sz w:val="20"/>
            <w:szCs w:val="20"/>
            <w:lang w:val="en-GB"/>
          </w:rPr>
          <w:t xml:space="preserve">A.4</w:t>
        </w:r>
        <w:r>
          <w:rPr>
            <w:rFonts w:ascii="Times New Roman" w:hAnsi="Times New Roman" w:cs="Times New Roman"/>
            <w:sz w:val="20"/>
            <w:szCs w:val="20"/>
            <w:lang w:val="en-GB"/>
          </w:rPr>
          <w:t xml:space="preserve"> reports the absolute environmental impacts of Danish health care in 2022, disaggregated by the world region in which the impacts occur. The indirect impacts of private travel, from </w:t>
        </w:r>
        <w:r>
          <w:rPr>
            <w:rFonts w:ascii="Times New Roman" w:hAnsi="Times New Roman" w:cs="Times New Roman"/>
            <w:sz w:val="20"/>
            <w:szCs w:val="20"/>
            <w:lang w:val="en-GB"/>
          </w:rPr>
          <w:t xml:space="preserve">production</w:t>
        </w:r>
        <w:r>
          <w:rPr>
            <w:rFonts w:ascii="Times New Roman" w:hAnsi="Times New Roman" w:cs="Times New Roman"/>
            <w:sz w:val="20"/>
            <w:szCs w:val="20"/>
            <w:lang w:val="en-GB"/>
          </w:rPr>
          <w:t xml:space="preserve"> and </w:t>
        </w:r>
        <w:r>
          <w:rPr>
            <w:rFonts w:ascii="Times New Roman" w:hAnsi="Times New Roman" w:cs="Times New Roman"/>
            <w:sz w:val="20"/>
            <w:szCs w:val="20"/>
            <w:lang w:val="en-GB"/>
          </w:rPr>
          <w:t xml:space="preserve">waste disposal,</w:t>
        </w:r>
        <w:r>
          <w:rPr>
            <w:rFonts w:ascii="Times New Roman" w:hAnsi="Times New Roman" w:cs="Times New Roman"/>
            <w:sz w:val="20"/>
            <w:szCs w:val="20"/>
            <w:lang w:val="en-GB"/>
          </w:rPr>
          <w:t xml:space="preserve"> are not included, because the Dutch inventory quantifies them without a producing region: 288 kt CO₂e, 32 kt of material extraction, 0.2 Mm³ of blue water and 2 km² of land, so the columns sum to the totals less these amounts.</w:t>
        </w:r>
      </w:ins>
    </w:p>
    <w:p>
      <w:pPr>
        <w:pStyle w:val="TableCaption"/>
        <w:rPr>
          <w:ins w:id="35347" w:author="Albert Kwame Osei-Owusu" w:date="2026-09-14T09:00:00Z"/>
          <w:lang w:val="en-GB"/>
        </w:rPr>
      </w:pPr>
      <w:ins w:id="35348" w:author="Albert Kwame Osei-Owusu" w:date="2026-09-14T09:00:00Z">
        <w:r>
          <w:rPr>
            <w:b/>
            <w:bCs/>
            <w:lang w:val="en-GB"/>
          </w:rPr>
          <w:t xml:space="preserve">Table </w:t>
        </w:r>
        <w:r>
          <w:rPr>
            <w:b/>
            <w:bCs/>
            <w:lang w:val="en-GB"/>
          </w:rPr>
          <w:t xml:space="preserve">A.4.</w:t>
        </w:r>
        <w:r>
          <w:rPr>
            <w:lang w:val="en-GB"/>
          </w:rPr>
          <w:t xml:space="preserve"> Environmental impacts of Danish health care in 2022 by producing world region, in absolute units.</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648"/>
        <w:gridCol w:w="1398"/>
        <w:gridCol w:w="1398"/>
        <w:gridCol w:w="1398"/>
        <w:gridCol w:w="1398"/>
        <w:gridCol w:w="1398"/>
      </w:tblGrid>
      <w:tr w:rsidR="00282398" w:rsidRPr="000F0CBE" w14:paraId="1DD7AC4C" w14:textId="77777777" w:rsidTr="00AB48C6">
        <w:trPr>
          <w:cantSplit/>
          <w:trHeight w:val="288"/>
          <w:tblHeader/>
        </w:trPr>
        <w:tc>
          <w:tcPr>
            <w:tcW w:w="2648" w:type="dxa"/>
            <w:tcBorders>
              <w:bottom w:val="single" w:sz="4" w:space="0" w:color="000000"/>
            </w:tcBorders>
            <w:vAlign w:val="bottom"/>
          </w:tcPr>
          <w:p w14:paraId="67153226" w14:textId="77777777" w:rsidR="00282398" w:rsidRPr="000F0CBE" w:rsidRDefault="00282398" w:rsidP="000F0CBE">
            <w:pPr>
              <w:pStyle w:val="TableText"/>
              <w:rPr>
                <w:lang w:val="en-GB"/>
              </w:rPr>
            </w:pPr>
            <w:del w:id="120933" w:author="Albert Kwame Osei-Owusu" w:date="2026-09-14T16:00:00Z">
              <w:r>
                <w:rPr>
                  <w:lang w:val="en-GB"/>
                </w:rPr>
                <w:delText xml:space="preserve">Region</w:delText>
              </w:r>
            </w:del>
            <w:ins w:id="120934" w:author="Albert Kwame Osei-Owusu" w:date="2026-09-14T16:00:00Z">
              <w:r>
                <w:rPr>
                  <w:lang w:val="en-GB"/>
                </w:rPr>
                <w:t xml:space="preserve">Producing region</w:t>
              </w:r>
            </w:ins>
          </w:p>
        </w:tc>
        <w:tc>
          <w:tcPr>
            <w:tcW w:w="1398" w:type="dxa"/>
            <w:tcBorders>
              <w:bottom w:val="single" w:sz="4" w:space="0" w:color="000000"/>
            </w:tcBorders>
            <w:vAlign w:val="bottom"/>
          </w:tcPr>
          <w:p w14:paraId="3331DC75" w14:textId="77777777" w:rsidR="00282398" w:rsidRPr="000F0CBE" w:rsidRDefault="00282398" w:rsidP="000F0CBE">
            <w:pPr>
              <w:pStyle w:val="TableText"/>
              <w:jc w:val="right"/>
              <w:rPr>
                <w:lang w:val="en-GB"/>
              </w:rPr>
            </w:pPr>
            <w:del w:id="112750" w:author="Albert Kwame Osei-Owusu" w:date="2026-09-14T09:00:00Z">
              <w:r>
                <w:rPr>
                  <w:lang w:val="en-GB"/>
                </w:rPr>
                <w:delText xml:space="preserve">Global warming (</w:delText>
              </w:r>
            </w:del>
            <w:del w:id="25132" w:author="Albert Kwame Osei-Owusu" w:date="2026-09-14T09:00:00Z">
              <w:r>
                <w:rPr>
                  <w:lang w:val="en-GB"/>
                </w:rPr>
                <w:delText xml:space="preserve">ktCO2eq</w:delText>
              </w:r>
            </w:del>
            <w:ins w:id="25133" w:author="Albert Kwame Osei-Owusu" w:date="2026-09-14T09:00:00Z">
              <w:r>
                <w:rPr>
                  <w:lang w:val="en-GB"/>
                </w:rPr>
                <w:t xml:space="preserve"/>
              </w:r>
            </w:ins>
            <w:del w:id="112748" w:author="Albert Kwame Osei-Owusu" w:date="2026-09-14T09:00:00Z">
              <w:r>
                <w:rPr>
                  <w:lang w:val="en-GB"/>
                </w:rPr>
                <w:delText xml:space="preserve">)</w:delText>
              </w:r>
            </w:del>
            <w:ins w:id="112749" w:author="Albert Kwame Osei-Owusu" w:date="2026-09-14T09:00:00Z">
              <w:r>
                <w:rPr>
                  <w:lang w:val="en-GB"/>
                </w:rPr>
                <w:t xml:space="preserve">Climate change (kt CO₂e)</w:t>
              </w:r>
            </w:ins>
          </w:p>
        </w:tc>
        <w:tc>
          <w:tcPr>
            <w:tcW w:w="1398" w:type="dxa"/>
            <w:tcBorders>
              <w:bottom w:val="single" w:sz="4" w:space="0" w:color="000000"/>
            </w:tcBorders>
            <w:vAlign w:val="bottom"/>
          </w:tcPr>
          <w:p w14:paraId="1AE349A0" w14:textId="77777777" w:rsidR="00282398" w:rsidRPr="000F0CBE" w:rsidRDefault="00282398" w:rsidP="000F0CBE">
            <w:pPr>
              <w:pStyle w:val="TableText"/>
              <w:jc w:val="right"/>
              <w:rPr>
                <w:lang w:val="en-GB"/>
              </w:rPr>
            </w:pPr>
            <w:r>
              <w:rPr>
                <w:lang w:val="en-GB"/>
              </w:rPr>
              <w:t>Material extraction (kt)</w:t>
            </w:r>
          </w:p>
        </w:tc>
        <w:tc>
          <w:tcPr>
            <w:tcW w:w="1398" w:type="dxa"/>
            <w:tcBorders>
              <w:bottom w:val="single" w:sz="4" w:space="0" w:color="000000"/>
            </w:tcBorders>
            <w:vAlign w:val="bottom"/>
          </w:tcPr>
          <w:p w14:paraId="1C8C3FCA" w14:textId="77777777" w:rsidR="00282398" w:rsidRPr="000F0CBE" w:rsidRDefault="00282398" w:rsidP="000F0CBE">
            <w:pPr>
              <w:pStyle w:val="TableText"/>
              <w:jc w:val="right"/>
              <w:rPr>
                <w:lang w:val="en-GB"/>
              </w:rPr>
            </w:pPr>
            <w:r>
              <w:rPr>
                <w:lang w:val="en-GB"/>
              </w:rPr>
              <w:t xml:space="preserve">Blue water consumption (</w:t>
            </w:r>
            <w:del w:id="29140" w:author="Albert Kwame Osei-Owusu" w:date="2026-09-14T09:00:00Z">
              <w:r>
                <w:rPr>
                  <w:lang w:val="en-GB"/>
                </w:rPr>
                <w:delText xml:space="preserve">Mm3</w:delText>
              </w:r>
            </w:del>
            <w:ins w:id="29141" w:author="Albert Kwame Osei-Owusu" w:date="2026-09-14T09:00:00Z">
              <w:r>
                <w:rPr>
                  <w:lang w:val="en-GB"/>
                </w:rPr>
                <w:t xml:space="preserve">Mm³</w:t>
              </w:r>
            </w:ins>
            <w:r>
              <w:rPr>
                <w:lang w:val="en-GB"/>
              </w:rPr>
              <w:t xml:space="preserve">)</w:t>
            </w:r>
          </w:p>
        </w:tc>
        <w:tc>
          <w:tcPr>
            <w:tcW w:w="1398" w:type="dxa"/>
            <w:tcBorders>
              <w:bottom w:val="single" w:sz="4" w:space="0" w:color="000000"/>
            </w:tcBorders>
            <w:vAlign w:val="bottom"/>
          </w:tcPr>
          <w:p w14:paraId="4B77F8DB" w14:textId="77777777" w:rsidR="00282398" w:rsidRPr="000F0CBE" w:rsidRDefault="00282398" w:rsidP="000F0CBE">
            <w:pPr>
              <w:pStyle w:val="TableText"/>
              <w:jc w:val="right"/>
              <w:rPr>
                <w:lang w:val="en-GB"/>
              </w:rPr>
            </w:pPr>
            <w:r>
              <w:rPr>
                <w:lang w:val="en-GB"/>
              </w:rPr>
              <w:t xml:space="preserve">Land use (</w:t>
            </w:r>
            <w:del w:id="33148" w:author="Albert Kwame Osei-Owusu" w:date="2026-09-14T09:00:00Z">
              <w:r>
                <w:rPr>
                  <w:lang w:val="en-GB"/>
                </w:rPr>
                <w:delText xml:space="preserve">km2</w:delText>
              </w:r>
            </w:del>
            <w:ins w:id="33149" w:author="Albert Kwame Osei-Owusu" w:date="2026-09-14T09:00:00Z">
              <w:r>
                <w:rPr>
                  <w:lang w:val="en-GB"/>
                </w:rPr>
                <w:t xml:space="preserve">km²</w:t>
              </w:r>
            </w:ins>
            <w:r>
              <w:rPr>
                <w:lang w:val="en-GB"/>
              </w:rPr>
              <w:t xml:space="preserve">)</w:t>
            </w:r>
          </w:p>
        </w:tc>
        <w:tc>
          <w:tcPr>
            <w:tcW w:w="1398" w:type="dxa"/>
            <w:tcBorders>
              <w:bottom w:val="single" w:sz="4" w:space="0" w:color="000000"/>
            </w:tcBorders>
            <w:vAlign w:val="bottom"/>
          </w:tcPr>
          <w:p w14:paraId="5492C68B" w14:textId="77777777" w:rsidR="00282398" w:rsidRPr="000F0CBE" w:rsidRDefault="00282398" w:rsidP="000F0CBE">
            <w:pPr>
              <w:pStyle w:val="TableText"/>
              <w:jc w:val="right"/>
              <w:rPr>
                <w:lang w:val="en-GB"/>
              </w:rPr>
            </w:pPr>
            <w:r>
              <w:rPr>
                <w:lang w:val="en-GB"/>
              </w:rPr>
              <w:t>Waste generation (kt)</w:t>
            </w:r>
          </w:p>
        </w:tc>
      </w:tr>
      <w:tr w:rsidR="002B21D5" w:rsidRPr="000F0CBE" w14:paraId="5C2A67D8" w14:textId="77777777" w:rsidTr="00AB48C6">
        <w:trPr>
          <w:trHeight w:val="288"/>
        </w:trPr>
        <w:tc>
          <w:tcPr>
            <w:tcW w:w="2648" w:type="dxa"/>
          </w:tcPr>
          <w:p w14:paraId="68B5561E" w14:textId="0E6E367F" w:rsidR="002B21D5" w:rsidRDefault="002B21D5" w:rsidP="002B21D5">
            <w:pPr>
              <w:pStyle w:val="TableText"/>
              <w:rPr>
                <w:lang w:val="en-GB"/>
              </w:rPr>
            </w:pPr>
            <w:r>
              <w:rPr>
                <w:lang w:val="en-GB"/>
              </w:rPr>
              <w:t>Denmark</w:t>
            </w:r>
          </w:p>
        </w:tc>
        <w:tc>
          <w:tcPr>
            <w:tcW w:w="1398" w:type="dxa"/>
          </w:tcPr>
          <w:p w14:paraId="0FB59FA8" w14:textId="352D5E69" w:rsidR="002B21D5" w:rsidRDefault="002B21D5" w:rsidP="002B21D5">
            <w:pPr>
              <w:pStyle w:val="TableText"/>
              <w:jc w:val="right"/>
              <w:rPr>
                <w:lang w:val="en-GB"/>
              </w:rPr>
            </w:pPr>
            <w:del w:id="1143" w:author="Albert Kwame Osei-Owusu" w:date="2026-09-12T09:00:00Z">
              <w:r>
                <w:rPr>
                  <w:lang w:val="en-GB"/>
                </w:rPr>
                <w:delText>2174</w:delText>
              </w:r>
            </w:del>
            <w:ins w:id="14183" w:author="Albert Kwame Osei-Owusu" w:date="2026-09-12T09:00:00Z">
              <w:del w:id="14181" w:author="Albert Kwame Osei-Owusu" w:date="2026-09-13T09:00:00Z">
                <w:r>
                  <w:delText xml:space="preserve">1,205</w:delText>
                </w:r>
              </w:del>
            </w:ins>
            <w:ins w:id="14182" w:author="Albert Kwame Osei-Owusu" w:date="2026-09-13T09:00:00Z">
              <w:r>
                <w:t xml:space="preserve">1,339</w:t>
              </w:r>
            </w:ins>
          </w:p>
        </w:tc>
        <w:tc>
          <w:tcPr>
            <w:tcW w:w="1398" w:type="dxa"/>
          </w:tcPr>
          <w:p w14:paraId="45BAB2F1" w14:textId="288BA56F" w:rsidR="002B21D5" w:rsidRDefault="002B21D5" w:rsidP="002B21D5">
            <w:pPr>
              <w:pStyle w:val="TableText"/>
              <w:jc w:val="right"/>
              <w:rPr>
                <w:lang w:val="en-GB"/>
              </w:rPr>
            </w:pPr>
            <w:del w:id="1141" w:author="Albert Kwame Osei-Owusu" w:date="2026-09-12T09:00:00Z">
              <w:r>
                <w:rPr>
                  <w:lang w:val="en-GB"/>
                </w:rPr>
                <w:delText>1540</w:delText>
              </w:r>
            </w:del>
            <w:ins w:id="14179" w:author="Albert Kwame Osei-Owusu" w:date="2026-09-12T09:00:00Z">
              <w:del w:id="14177" w:author="Albert Kwame Osei-Owusu" w:date="2026-09-13T09:00:00Z">
                <w:r>
                  <w:delText xml:space="preserve">1,946</w:delText>
                </w:r>
              </w:del>
            </w:ins>
            <w:ins w:id="14178" w:author="Albert Kwame Osei-Owusu" w:date="2026-09-13T09:00:00Z">
              <w:r>
                <w:t xml:space="preserve">1,673</w:t>
              </w:r>
            </w:ins>
          </w:p>
        </w:tc>
        <w:tc>
          <w:tcPr>
            <w:tcW w:w="1398" w:type="dxa"/>
          </w:tcPr>
          <w:p w14:paraId="266FA942" w14:textId="10564B26" w:rsidR="002B21D5" w:rsidRDefault="002B21D5" w:rsidP="002B21D5">
            <w:pPr>
              <w:pStyle w:val="TableText"/>
              <w:jc w:val="right"/>
              <w:rPr>
                <w:lang w:val="en-GB"/>
              </w:rPr>
            </w:pPr>
            <w:del w:id="1139" w:author="Albert Kwame Osei-Owusu" w:date="2026-09-12T09:00:00Z">
              <w:r>
                <w:rPr>
                  <w:lang w:val="en-GB"/>
                </w:rPr>
                <w:delText>4</w:delText>
              </w:r>
            </w:del>
            <w:ins w:id="1140" w:author="Albert Kwame Osei-Owusu" w:date="2026-09-12T09:00:00Z">
              <w:r>
                <w:t xml:space="preserve">4</w:t>
              </w:r>
            </w:ins>
          </w:p>
        </w:tc>
        <w:tc>
          <w:tcPr>
            <w:tcW w:w="1398" w:type="dxa"/>
          </w:tcPr>
          <w:p w14:paraId="24BD1D6C" w14:textId="598DB0A4" w:rsidR="002B21D5" w:rsidRDefault="002B21D5" w:rsidP="002B21D5">
            <w:pPr>
              <w:pStyle w:val="TableText"/>
              <w:jc w:val="right"/>
              <w:rPr>
                <w:lang w:val="en-GB"/>
              </w:rPr>
            </w:pPr>
            <w:del w:id="1137" w:author="Albert Kwame Osei-Owusu" w:date="2026-09-12T09:00:00Z">
              <w:r>
                <w:rPr>
                  <w:lang w:val="en-GB"/>
                </w:rPr>
                <w:delText>242</w:delText>
              </w:r>
            </w:del>
            <w:ins w:id="14175" w:author="Albert Kwame Osei-Owusu" w:date="2026-09-12T09:00:00Z">
              <w:del w:id="14173" w:author="Albert Kwame Osei-Owusu" w:date="2026-09-13T09:00:00Z">
                <w:r>
                  <w:delText xml:space="preserve">376</w:delText>
                </w:r>
              </w:del>
            </w:ins>
            <w:ins w:id="14174" w:author="Albert Kwame Osei-Owusu" w:date="2026-09-13T09:00:00Z">
              <w:r>
                <w:t xml:space="preserve">373</w:t>
              </w:r>
            </w:ins>
          </w:p>
        </w:tc>
        <w:tc>
          <w:tcPr>
            <w:tcW w:w="1398" w:type="dxa"/>
          </w:tcPr>
          <w:p w14:paraId="061E86EA" w14:textId="2BBE7A7E" w:rsidR="002B21D5" w:rsidRDefault="002B21D5" w:rsidP="002B21D5">
            <w:pPr>
              <w:pStyle w:val="TableText"/>
              <w:jc w:val="right"/>
              <w:rPr>
                <w:lang w:val="en-GB"/>
              </w:rPr>
            </w:pPr>
            <w:del w:id="1135" w:author="Albert Kwame Osei-Owusu" w:date="2026-09-12T09:00:00Z">
              <w:r>
                <w:rPr>
                  <w:lang w:val="en-GB"/>
                </w:rPr>
                <w:delText>387</w:delText>
              </w:r>
            </w:del>
            <w:ins w:id="14171" w:author="Albert Kwame Osei-Owusu" w:date="2026-09-12T09:00:00Z">
              <w:del w:id="14169" w:author="Albert Kwame Osei-Owusu" w:date="2026-09-13T09:00:00Z">
                <w:r>
                  <w:delText xml:space="preserve">131</w:delText>
                </w:r>
              </w:del>
            </w:ins>
            <w:ins w:id="14170" w:author="Albert Kwame Osei-Owusu" w:date="2026-09-13T09:00:00Z">
              <w:r>
                <w:t xml:space="preserve">115</w:t>
              </w:r>
            </w:ins>
          </w:p>
        </w:tc>
      </w:tr>
      <w:tr w:rsidR="002B21D5" w:rsidRPr="000F0CBE" w14:paraId="24B7ED9A" w14:textId="77777777" w:rsidTr="00AB48C6">
        <w:trPr>
          <w:trHeight w:val="288"/>
        </w:trPr>
        <w:tc>
          <w:tcPr>
            <w:tcW w:w="2648" w:type="dxa"/>
          </w:tcPr>
          <w:p w14:paraId="75F9A55D" w14:textId="77777777" w:rsidR="002B21D5" w:rsidRPr="000F0CBE" w:rsidRDefault="002B21D5" w:rsidP="002B21D5">
            <w:pPr>
              <w:pStyle w:val="TableText"/>
              <w:rPr>
                <w:lang w:val="en-GB"/>
              </w:rPr>
            </w:pPr>
            <w:r>
              <w:rPr>
                <w:lang w:val="en-GB"/>
              </w:rPr>
              <w:t>Africa</w:t>
            </w:r>
          </w:p>
        </w:tc>
        <w:tc>
          <w:tcPr>
            <w:tcW w:w="1398" w:type="dxa"/>
          </w:tcPr>
          <w:p w14:paraId="0549E51D" w14:textId="77777777" w:rsidR="002B21D5" w:rsidRPr="000F0CBE" w:rsidRDefault="002B21D5" w:rsidP="002B21D5">
            <w:pPr>
              <w:pStyle w:val="TableText"/>
              <w:jc w:val="right"/>
              <w:rPr>
                <w:lang w:val="en-GB"/>
              </w:rPr>
            </w:pPr>
            <w:del w:id="1133" w:author="Albert Kwame Osei-Owusu" w:date="2026-09-12T09:00:00Z">
              <w:r>
                <w:rPr>
                  <w:lang w:val="en-GB"/>
                </w:rPr>
                <w:delText>96</w:delText>
              </w:r>
            </w:del>
            <w:ins w:id="14167" w:author="Albert Kwame Osei-Owusu" w:date="2026-09-12T09:00:00Z">
              <w:del w:id="14165" w:author="Albert Kwame Osei-Owusu" w:date="2026-09-13T09:00:00Z">
                <w:r>
                  <w:delText xml:space="preserve">194</w:delText>
                </w:r>
              </w:del>
            </w:ins>
            <w:ins w:id="14166" w:author="Albert Kwame Osei-Owusu" w:date="2026-09-13T09:00:00Z">
              <w:r>
                <w:t xml:space="preserve">166</w:t>
              </w:r>
            </w:ins>
          </w:p>
        </w:tc>
        <w:tc>
          <w:tcPr>
            <w:tcW w:w="1398" w:type="dxa"/>
          </w:tcPr>
          <w:p w14:paraId="7EE7349E" w14:textId="77777777" w:rsidR="002B21D5" w:rsidRPr="000F0CBE" w:rsidRDefault="002B21D5" w:rsidP="002B21D5">
            <w:pPr>
              <w:pStyle w:val="TableText"/>
              <w:jc w:val="right"/>
              <w:rPr>
                <w:lang w:val="en-GB"/>
              </w:rPr>
            </w:pPr>
            <w:del w:id="1131" w:author="Albert Kwame Osei-Owusu" w:date="2026-09-12T09:00:00Z">
              <w:r>
                <w:rPr>
                  <w:lang w:val="en-GB"/>
                </w:rPr>
                <w:delText>40</w:delText>
              </w:r>
            </w:del>
            <w:ins w:id="14163" w:author="Albert Kwame Osei-Owusu" w:date="2026-09-12T09:00:00Z">
              <w:del w:id="14161" w:author="Albert Kwame Osei-Owusu" w:date="2026-09-13T09:00:00Z">
                <w:r>
                  <w:delText xml:space="preserve">95</w:delText>
                </w:r>
              </w:del>
            </w:ins>
            <w:ins w:id="14162" w:author="Albert Kwame Osei-Owusu" w:date="2026-09-13T09:00:00Z">
              <w:r>
                <w:t xml:space="preserve">76</w:t>
              </w:r>
            </w:ins>
          </w:p>
        </w:tc>
        <w:tc>
          <w:tcPr>
            <w:tcW w:w="1398" w:type="dxa"/>
          </w:tcPr>
          <w:p w14:paraId="06DA7C40" w14:textId="77777777" w:rsidR="002B21D5" w:rsidRPr="000F0CBE" w:rsidRDefault="002B21D5" w:rsidP="002B21D5">
            <w:pPr>
              <w:pStyle w:val="TableText"/>
              <w:jc w:val="right"/>
              <w:rPr>
                <w:lang w:val="en-GB"/>
              </w:rPr>
            </w:pPr>
            <w:del w:id="1129" w:author="Albert Kwame Osei-Owusu" w:date="2026-09-12T09:00:00Z">
              <w:r>
                <w:rPr>
                  <w:lang w:val="en-GB"/>
                </w:rPr>
                <w:delText>2</w:delText>
              </w:r>
            </w:del>
            <w:ins w:id="1130" w:author="Albert Kwame Osei-Owusu" w:date="2026-09-12T09:00:00Z">
              <w:r>
                <w:t xml:space="preserve">4</w:t>
              </w:r>
            </w:ins>
          </w:p>
        </w:tc>
        <w:tc>
          <w:tcPr>
            <w:tcW w:w="1398" w:type="dxa"/>
          </w:tcPr>
          <w:p w14:paraId="06DD57A1" w14:textId="77777777" w:rsidR="002B21D5" w:rsidRPr="000F0CBE" w:rsidRDefault="002B21D5" w:rsidP="002B21D5">
            <w:pPr>
              <w:pStyle w:val="TableText"/>
              <w:jc w:val="right"/>
              <w:rPr>
                <w:lang w:val="en-GB"/>
              </w:rPr>
            </w:pPr>
            <w:del w:id="1127" w:author="Albert Kwame Osei-Owusu" w:date="2026-09-12T09:00:00Z">
              <w:r>
                <w:rPr>
                  <w:lang w:val="en-GB"/>
                </w:rPr>
                <w:delText>443</w:delText>
              </w:r>
            </w:del>
            <w:ins w:id="14159" w:author="Albert Kwame Osei-Owusu" w:date="2026-09-12T09:00:00Z">
              <w:del w:id="14157" w:author="Albert Kwame Osei-Owusu" w:date="2026-09-13T09:00:00Z">
                <w:r>
                  <w:delText xml:space="preserve">942</w:delText>
                </w:r>
              </w:del>
            </w:ins>
            <w:ins w:id="14158" w:author="Albert Kwame Osei-Owusu" w:date="2026-09-13T09:00:00Z">
              <w:r>
                <w:t xml:space="preserve">875</w:t>
              </w:r>
            </w:ins>
          </w:p>
        </w:tc>
        <w:tc>
          <w:tcPr>
            <w:tcW w:w="1398" w:type="dxa"/>
          </w:tcPr>
          <w:p w14:paraId="74776DB0" w14:textId="77777777" w:rsidR="002B21D5" w:rsidRPr="000F0CBE" w:rsidRDefault="002B21D5" w:rsidP="002B21D5">
            <w:pPr>
              <w:pStyle w:val="TableText"/>
              <w:jc w:val="right"/>
              <w:rPr>
                <w:lang w:val="en-GB"/>
              </w:rPr>
            </w:pPr>
            <w:del w:id="1125" w:author="Albert Kwame Osei-Owusu" w:date="2026-09-12T09:00:00Z">
              <w:r>
                <w:rPr>
                  <w:lang w:val="en-GB"/>
                </w:rPr>
                <w:delText>37</w:delText>
              </w:r>
            </w:del>
            <w:ins w:id="14155" w:author="Albert Kwame Osei-Owusu" w:date="2026-09-12T09:00:00Z">
              <w:del w:id="14153" w:author="Albert Kwame Osei-Owusu" w:date="2026-09-13T09:00:00Z">
                <w:r>
                  <w:delText xml:space="preserve">14</w:delText>
                </w:r>
              </w:del>
            </w:ins>
            <w:ins w:id="14154" w:author="Albert Kwame Osei-Owusu" w:date="2026-09-13T09:00:00Z">
              <w:r>
                <w:t xml:space="preserve">13</w:t>
              </w:r>
            </w:ins>
          </w:p>
        </w:tc>
      </w:tr>
      <w:tr w:rsidR="002B21D5" w:rsidRPr="000F0CBE" w14:paraId="4C90735B" w14:textId="77777777" w:rsidTr="00AB48C6">
        <w:trPr>
          <w:trHeight w:val="288"/>
        </w:trPr>
        <w:tc>
          <w:tcPr>
            <w:tcW w:w="2648" w:type="dxa"/>
          </w:tcPr>
          <w:p w14:paraId="3F22FFBE" w14:textId="77777777" w:rsidR="002B21D5" w:rsidRPr="000F0CBE" w:rsidRDefault="002B21D5" w:rsidP="002B21D5">
            <w:pPr>
              <w:pStyle w:val="TableText"/>
              <w:rPr>
                <w:lang w:val="en-GB"/>
              </w:rPr>
            </w:pPr>
            <w:r>
              <w:rPr>
                <w:lang w:val="en-GB"/>
              </w:rPr>
              <w:t>America</w:t>
            </w:r>
          </w:p>
        </w:tc>
        <w:tc>
          <w:tcPr>
            <w:tcW w:w="1398" w:type="dxa"/>
          </w:tcPr>
          <w:p w14:paraId="3CB9EAD9" w14:textId="77777777" w:rsidR="002B21D5" w:rsidRPr="000F0CBE" w:rsidRDefault="002B21D5" w:rsidP="002B21D5">
            <w:pPr>
              <w:pStyle w:val="TableText"/>
              <w:jc w:val="right"/>
              <w:rPr>
                <w:lang w:val="en-GB"/>
              </w:rPr>
            </w:pPr>
            <w:del w:id="1123" w:author="Albert Kwame Osei-Owusu" w:date="2026-09-12T09:00:00Z">
              <w:r>
                <w:rPr>
                  <w:lang w:val="en-GB"/>
                </w:rPr>
                <w:delText>164</w:delText>
              </w:r>
            </w:del>
            <w:ins w:id="14151" w:author="Albert Kwame Osei-Owusu" w:date="2026-09-12T09:00:00Z">
              <w:del w:id="14149" w:author="Albert Kwame Osei-Owusu" w:date="2026-09-13T09:00:00Z">
                <w:r>
                  <w:delText xml:space="preserve">301</w:delText>
                </w:r>
              </w:del>
            </w:ins>
            <w:ins w:id="14150" w:author="Albert Kwame Osei-Owusu" w:date="2026-09-13T09:00:00Z">
              <w:r>
                <w:t xml:space="preserve">239</w:t>
              </w:r>
            </w:ins>
          </w:p>
        </w:tc>
        <w:tc>
          <w:tcPr>
            <w:tcW w:w="1398" w:type="dxa"/>
          </w:tcPr>
          <w:p w14:paraId="437363F8" w14:textId="77777777" w:rsidR="002B21D5" w:rsidRPr="000F0CBE" w:rsidRDefault="002B21D5" w:rsidP="002B21D5">
            <w:pPr>
              <w:pStyle w:val="TableText"/>
              <w:jc w:val="right"/>
              <w:rPr>
                <w:lang w:val="en-GB"/>
              </w:rPr>
            </w:pPr>
            <w:del w:id="1121" w:author="Albert Kwame Osei-Owusu" w:date="2026-09-12T09:00:00Z">
              <w:r>
                <w:rPr>
                  <w:lang w:val="en-GB"/>
                </w:rPr>
                <w:delText>95</w:delText>
              </w:r>
            </w:del>
            <w:ins w:id="14147" w:author="Albert Kwame Osei-Owusu" w:date="2026-09-12T09:00:00Z">
              <w:del w:id="14145" w:author="Albert Kwame Osei-Owusu" w:date="2026-09-13T09:00:00Z">
                <w:r>
                  <w:delText xml:space="preserve">159</w:delText>
                </w:r>
              </w:del>
            </w:ins>
            <w:ins w:id="14146" w:author="Albert Kwame Osei-Owusu" w:date="2026-09-13T09:00:00Z">
              <w:r>
                <w:t xml:space="preserve">128</w:t>
              </w:r>
            </w:ins>
          </w:p>
        </w:tc>
        <w:tc>
          <w:tcPr>
            <w:tcW w:w="1398" w:type="dxa"/>
          </w:tcPr>
          <w:p w14:paraId="3CCEF277" w14:textId="77777777" w:rsidR="002B21D5" w:rsidRPr="000F0CBE" w:rsidRDefault="002B21D5" w:rsidP="002B21D5">
            <w:pPr>
              <w:pStyle w:val="TableText"/>
              <w:jc w:val="right"/>
              <w:rPr>
                <w:lang w:val="en-GB"/>
              </w:rPr>
            </w:pPr>
            <w:del w:id="1119" w:author="Albert Kwame Osei-Owusu" w:date="2026-09-12T09:00:00Z">
              <w:r>
                <w:rPr>
                  <w:lang w:val="en-GB"/>
                </w:rPr>
                <w:delText>3</w:delText>
              </w:r>
            </w:del>
            <w:ins w:id="14143" w:author="Albert Kwame Osei-Owusu" w:date="2026-09-12T09:00:00Z">
              <w:del w:id="14141" w:author="Albert Kwame Osei-Owusu" w:date="2026-09-13T09:00:00Z">
                <w:r>
                  <w:delText xml:space="preserve">7</w:delText>
                </w:r>
              </w:del>
            </w:ins>
            <w:ins w:id="14142" w:author="Albert Kwame Osei-Owusu" w:date="2026-09-13T09:00:00Z">
              <w:r>
                <w:t xml:space="preserve">6</w:t>
              </w:r>
            </w:ins>
          </w:p>
        </w:tc>
        <w:tc>
          <w:tcPr>
            <w:tcW w:w="1398" w:type="dxa"/>
          </w:tcPr>
          <w:p w14:paraId="6A38A31C" w14:textId="77777777" w:rsidR="002B21D5" w:rsidRPr="000F0CBE" w:rsidRDefault="002B21D5" w:rsidP="002B21D5">
            <w:pPr>
              <w:pStyle w:val="TableText"/>
              <w:jc w:val="right"/>
              <w:rPr>
                <w:lang w:val="en-GB"/>
              </w:rPr>
            </w:pPr>
            <w:del w:id="1117" w:author="Albert Kwame Osei-Owusu" w:date="2026-09-12T09:00:00Z">
              <w:r>
                <w:rPr>
                  <w:lang w:val="en-GB"/>
                </w:rPr>
                <w:delText>379</w:delText>
              </w:r>
            </w:del>
            <w:ins w:id="14139" w:author="Albert Kwame Osei-Owusu" w:date="2026-09-12T09:00:00Z">
              <w:del w:id="14137" w:author="Albert Kwame Osei-Owusu" w:date="2026-09-13T09:00:00Z">
                <w:r>
                  <w:delText xml:space="preserve">535</w:delText>
                </w:r>
              </w:del>
            </w:ins>
            <w:ins w:id="14138" w:author="Albert Kwame Osei-Owusu" w:date="2026-09-13T09:00:00Z">
              <w:r>
                <w:t xml:space="preserve">448</w:t>
              </w:r>
            </w:ins>
          </w:p>
        </w:tc>
        <w:tc>
          <w:tcPr>
            <w:tcW w:w="1398" w:type="dxa"/>
          </w:tcPr>
          <w:p w14:paraId="19D647E2" w14:textId="77777777" w:rsidR="002B21D5" w:rsidRPr="000F0CBE" w:rsidRDefault="002B21D5" w:rsidP="002B21D5">
            <w:pPr>
              <w:pStyle w:val="TableText"/>
              <w:jc w:val="right"/>
              <w:rPr>
                <w:lang w:val="en-GB"/>
              </w:rPr>
            </w:pPr>
            <w:del w:id="1115" w:author="Albert Kwame Osei-Owusu" w:date="2026-09-12T09:00:00Z">
              <w:r>
                <w:rPr>
                  <w:lang w:val="en-GB"/>
                </w:rPr>
                <w:delText>94</w:delText>
              </w:r>
            </w:del>
            <w:ins w:id="14135" w:author="Albert Kwame Osei-Owusu" w:date="2026-09-12T09:00:00Z">
              <w:del w:id="14133" w:author="Albert Kwame Osei-Owusu" w:date="2026-09-13T09:00:00Z">
                <w:r>
                  <w:delText xml:space="preserve">10</w:delText>
                </w:r>
              </w:del>
            </w:ins>
            <w:ins w:id="14134" w:author="Albert Kwame Osei-Owusu" w:date="2026-09-13T09:00:00Z">
              <w:r>
                <w:t xml:space="preserve">8</w:t>
              </w:r>
            </w:ins>
          </w:p>
        </w:tc>
      </w:tr>
      <w:tr w:rsidR="002B21D5" w:rsidRPr="000F0CBE" w14:paraId="4EF6CA2B" w14:textId="77777777" w:rsidTr="00AB48C6">
        <w:trPr>
          <w:trHeight w:val="288"/>
        </w:trPr>
        <w:tc>
          <w:tcPr>
            <w:tcW w:w="2648" w:type="dxa"/>
          </w:tcPr>
          <w:p w14:paraId="5CA6441F" w14:textId="77777777" w:rsidR="002B21D5" w:rsidRPr="000F0CBE" w:rsidRDefault="002B21D5" w:rsidP="002B21D5">
            <w:pPr>
              <w:pStyle w:val="TableText"/>
              <w:rPr>
                <w:lang w:val="en-GB"/>
              </w:rPr>
            </w:pPr>
            <w:r>
              <w:rPr>
                <w:lang w:val="en-GB"/>
              </w:rPr>
              <w:t>Asia and Pacific</w:t>
            </w:r>
          </w:p>
        </w:tc>
        <w:tc>
          <w:tcPr>
            <w:tcW w:w="1398" w:type="dxa"/>
          </w:tcPr>
          <w:p w14:paraId="71903FD6" w14:textId="77777777" w:rsidR="002B21D5" w:rsidRPr="000F0CBE" w:rsidRDefault="002B21D5" w:rsidP="002B21D5">
            <w:pPr>
              <w:pStyle w:val="TableText"/>
              <w:jc w:val="right"/>
              <w:rPr>
                <w:lang w:val="en-GB"/>
              </w:rPr>
            </w:pPr>
            <w:del w:id="1113" w:author="Albert Kwame Osei-Owusu" w:date="2026-09-12T09:00:00Z">
              <w:r>
                <w:rPr>
                  <w:lang w:val="en-GB"/>
                </w:rPr>
                <w:delText>874</w:delText>
              </w:r>
            </w:del>
            <w:ins w:id="14131" w:author="Albert Kwame Osei-Owusu" w:date="2026-09-12T09:00:00Z">
              <w:del w:id="14129" w:author="Albert Kwame Osei-Owusu" w:date="2026-09-13T09:00:00Z">
                <w:r>
                  <w:delText xml:space="preserve">833</w:delText>
                </w:r>
              </w:del>
            </w:ins>
            <w:ins w:id="14130" w:author="Albert Kwame Osei-Owusu" w:date="2026-09-13T09:00:00Z">
              <w:r>
                <w:t xml:space="preserve">712</w:t>
              </w:r>
            </w:ins>
          </w:p>
        </w:tc>
        <w:tc>
          <w:tcPr>
            <w:tcW w:w="1398" w:type="dxa"/>
          </w:tcPr>
          <w:p w14:paraId="45EDE822" w14:textId="77777777" w:rsidR="002B21D5" w:rsidRPr="000F0CBE" w:rsidRDefault="002B21D5" w:rsidP="002B21D5">
            <w:pPr>
              <w:pStyle w:val="TableText"/>
              <w:jc w:val="right"/>
              <w:rPr>
                <w:lang w:val="en-GB"/>
              </w:rPr>
            </w:pPr>
            <w:del w:id="1111" w:author="Albert Kwame Osei-Owusu" w:date="2026-09-12T09:00:00Z">
              <w:r>
                <w:rPr>
                  <w:lang w:val="en-GB"/>
                </w:rPr>
                <w:delText>313</w:delText>
              </w:r>
            </w:del>
            <w:ins w:id="14127" w:author="Albert Kwame Osei-Owusu" w:date="2026-09-12T09:00:00Z">
              <w:del w:id="14125" w:author="Albert Kwame Osei-Owusu" w:date="2026-09-13T09:00:00Z">
                <w:r>
                  <w:delText xml:space="preserve">759</w:delText>
                </w:r>
              </w:del>
            </w:ins>
            <w:ins w:id="14126" w:author="Albert Kwame Osei-Owusu" w:date="2026-09-13T09:00:00Z">
              <w:r>
                <w:t xml:space="preserve">620</w:t>
              </w:r>
            </w:ins>
          </w:p>
        </w:tc>
        <w:tc>
          <w:tcPr>
            <w:tcW w:w="1398" w:type="dxa"/>
          </w:tcPr>
          <w:p w14:paraId="52EF2FB3" w14:textId="77777777" w:rsidR="002B21D5" w:rsidRPr="000F0CBE" w:rsidRDefault="002B21D5" w:rsidP="002B21D5">
            <w:pPr>
              <w:pStyle w:val="TableText"/>
              <w:jc w:val="right"/>
              <w:rPr>
                <w:lang w:val="en-GB"/>
              </w:rPr>
            </w:pPr>
            <w:del w:id="1109" w:author="Albert Kwame Osei-Owusu" w:date="2026-09-12T09:00:00Z">
              <w:r>
                <w:rPr>
                  <w:lang w:val="en-GB"/>
                </w:rPr>
                <w:delText>22</w:delText>
              </w:r>
            </w:del>
            <w:ins w:id="14123" w:author="Albert Kwame Osei-Owusu" w:date="2026-09-12T09:00:00Z">
              <w:del w:id="14121" w:author="Albert Kwame Osei-Owusu" w:date="2026-09-13T09:00:00Z">
                <w:r>
                  <w:delText xml:space="preserve">39</w:delText>
                </w:r>
              </w:del>
            </w:ins>
            <w:ins w:id="14122" w:author="Albert Kwame Osei-Owusu" w:date="2026-09-13T09:00:00Z">
              <w:r>
                <w:t xml:space="preserve">32</w:t>
              </w:r>
            </w:ins>
          </w:p>
        </w:tc>
        <w:tc>
          <w:tcPr>
            <w:tcW w:w="1398" w:type="dxa"/>
          </w:tcPr>
          <w:p w14:paraId="3D05CD94" w14:textId="77777777" w:rsidR="002B21D5" w:rsidRPr="000F0CBE" w:rsidRDefault="002B21D5" w:rsidP="002B21D5">
            <w:pPr>
              <w:pStyle w:val="TableText"/>
              <w:jc w:val="right"/>
              <w:rPr>
                <w:lang w:val="en-GB"/>
              </w:rPr>
            </w:pPr>
            <w:del w:id="1107" w:author="Albert Kwame Osei-Owusu" w:date="2026-09-12T09:00:00Z">
              <w:r>
                <w:rPr>
                  <w:lang w:val="en-GB"/>
                </w:rPr>
                <w:delText>808</w:delText>
              </w:r>
            </w:del>
            <w:ins w:id="14119" w:author="Albert Kwame Osei-Owusu" w:date="2026-09-12T09:00:00Z">
              <w:del w:id="14117" w:author="Albert Kwame Osei-Owusu" w:date="2026-09-13T09:00:00Z">
                <w:r>
                  <w:delText xml:space="preserve">1,084</w:delText>
                </w:r>
              </w:del>
            </w:ins>
            <w:ins w:id="14118" w:author="Albert Kwame Osei-Owusu" w:date="2026-09-13T09:00:00Z">
              <w:r>
                <w:t xml:space="preserve">943</w:t>
              </w:r>
            </w:ins>
          </w:p>
        </w:tc>
        <w:tc>
          <w:tcPr>
            <w:tcW w:w="1398" w:type="dxa"/>
          </w:tcPr>
          <w:p w14:paraId="22AC81A8" w14:textId="77777777" w:rsidR="002B21D5" w:rsidRPr="000F0CBE" w:rsidRDefault="002B21D5" w:rsidP="002B21D5">
            <w:pPr>
              <w:pStyle w:val="TableText"/>
              <w:jc w:val="right"/>
              <w:rPr>
                <w:lang w:val="en-GB"/>
              </w:rPr>
            </w:pPr>
            <w:del w:id="1105" w:author="Albert Kwame Osei-Owusu" w:date="2026-09-12T09:00:00Z">
              <w:r>
                <w:rPr>
                  <w:lang w:val="en-GB"/>
                </w:rPr>
                <w:delText>155</w:delText>
              </w:r>
            </w:del>
            <w:ins w:id="14115" w:author="Albert Kwame Osei-Owusu" w:date="2026-09-12T09:00:00Z">
              <w:del w:id="14113" w:author="Albert Kwame Osei-Owusu" w:date="2026-09-13T09:00:00Z">
                <w:r>
                  <w:delText xml:space="preserve">29</w:delText>
                </w:r>
              </w:del>
            </w:ins>
            <w:ins w:id="14114" w:author="Albert Kwame Osei-Owusu" w:date="2026-09-13T09:00:00Z">
              <w:r>
                <w:t xml:space="preserve">24</w:t>
              </w:r>
            </w:ins>
          </w:p>
        </w:tc>
      </w:tr>
      <w:tr w:rsidR="002B21D5" w:rsidRPr="000F0CBE" w14:paraId="6742AD0F" w14:textId="77777777" w:rsidTr="00AB48C6">
        <w:trPr>
          <w:trHeight w:val="288"/>
        </w:trPr>
        <w:tc>
          <w:tcPr>
            <w:tcW w:w="2648" w:type="dxa"/>
          </w:tcPr>
          <w:p w14:paraId="0D6FDCD5" w14:textId="77777777" w:rsidR="002B21D5" w:rsidRPr="000F0CBE" w:rsidRDefault="002B21D5" w:rsidP="002B21D5">
            <w:pPr>
              <w:pStyle w:val="TableText"/>
              <w:rPr>
                <w:lang w:val="en-GB"/>
              </w:rPr>
            </w:pPr>
            <w:r>
              <w:rPr>
                <w:lang w:val="en-GB"/>
              </w:rPr>
              <w:t>Europe</w:t>
            </w:r>
          </w:p>
        </w:tc>
        <w:tc>
          <w:tcPr>
            <w:tcW w:w="1398" w:type="dxa"/>
          </w:tcPr>
          <w:p w14:paraId="177789CF" w14:textId="23444BBF" w:rsidR="002B21D5" w:rsidRPr="000F0CBE" w:rsidRDefault="00FD1C61" w:rsidP="002B21D5">
            <w:pPr>
              <w:pStyle w:val="TableText"/>
              <w:jc w:val="right"/>
              <w:rPr>
                <w:lang w:val="en-GB"/>
              </w:rPr>
            </w:pPr>
            <w:del w:id="1103" w:author="Albert Kwame Osei-Owusu" w:date="2026-09-12T09:00:00Z">
              <w:r>
                <w:rPr>
                  <w:lang w:val="en-GB"/>
                </w:rPr>
                <w:delText>1028</w:delText>
              </w:r>
            </w:del>
            <w:ins w:id="14111" w:author="Albert Kwame Osei-Owusu" w:date="2026-09-12T09:00:00Z">
              <w:del w:id="14109" w:author="Albert Kwame Osei-Owusu" w:date="2026-09-13T09:00:00Z">
                <w:r>
                  <w:delText xml:space="preserve">1,554</w:delText>
                </w:r>
              </w:del>
            </w:ins>
            <w:ins w:id="14110" w:author="Albert Kwame Osei-Owusu" w:date="2026-09-13T09:00:00Z">
              <w:r>
                <w:t xml:space="preserve">1,254</w:t>
              </w:r>
            </w:ins>
          </w:p>
        </w:tc>
        <w:tc>
          <w:tcPr>
            <w:tcW w:w="1398" w:type="dxa"/>
          </w:tcPr>
          <w:p w14:paraId="5FEE870A" w14:textId="60B4C160" w:rsidR="002B21D5" w:rsidRPr="000F0CBE" w:rsidRDefault="00BC446F" w:rsidP="002B21D5">
            <w:pPr>
              <w:pStyle w:val="TableText"/>
              <w:jc w:val="right"/>
              <w:rPr>
                <w:lang w:val="en-GB"/>
              </w:rPr>
            </w:pPr>
            <w:del w:id="1101" w:author="Albert Kwame Osei-Owusu" w:date="2026-09-12T09:00:00Z">
              <w:r>
                <w:rPr>
                  <w:lang w:val="en-GB"/>
                </w:rPr>
                <w:delText>444</w:delText>
              </w:r>
            </w:del>
            <w:ins w:id="14107" w:author="Albert Kwame Osei-Owusu" w:date="2026-09-12T09:00:00Z">
              <w:del w:id="14105" w:author="Albert Kwame Osei-Owusu" w:date="2026-09-13T09:00:00Z">
                <w:r>
                  <w:delText xml:space="preserve">952</w:delText>
                </w:r>
              </w:del>
            </w:ins>
            <w:ins w:id="14106" w:author="Albert Kwame Osei-Owusu" w:date="2026-09-13T09:00:00Z">
              <w:r>
                <w:t xml:space="preserve">748</w:t>
              </w:r>
            </w:ins>
          </w:p>
        </w:tc>
        <w:tc>
          <w:tcPr>
            <w:tcW w:w="1398" w:type="dxa"/>
          </w:tcPr>
          <w:p w14:paraId="5CBF775A" w14:textId="600F9F9F" w:rsidR="002B21D5" w:rsidRPr="000F0CBE" w:rsidRDefault="00BC446F" w:rsidP="002B21D5">
            <w:pPr>
              <w:pStyle w:val="TableText"/>
              <w:jc w:val="right"/>
              <w:rPr>
                <w:lang w:val="en-GB"/>
              </w:rPr>
            </w:pPr>
            <w:del w:id="1099" w:author="Albert Kwame Osei-Owusu" w:date="2026-09-12T09:00:00Z">
              <w:r>
                <w:rPr>
                  <w:lang w:val="en-GB"/>
                </w:rPr>
                <w:delText>5</w:delText>
              </w:r>
            </w:del>
            <w:ins w:id="14103" w:author="Albert Kwame Osei-Owusu" w:date="2026-09-12T09:00:00Z">
              <w:del w:id="14101" w:author="Albert Kwame Osei-Owusu" w:date="2026-09-13T09:00:00Z">
                <w:r>
                  <w:delText xml:space="preserve">13</w:delText>
                </w:r>
              </w:del>
            </w:ins>
            <w:ins w:id="14102" w:author="Albert Kwame Osei-Owusu" w:date="2026-09-13T09:00:00Z">
              <w:r>
                <w:t xml:space="preserve">10</w:t>
              </w:r>
            </w:ins>
          </w:p>
        </w:tc>
        <w:tc>
          <w:tcPr>
            <w:tcW w:w="1398" w:type="dxa"/>
          </w:tcPr>
          <w:p w14:paraId="3852A70A" w14:textId="7953DE4B" w:rsidR="002B21D5" w:rsidRPr="000F0CBE" w:rsidRDefault="00BC446F" w:rsidP="002B21D5">
            <w:pPr>
              <w:pStyle w:val="TableText"/>
              <w:jc w:val="right"/>
              <w:rPr>
                <w:lang w:val="en-GB"/>
              </w:rPr>
            </w:pPr>
            <w:del w:id="1097" w:author="Albert Kwame Osei-Owusu" w:date="2026-09-12T09:00:00Z">
              <w:r>
                <w:rPr>
                  <w:lang w:val="en-GB"/>
                </w:rPr>
                <w:delText>765</w:delText>
              </w:r>
            </w:del>
            <w:ins w:id="14099" w:author="Albert Kwame Osei-Owusu" w:date="2026-09-12T09:00:00Z">
              <w:del w:id="14097" w:author="Albert Kwame Osei-Owusu" w:date="2026-09-13T09:00:00Z">
                <w:r>
                  <w:delText xml:space="preserve">1,632</w:delText>
                </w:r>
              </w:del>
            </w:ins>
            <w:ins w:id="14098" w:author="Albert Kwame Osei-Owusu" w:date="2026-09-13T09:00:00Z">
              <w:r>
                <w:t xml:space="preserve">1,284</w:t>
              </w:r>
            </w:ins>
          </w:p>
        </w:tc>
        <w:tc>
          <w:tcPr>
            <w:tcW w:w="1398" w:type="dxa"/>
          </w:tcPr>
          <w:p w14:paraId="55DF0153" w14:textId="595AFEF5" w:rsidR="002B21D5" w:rsidRPr="000F0CBE" w:rsidRDefault="00BC446F" w:rsidP="002B21D5">
            <w:pPr>
              <w:pStyle w:val="TableText"/>
              <w:jc w:val="right"/>
              <w:rPr>
                <w:lang w:val="en-GB"/>
              </w:rPr>
            </w:pPr>
            <w:del w:id="1095" w:author="Albert Kwame Osei-Owusu" w:date="2026-09-12T09:00:00Z">
              <w:r>
                <w:rPr>
                  <w:lang w:val="en-GB"/>
                </w:rPr>
                <w:delText>143</w:delText>
              </w:r>
            </w:del>
            <w:ins w:id="14095" w:author="Albert Kwame Osei-Owusu" w:date="2026-09-12T09:00:00Z">
              <w:del w:id="14093" w:author="Albert Kwame Osei-Owusu" w:date="2026-09-13T09:00:00Z">
                <w:r>
                  <w:delText xml:space="preserve">72</w:delText>
                </w:r>
              </w:del>
            </w:ins>
            <w:ins w:id="14094" w:author="Albert Kwame Osei-Owusu" w:date="2026-09-13T09:00:00Z">
              <w:r>
                <w:t xml:space="preserve">59</w:t>
              </w:r>
            </w:ins>
          </w:p>
        </w:tc>
      </w:tr>
      <w:tr w:rsidR="002B21D5" w:rsidRPr="000F0CBE" w14:paraId="50E5F903" w14:textId="77777777" w:rsidTr="00AB48C6">
        <w:trPr>
          <w:trHeight w:val="288"/>
          <w:del w:id="119924" w:author="Albert Kwame Osei-Owusu" w:date="2026-09-14T16:00:00Z"/>
        </w:trPr>
        <w:tc>
          <w:tcPr>
            <w:tcW w:w="2648" w:type="dxa"/>
          </w:tcPr>
          <w:p w14:paraId="03F60579" w14:textId="77777777" w:rsidR="002B21D5" w:rsidRPr="000F0CBE" w:rsidRDefault="002B21D5" w:rsidP="002B21D5">
            <w:pPr>
              <w:pStyle w:val="TableText"/>
              <w:rPr>
                <w:del w:id="119923" w:author="Albert Kwame Osei-Owusu" w:date="2026-09-14T16:00:00Z"/>
                <w:lang w:val="en-GB"/>
              </w:rPr>
            </w:pPr>
            <w:del w:id="1093" w:author="Albert Kwame Osei-Owusu" w:date="2026-09-12T09:00:00Z">
              <w:r>
                <w:rPr>
                  <w:lang w:val="en-GB"/>
                </w:rPr>
                <w:delText>Global</w:delText>
              </w:r>
            </w:del>
            <w:ins w:id="14091" w:author="Albert Kwame Osei-Owusu" w:date="2026-09-12T09:00:00Z">
              <w:del w:id="14089" w:author="Albert Kwame Osei-Owusu" w:date="2026-09-13T09:00:00Z">
                <w:r>
                  <w:delText xml:space="preserve">No region: bottom-up items</w:delText>
                </w:r>
              </w:del>
            </w:ins>
            <w:ins w:id="14090" w:author="Albert Kwame Osei-Owusu" w:date="2026-09-13T09:00:00Z">
              <w:del w:id="119921" w:author="Albert Kwame Osei-Owusu" w:date="2026-09-14T16:00:00Z">
                <w:r>
                  <w:delText xml:space="preserve">Travel supply chains, no region</w:delText>
                </w:r>
              </w:del>
            </w:ins>
          </w:p>
        </w:tc>
        <w:tc>
          <w:tcPr>
            <w:tcW w:w="1398" w:type="dxa"/>
          </w:tcPr>
          <w:p w14:paraId="103CB173" w14:textId="77777777" w:rsidR="002B21D5" w:rsidRPr="000F0CBE" w:rsidRDefault="002B21D5" w:rsidP="002B21D5">
            <w:pPr>
              <w:pStyle w:val="TableText"/>
              <w:jc w:val="right"/>
              <w:rPr>
                <w:del w:id="119920" w:author="Albert Kwame Osei-Owusu" w:date="2026-09-14T16:00:00Z"/>
                <w:lang w:val="en-GB"/>
              </w:rPr>
            </w:pPr>
            <w:del w:id="1091" w:author="Albert Kwame Osei-Owusu" w:date="2026-09-12T09:00:00Z">
              <w:r>
                <w:rPr>
                  <w:lang w:val="en-GB"/>
                </w:rPr>
                <w:delText>220</w:delText>
              </w:r>
            </w:del>
            <w:ins w:id="1092" w:author="Albert Kwame Osei-Owusu" w:date="2026-09-12T09:00:00Z">
              <w:del w:id="119918" w:author="Albert Kwame Osei-Owusu" w:date="2026-09-14T16:00:00Z">
                <w:r>
                  <w:delText xml:space="preserve">288</w:delText>
                </w:r>
              </w:del>
            </w:ins>
          </w:p>
        </w:tc>
        <w:tc>
          <w:tcPr>
            <w:tcW w:w="1398" w:type="dxa"/>
          </w:tcPr>
          <w:p w14:paraId="03704EFD" w14:textId="77777777" w:rsidR="002B21D5" w:rsidRPr="000F0CBE" w:rsidRDefault="002B21D5" w:rsidP="002B21D5">
            <w:pPr>
              <w:pStyle w:val="TableText"/>
              <w:jc w:val="right"/>
              <w:rPr>
                <w:del w:id="119917" w:author="Albert Kwame Osei-Owusu" w:date="2026-09-14T16:00:00Z"/>
                <w:lang w:val="en-GB"/>
              </w:rPr>
            </w:pPr>
            <w:del w:id="1089" w:author="Albert Kwame Osei-Owusu" w:date="2026-09-12T09:00:00Z">
              <w:r>
                <w:rPr>
                  <w:lang w:val="en-GB"/>
                </w:rPr>
                <w:delText>25</w:delText>
              </w:r>
            </w:del>
            <w:ins w:id="14087" w:author="Albert Kwame Osei-Owusu" w:date="2026-09-12T09:00:00Z">
              <w:del w:id="14085" w:author="Albert Kwame Osei-Owusu" w:date="2026-09-13T09:00:00Z">
                <w:r>
                  <w:delText xml:space="preserve">25</w:delText>
                </w:r>
              </w:del>
            </w:ins>
            <w:ins w:id="14086" w:author="Albert Kwame Osei-Owusu" w:date="2026-09-13T09:00:00Z">
              <w:del w:id="119915" w:author="Albert Kwame Osei-Owusu" w:date="2026-09-14T16:00:00Z">
                <w:r>
                  <w:delText xml:space="preserve">32</w:delText>
                </w:r>
              </w:del>
            </w:ins>
          </w:p>
        </w:tc>
        <w:tc>
          <w:tcPr>
            <w:tcW w:w="1398" w:type="dxa"/>
          </w:tcPr>
          <w:p w14:paraId="0692FAF5" w14:textId="77777777" w:rsidR="002B21D5" w:rsidRPr="000F0CBE" w:rsidRDefault="002B21D5" w:rsidP="002B21D5">
            <w:pPr>
              <w:pStyle w:val="TableText"/>
              <w:jc w:val="right"/>
              <w:rPr>
                <w:del w:id="119914" w:author="Albert Kwame Osei-Owusu" w:date="2026-09-14T16:00:00Z"/>
                <w:lang w:val="en-GB"/>
              </w:rPr>
            </w:pPr>
            <w:del w:id="1087" w:author="Albert Kwame Osei-Owusu" w:date="2026-09-12T09:00:00Z">
              <w:r>
                <w:rPr>
                  <w:lang w:val="en-GB"/>
                </w:rPr>
                <w:delText>0</w:delText>
              </w:r>
            </w:del>
            <w:ins w:id="1088" w:author="Albert Kwame Osei-Owusu" w:date="2026-09-12T09:00:00Z">
              <w:del w:id="119912" w:author="Albert Kwame Osei-Owusu" w:date="2026-09-14T16:00:00Z">
                <w:r>
                  <w:delText xml:space="preserve">0</w:delText>
                </w:r>
              </w:del>
            </w:ins>
          </w:p>
        </w:tc>
        <w:tc>
          <w:tcPr>
            <w:tcW w:w="1398" w:type="dxa"/>
          </w:tcPr>
          <w:p w14:paraId="4FB24193" w14:textId="77777777" w:rsidR="002B21D5" w:rsidRPr="000F0CBE" w:rsidRDefault="002B21D5" w:rsidP="002B21D5">
            <w:pPr>
              <w:pStyle w:val="TableText"/>
              <w:jc w:val="right"/>
              <w:rPr>
                <w:del w:id="119911" w:author="Albert Kwame Osei-Owusu" w:date="2026-09-14T16:00:00Z"/>
                <w:lang w:val="en-GB"/>
              </w:rPr>
            </w:pPr>
            <w:del w:id="1085" w:author="Albert Kwame Osei-Owusu" w:date="2026-09-12T09:00:00Z">
              <w:r>
                <w:rPr>
                  <w:lang w:val="en-GB"/>
                </w:rPr>
                <w:delText>2</w:delText>
              </w:r>
            </w:del>
            <w:ins w:id="1086" w:author="Albert Kwame Osei-Owusu" w:date="2026-09-12T09:00:00Z">
              <w:del w:id="119909" w:author="Albert Kwame Osei-Owusu" w:date="2026-09-14T16:00:00Z">
                <w:r>
                  <w:delText xml:space="preserve">2</w:delText>
                </w:r>
              </w:del>
            </w:ins>
          </w:p>
        </w:tc>
        <w:tc>
          <w:tcPr>
            <w:tcW w:w="1398" w:type="dxa"/>
          </w:tcPr>
          <w:p w14:paraId="048A8391" w14:textId="77777777" w:rsidR="002B21D5" w:rsidRPr="000F0CBE" w:rsidRDefault="002B21D5" w:rsidP="002B21D5">
            <w:pPr>
              <w:pStyle w:val="TableText"/>
              <w:jc w:val="right"/>
              <w:rPr>
                <w:del w:id="119908" w:author="Albert Kwame Osei-Owusu" w:date="2026-09-14T16:00:00Z"/>
                <w:lang w:val="en-GB"/>
              </w:rPr>
            </w:pPr>
            <w:del w:id="1083" w:author="Albert Kwame Osei-Owusu" w:date="2026-09-12T09:00:00Z">
              <w:r>
                <w:rPr>
                  <w:lang w:val="en-GB"/>
                </w:rPr>
                <w:delText>0</w:delText>
              </w:r>
            </w:del>
            <w:ins w:id="1084" w:author="Albert Kwame Osei-Owusu" w:date="2026-09-12T09:00:00Z">
              <w:del w:id="119906" w:author="Albert Kwame Osei-Owusu" w:date="2026-09-14T16:00:00Z">
                <w:r>
                  <w:delText xml:space="preserve">0</w:delText>
                </w:r>
              </w:del>
            </w:ins>
          </w:p>
        </w:tc>
      </w:tr>
      <w:tr w:rsidR="002B21D5" w:rsidRPr="000F0CBE" w14:paraId="5192D578" w14:textId="77777777" w:rsidTr="00AB48C6">
        <w:trPr>
          <w:trHeight w:val="288"/>
        </w:trPr>
        <w:tc>
          <w:tcPr>
            <w:tcW w:w="2648" w:type="dxa"/>
          </w:tcPr>
          <w:p w14:paraId="218ECFCB" w14:textId="77777777" w:rsidR="002B21D5" w:rsidRPr="000F0CBE" w:rsidRDefault="002B21D5" w:rsidP="002B21D5">
            <w:pPr>
              <w:pStyle w:val="TableText"/>
              <w:rPr>
                <w:lang w:val="en-GB"/>
              </w:rPr>
            </w:pPr>
            <w:r>
              <w:rPr>
                <w:lang w:val="en-GB"/>
              </w:rPr>
              <w:t>Middle East</w:t>
            </w:r>
          </w:p>
        </w:tc>
        <w:tc>
          <w:tcPr>
            <w:tcW w:w="1398" w:type="dxa"/>
          </w:tcPr>
          <w:p w14:paraId="7EC66134" w14:textId="77777777" w:rsidR="002B21D5" w:rsidRPr="000F0CBE" w:rsidRDefault="002B21D5" w:rsidP="002B21D5">
            <w:pPr>
              <w:pStyle w:val="TableText"/>
              <w:jc w:val="right"/>
              <w:rPr>
                <w:lang w:val="en-GB"/>
              </w:rPr>
            </w:pPr>
            <w:del w:id="1081" w:author="Albert Kwame Osei-Owusu" w:date="2026-09-12T09:00:00Z">
              <w:r>
                <w:rPr>
                  <w:lang w:val="en-GB"/>
                </w:rPr>
                <w:delText>259</w:delText>
              </w:r>
            </w:del>
            <w:ins w:id="14083" w:author="Albert Kwame Osei-Owusu" w:date="2026-09-12T09:00:00Z">
              <w:del w:id="14081" w:author="Albert Kwame Osei-Owusu" w:date="2026-09-13T09:00:00Z">
                <w:r>
                  <w:delText xml:space="preserve">319</w:delText>
                </w:r>
              </w:del>
            </w:ins>
            <w:ins w:id="14082" w:author="Albert Kwame Osei-Owusu" w:date="2026-09-13T09:00:00Z">
              <w:r>
                <w:t xml:space="preserve">269</w:t>
              </w:r>
            </w:ins>
          </w:p>
        </w:tc>
        <w:tc>
          <w:tcPr>
            <w:tcW w:w="1398" w:type="dxa"/>
          </w:tcPr>
          <w:p w14:paraId="1B8C0C84" w14:textId="77777777" w:rsidR="002B21D5" w:rsidRPr="000F0CBE" w:rsidRDefault="002B21D5" w:rsidP="002B21D5">
            <w:pPr>
              <w:pStyle w:val="TableText"/>
              <w:jc w:val="right"/>
              <w:rPr>
                <w:lang w:val="en-GB"/>
              </w:rPr>
            </w:pPr>
            <w:del w:id="1079" w:author="Albert Kwame Osei-Owusu" w:date="2026-09-12T09:00:00Z">
              <w:r>
                <w:rPr>
                  <w:lang w:val="en-GB"/>
                </w:rPr>
                <w:delText>144</w:delText>
              </w:r>
            </w:del>
            <w:ins w:id="14079" w:author="Albert Kwame Osei-Owusu" w:date="2026-09-12T09:00:00Z">
              <w:del w:id="14077" w:author="Albert Kwame Osei-Owusu" w:date="2026-09-13T09:00:00Z">
                <w:r>
                  <w:delText xml:space="preserve">321</w:delText>
                </w:r>
              </w:del>
            </w:ins>
            <w:ins w:id="14078" w:author="Albert Kwame Osei-Owusu" w:date="2026-09-13T09:00:00Z">
              <w:r>
                <w:t xml:space="preserve">221</w:t>
              </w:r>
            </w:ins>
          </w:p>
        </w:tc>
        <w:tc>
          <w:tcPr>
            <w:tcW w:w="1398" w:type="dxa"/>
          </w:tcPr>
          <w:p w14:paraId="66C8EAE8" w14:textId="77777777" w:rsidR="002B21D5" w:rsidRPr="000F0CBE" w:rsidRDefault="002B21D5" w:rsidP="002B21D5">
            <w:pPr>
              <w:pStyle w:val="TableText"/>
              <w:jc w:val="right"/>
              <w:rPr>
                <w:lang w:val="en-GB"/>
              </w:rPr>
            </w:pPr>
            <w:del w:id="1077" w:author="Albert Kwame Osei-Owusu" w:date="2026-09-12T09:00:00Z">
              <w:r>
                <w:rPr>
                  <w:lang w:val="en-GB"/>
                </w:rPr>
                <w:delText>11</w:delText>
              </w:r>
            </w:del>
            <w:ins w:id="14075" w:author="Albert Kwame Osei-Owusu" w:date="2026-09-12T09:00:00Z">
              <w:del w:id="14073" w:author="Albert Kwame Osei-Owusu" w:date="2026-09-13T09:00:00Z">
                <w:r>
                  <w:delText xml:space="preserve">27</w:delText>
                </w:r>
              </w:del>
            </w:ins>
            <w:ins w:id="14074" w:author="Albert Kwame Osei-Owusu" w:date="2026-09-13T09:00:00Z">
              <w:r>
                <w:t xml:space="preserve">19</w:t>
              </w:r>
            </w:ins>
          </w:p>
        </w:tc>
        <w:tc>
          <w:tcPr>
            <w:tcW w:w="1398" w:type="dxa"/>
          </w:tcPr>
          <w:p w14:paraId="44E8C702" w14:textId="77777777" w:rsidR="002B21D5" w:rsidRPr="000F0CBE" w:rsidRDefault="002B21D5" w:rsidP="002B21D5">
            <w:pPr>
              <w:pStyle w:val="TableText"/>
              <w:jc w:val="right"/>
              <w:rPr>
                <w:lang w:val="en-GB"/>
              </w:rPr>
            </w:pPr>
            <w:del w:id="1075" w:author="Albert Kwame Osei-Owusu" w:date="2026-09-12T09:00:00Z">
              <w:r>
                <w:rPr>
                  <w:lang w:val="en-GB"/>
                </w:rPr>
                <w:delText>113</w:delText>
              </w:r>
            </w:del>
            <w:ins w:id="14071" w:author="Albert Kwame Osei-Owusu" w:date="2026-09-12T09:00:00Z">
              <w:del w:id="14069" w:author="Albert Kwame Osei-Owusu" w:date="2026-09-13T09:00:00Z">
                <w:r>
                  <w:delText xml:space="preserve">281</w:delText>
                </w:r>
              </w:del>
            </w:ins>
            <w:ins w:id="14070" w:author="Albert Kwame Osei-Owusu" w:date="2026-09-13T09:00:00Z">
              <w:r>
                <w:t xml:space="preserve">193</w:t>
              </w:r>
            </w:ins>
          </w:p>
        </w:tc>
        <w:tc>
          <w:tcPr>
            <w:tcW w:w="1398" w:type="dxa"/>
          </w:tcPr>
          <w:p w14:paraId="312773D1" w14:textId="77777777" w:rsidR="002B21D5" w:rsidRPr="000F0CBE" w:rsidRDefault="002B21D5" w:rsidP="002B21D5">
            <w:pPr>
              <w:pStyle w:val="TableText"/>
              <w:jc w:val="right"/>
              <w:rPr>
                <w:lang w:val="en-GB"/>
              </w:rPr>
            </w:pPr>
            <w:del w:id="1073" w:author="Albert Kwame Osei-Owusu" w:date="2026-09-12T09:00:00Z">
              <w:r>
                <w:rPr>
                  <w:lang w:val="en-GB"/>
                </w:rPr>
                <w:delText>25</w:delText>
              </w:r>
            </w:del>
            <w:ins w:id="14067" w:author="Albert Kwame Osei-Owusu" w:date="2026-09-12T09:00:00Z">
              <w:del w:id="14065" w:author="Albert Kwame Osei-Owusu" w:date="2026-09-13T09:00:00Z">
                <w:r>
                  <w:delText xml:space="preserve">3</w:delText>
                </w:r>
              </w:del>
            </w:ins>
            <w:ins w:id="14066" w:author="Albert Kwame Osei-Owusu" w:date="2026-09-13T09:00:00Z">
              <w:r>
                <w:t xml:space="preserve">2</w:t>
              </w:r>
            </w:ins>
          </w:p>
        </w:tc>
      </w:tr>
      <w:tr w:rsidR="00AB48C6" w:rsidRPr="000F0CBE" w14:paraId="6FF86C87" w14:textId="77777777" w:rsidTr="00AB48C6">
        <w:trPr>
          <w:trHeight w:val="288"/>
          <w:del w:id="14064" w:author="Albert Kwame Osei-Owusu" w:date="2026-09-13T09:00:00Z"/>
        </w:trPr>
        <w:tc>
          <w:tcPr>
            <w:tcW w:w="2648" w:type="dxa"/>
          </w:tcPr>
          <w:p w14:paraId="2E349587" w14:textId="3C09E950" w:rsidR="00AB48C6" w:rsidRPr="00AB48C6" w:rsidRDefault="00AB48C6" w:rsidP="00AB48C6">
            <w:pPr>
              <w:pStyle w:val="TableText"/>
              <w:rPr>
                <w:del w:id="14063" w:author="Albert Kwame Osei-Owusu" w:date="2026-09-13T09:00:00Z"/>
                <w:lang w:val="en-GB"/>
              </w:rPr>
            </w:pPr>
            <w:del w:id="1071" w:author="Albert Kwame Osei-Owusu" w:date="2026-09-12T09:00:00Z">
              <w:r w:rsidRPr="00AB48C6">
                <w:rPr>
                  <w:lang w:val="en-GB"/>
                </w:rPr>
                <w:delText>Unallocated</w:delText>
              </w:r>
            </w:del>
            <w:ins w:id="1072" w:author="Albert Kwame Osei-Owusu" w:date="2026-09-12T09:00:00Z">
              <w:del w:id="14061" w:author="Albert Kwame Osei-Owusu" w:date="2026-09-13T09:00:00Z">
                <w:r>
                  <w:delText xml:space="preserve">(not used)</w:delText>
                </w:r>
              </w:del>
            </w:ins>
          </w:p>
        </w:tc>
        <w:tc>
          <w:tcPr>
            <w:tcW w:w="1398" w:type="dxa"/>
          </w:tcPr>
          <w:p w14:paraId="3259300A" w14:textId="5B462259" w:rsidR="00AB48C6" w:rsidRDefault="00AB48C6" w:rsidP="00AB48C6">
            <w:pPr>
              <w:pStyle w:val="TableText"/>
              <w:jc w:val="right"/>
              <w:rPr>
                <w:del w:id="14060" w:author="Albert Kwame Osei-Owusu" w:date="2026-09-13T09:00:00Z"/>
                <w:lang w:val="en-GB"/>
              </w:rPr>
            </w:pPr>
            <w:del w:id="1069" w:author="Albert Kwame Osei-Owusu" w:date="2026-09-12T09:00:00Z">
              <w:r>
                <w:rPr>
                  <w:lang w:val="en-GB"/>
                </w:rPr>
                <w:delText>220</w:delText>
              </w:r>
            </w:del>
            <w:ins w:id="1070" w:author="Albert Kwame Osei-Owusu" w:date="2026-09-12T09:00:00Z">
              <w:del w:id="14058" w:author="Albert Kwame Osei-Owusu" w:date="2026-09-13T09:00:00Z">
                <w:r>
                  <w:delText xml:space="preserve">0</w:delText>
                </w:r>
              </w:del>
            </w:ins>
          </w:p>
        </w:tc>
        <w:tc>
          <w:tcPr>
            <w:tcW w:w="1398" w:type="dxa"/>
          </w:tcPr>
          <w:p w14:paraId="2294BADD" w14:textId="2CA0A213" w:rsidR="00AB48C6" w:rsidRDefault="00AB48C6" w:rsidP="00AB48C6">
            <w:pPr>
              <w:pStyle w:val="TableText"/>
              <w:jc w:val="right"/>
              <w:rPr>
                <w:del w:id="14057" w:author="Albert Kwame Osei-Owusu" w:date="2026-09-13T09:00:00Z"/>
                <w:lang w:val="en-GB"/>
              </w:rPr>
            </w:pPr>
            <w:del w:id="1067" w:author="Albert Kwame Osei-Owusu" w:date="2026-09-12T09:00:00Z">
              <w:r>
                <w:rPr>
                  <w:lang w:val="en-GB"/>
                </w:rPr>
                <w:delText>25</w:delText>
              </w:r>
            </w:del>
            <w:ins w:id="1068" w:author="Albert Kwame Osei-Owusu" w:date="2026-09-12T09:00:00Z">
              <w:del w:id="14055" w:author="Albert Kwame Osei-Owusu" w:date="2026-09-13T09:00:00Z">
                <w:r>
                  <w:delText xml:space="preserve">0</w:delText>
                </w:r>
              </w:del>
            </w:ins>
          </w:p>
        </w:tc>
        <w:tc>
          <w:tcPr>
            <w:tcW w:w="1398" w:type="dxa"/>
          </w:tcPr>
          <w:p w14:paraId="3ED171D9" w14:textId="29768267" w:rsidR="00AB48C6" w:rsidRDefault="00AB48C6" w:rsidP="00AB48C6">
            <w:pPr>
              <w:pStyle w:val="TableText"/>
              <w:jc w:val="right"/>
              <w:rPr>
                <w:del w:id="14054" w:author="Albert Kwame Osei-Owusu" w:date="2026-09-13T09:00:00Z"/>
                <w:lang w:val="en-GB"/>
              </w:rPr>
            </w:pPr>
            <w:del w:id="1065" w:author="Albert Kwame Osei-Owusu" w:date="2026-09-12T09:00:00Z">
              <w:r>
                <w:rPr>
                  <w:lang w:val="en-GB"/>
                </w:rPr>
                <w:delText>0</w:delText>
              </w:r>
            </w:del>
            <w:ins w:id="1066" w:author="Albert Kwame Osei-Owusu" w:date="2026-09-12T09:00:00Z">
              <w:del w:id="14052" w:author="Albert Kwame Osei-Owusu" w:date="2026-09-13T09:00:00Z">
                <w:r>
                  <w:delText xml:space="preserve">0</w:delText>
                </w:r>
              </w:del>
            </w:ins>
          </w:p>
        </w:tc>
        <w:tc>
          <w:tcPr>
            <w:tcW w:w="1398" w:type="dxa"/>
          </w:tcPr>
          <w:p w14:paraId="04096934" w14:textId="4275788B" w:rsidR="00AB48C6" w:rsidRDefault="00AB48C6" w:rsidP="00AB48C6">
            <w:pPr>
              <w:pStyle w:val="TableText"/>
              <w:jc w:val="right"/>
              <w:rPr>
                <w:del w:id="14051" w:author="Albert Kwame Osei-Owusu" w:date="2026-09-13T09:00:00Z"/>
                <w:lang w:val="en-GB"/>
              </w:rPr>
            </w:pPr>
            <w:del w:id="1063" w:author="Albert Kwame Osei-Owusu" w:date="2026-09-12T09:00:00Z">
              <w:r>
                <w:rPr>
                  <w:lang w:val="en-GB"/>
                </w:rPr>
                <w:delText>2</w:delText>
              </w:r>
            </w:del>
            <w:ins w:id="1064" w:author="Albert Kwame Osei-Owusu" w:date="2026-09-12T09:00:00Z">
              <w:del w:id="14049" w:author="Albert Kwame Osei-Owusu" w:date="2026-09-13T09:00:00Z">
                <w:r>
                  <w:delText xml:space="preserve">0</w:delText>
                </w:r>
              </w:del>
            </w:ins>
          </w:p>
        </w:tc>
        <w:tc>
          <w:tcPr>
            <w:tcW w:w="1398" w:type="dxa"/>
          </w:tcPr>
          <w:p w14:paraId="78159B6C" w14:textId="2F9E3F25" w:rsidR="00AB48C6" w:rsidRDefault="00AB48C6" w:rsidP="00AB48C6">
            <w:pPr>
              <w:pStyle w:val="TableText"/>
              <w:jc w:val="right"/>
              <w:rPr>
                <w:del w:id="14048" w:author="Albert Kwame Osei-Owusu" w:date="2026-09-13T09:00:00Z"/>
                <w:lang w:val="en-GB"/>
              </w:rPr>
            </w:pPr>
            <w:del w:id="1061" w:author="Albert Kwame Osei-Owusu" w:date="2026-09-12T09:00:00Z">
              <w:r>
                <w:rPr>
                  <w:lang w:val="en-GB"/>
                </w:rPr>
                <w:delText>0</w:delText>
              </w:r>
            </w:del>
            <w:ins w:id="1062" w:author="Albert Kwame Osei-Owusu" w:date="2026-09-12T09:00:00Z">
              <w:del w:id="14046" w:author="Albert Kwame Osei-Owusu" w:date="2026-09-13T09:00:00Z">
                <w:r>
                  <w:delText xml:space="preserve">0</w:delText>
                </w:r>
              </w:del>
            </w:ins>
          </w:p>
        </w:tc>
      </w:tr>
    </w:tbl>
    <w:p>
      <w:pPr>
        <w:pStyle w:val="TableNote"/>
        <w:rPr>
          <w:ins w:id="35345" w:author="Albert Kwame Osei-Owusu" w:date="2026-09-14T09:00:00Z"/>
          <w:lang w:val="en-GB"/>
        </w:rPr>
      </w:pPr>
      <w:ins w:id="35346" w:author="Albert Kwame Osei-Owusu" w:date="2026-09-14T09:00:00Z">
        <w:r>
          <w:rPr>
            <w:lang w:val="en-GB"/>
          </w:rPr>
          <w:t xml:space="preserve">The Netherlands is included in Europe. Values are rounded independently, so rows and columns may not sum exactly.</w:t>
        </w:r>
      </w:ins>
    </w:p>
    <w:p w14:paraId="2491967B" w14:textId="77777777" w:rsidR="00090CEA" w:rsidRPr="000F0CBE" w:rsidRDefault="00090CEA" w:rsidP="000F0CBE">
      <w:pPr>
        <w:spacing w:line="240" w:lineRule="auto"/>
        <w:rPr>
          <w:del w:id="120976" w:author="Albert Kwame Osei-Owusu" w:date="2026-09-14T16:00:00Z"/>
          <w:rFonts w:ascii="Times New Roman" w:hAnsi="Times New Roman" w:cs="Times New Roman"/>
          <w:b/>
          <w:bCs/>
          <w:sz w:val="20"/>
          <w:szCs w:val="20"/>
          <w:lang w:val="en-GB"/>
        </w:rPr>
      </w:pPr>
    </w:p>
    <w:p w14:paraId="3BDCB88E" w14:textId="77777777" w:rsidR="00281261" w:rsidRDefault="00281261">
      <w:pPr>
        <w:spacing w:after="120"/>
        <w:rPr>
          <w:del w:id="120978" w:author="Albert Kwame Osei-Owusu" w:date="2026-09-14T16:00:00Z"/>
          <w:rFonts w:ascii="Times New Roman" w:hAnsi="Times New Roman" w:cs="Times New Roman"/>
          <w:sz w:val="20"/>
          <w:szCs w:val="20"/>
          <w:lang w:val="en-GB"/>
        </w:rPr>
      </w:pPr>
    </w:p>
    <w:p w14:paraId="35E4983B" w14:textId="12D621D6" w:rsidR="004C3780" w:rsidRDefault="00FD10E8">
      <w:pPr>
        <w:spacing w:after="160" w:line="240" w:lineRule="auto"/>
        <w:rPr>
          <w:rFonts w:ascii="Times New Roman" w:hAnsi="Times New Roman" w:cs="Times New Roman"/>
          <w:sz w:val="20"/>
          <w:szCs w:val="20"/>
          <w:lang w:val="en-GB"/>
        </w:rPr>
      </w:pPr>
      <w:del w:id="14039" w:author="Albert Kwame Osei-Owusu" w:date="2026-09-13T09:00:00Z">
        <w:r>
          <w:rPr>
            <w:rFonts w:ascii="Times New Roman" w:hAnsi="Times New Roman" w:cs="Times New Roman"/>
            <w:sz w:val="20"/>
            <w:szCs w:val="20"/>
            <w:lang w:val="en-GB"/>
          </w:rPr>
          <w:delText xml:space="preserve">Table A4 reports the </w:delText>
        </w:r>
      </w:del>
      <w:del w:id="4479" w:author="Albert Kwame Osei-Owusu" w:date="2026-09-12T09:00:00Z">
        <w:r>
          <w:rPr>
            <w:rFonts w:ascii="Times New Roman" w:hAnsi="Times New Roman" w:cs="Times New Roman"/>
            <w:sz w:val="20"/>
            <w:szCs w:val="20"/>
            <w:lang w:val="en-GB"/>
          </w:rPr>
          <w:delText xml:space="preserve">healthcare</w:delText>
        </w:r>
      </w:del>
      <w:del w:id="14041" w:author="Albert Kwame Osei-Owusu" w:date="2026-09-13T09:00:00Z">
        <w:r>
          <w:rPr>
            <w:rFonts w:ascii="Times New Roman" w:hAnsi="Times New Roman" w:cs="Times New Roman"/>
            <w:sz w:val="20"/>
            <w:szCs w:val="20"/>
            <w:lang w:val="en-GB"/>
          </w:rPr>
          <w:delText xml:space="preserve"> footprint alongside national consumption totals and </w:delText>
        </w:r>
      </w:del>
      <w:del w:id="4481" w:author="Albert Kwame Osei-Owusu" w:date="2026-09-12T09:00:00Z">
        <w:r>
          <w:rPr>
            <w:rFonts w:ascii="Times New Roman" w:hAnsi="Times New Roman" w:cs="Times New Roman"/>
            <w:sz w:val="20"/>
            <w:szCs w:val="20"/>
            <w:lang w:val="en-GB"/>
          </w:rPr>
          <w:delText xml:space="preserve">healthcare</w:delText>
        </w:r>
      </w:del>
      <w:del w:id="14043" w:author="Albert Kwame Osei-Owusu" w:date="2026-09-13T09:00:00Z">
        <w:r>
          <w:rPr>
            <w:rFonts w:ascii="Times New Roman" w:hAnsi="Times New Roman" w:cs="Times New Roman"/>
            <w:sz w:val="20"/>
            <w:szCs w:val="20"/>
            <w:lang w:val="en-GB"/>
          </w:rPr>
          <w:delText xml:space="preserve">’s share of national impacts for each of the five categories.</w:delText>
        </w:r>
      </w:del>
      <w:ins w:id="54579" w:author="Albert Kwame Osei-Owusu" w:date="2026-09-14T09:00:00Z">
        <w:r>
          <w:rPr>
            <w:rFonts w:ascii="Times New Roman" w:hAnsi="Times New Roman" w:cs="Times New Roman"/>
            <w:sz w:val="20"/>
            <w:szCs w:val="20"/>
            <w:lang w:val="en-GB"/>
          </w:rPr>
          <w:t xml:space="preserve">Table </w:t>
        </w:r>
        <w:r>
          <w:rPr>
            <w:rFonts w:ascii="Times New Roman" w:hAnsi="Times New Roman" w:cs="Times New Roman"/>
            <w:sz w:val="20"/>
            <w:szCs w:val="20"/>
            <w:lang w:val="en-GB"/>
          </w:rPr>
          <w:t xml:space="preserve">A.5</w:t>
        </w:r>
        <w:r>
          <w:rPr>
            <w:rFonts w:ascii="Times New Roman" w:hAnsi="Times New Roman" w:cs="Times New Roman"/>
            <w:sz w:val="20"/>
            <w:szCs w:val="20"/>
            <w:lang w:val="en-GB"/>
          </w:rPr>
          <w:t xml:space="preserve"> reports the health care footprint alongside the national footprint and health care’s share of it for each of the five impact categories, calculated with Eq. (A.8). The national totals include households’ direct emissions and are computed on the same corrected background and characterisation.</w:t>
        </w:r>
      </w:ins>
    </w:p>
    <w:p>
      <w:pPr>
        <w:pStyle w:val="TableCaption"/>
        <w:rPr>
          <w:ins w:id="35343" w:author="Albert Kwame Osei-Owusu" w:date="2026-09-14T09:00:00Z"/>
          <w:lang w:val="en-GB"/>
        </w:rPr>
      </w:pPr>
      <w:ins w:id="35344" w:author="Albert Kwame Osei-Owusu" w:date="2026-09-14T09:00:00Z">
        <w:r>
          <w:rPr>
            <w:b/>
            <w:bCs/>
            <w:lang w:val="en-GB"/>
          </w:rPr>
          <w:t xml:space="preserve">Table </w:t>
        </w:r>
        <w:r>
          <w:rPr>
            <w:b/>
            <w:bCs/>
            <w:lang w:val="en-GB"/>
          </w:rPr>
          <w:t xml:space="preserve">A.5.</w:t>
        </w:r>
        <w:r>
          <w:rPr>
            <w:lang w:val="en-GB"/>
          </w:rPr>
          <w:t xml:space="preserve"> The health care footprint, the Danish national footprint and health care’s share of it, 2022.</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918"/>
        <w:gridCol w:w="2240"/>
        <w:gridCol w:w="2240"/>
        <w:gridCol w:w="2240"/>
      </w:tblGrid>
      <w:tr w:rsidR="00A76FD1" w:rsidRPr="000F0CBE" w14:paraId="2C74EDA1" w14:textId="77777777" w:rsidTr="00A76FD1">
        <w:trPr>
          <w:cantSplit/>
          <w:trHeight w:val="288"/>
          <w:tblHeader/>
        </w:trPr>
        <w:tc>
          <w:tcPr>
            <w:tcW w:w="2918" w:type="dxa"/>
            <w:tcBorders>
              <w:bottom w:val="single" w:sz="4" w:space="0" w:color="000000"/>
            </w:tcBorders>
            <w:vAlign w:val="bottom"/>
          </w:tcPr>
          <w:p w14:paraId="1DB0F15E" w14:textId="77777777" w:rsidR="00A76FD1" w:rsidRPr="000F0CBE" w:rsidRDefault="00A76FD1" w:rsidP="000F0CBE">
            <w:pPr>
              <w:pStyle w:val="TableText"/>
              <w:rPr/>
            </w:pPr>
            <w:ins w:id="120946" w:author="Albert Kwame Osei-Owusu" w:date="2026-09-14T16:00:00Z">
              <w:r>
                <w:t xml:space="preserve">Impact category</w:t>
              </w:r>
            </w:ins>
          </w:p>
        </w:tc>
        <w:tc>
          <w:tcPr>
            <w:tcW w:w="2240" w:type="dxa"/>
            <w:tcBorders>
              <w:bottom w:val="single" w:sz="4" w:space="0" w:color="000000"/>
            </w:tcBorders>
            <w:vAlign w:val="bottom"/>
          </w:tcPr>
          <w:p w14:paraId="28287486" w14:textId="77777777" w:rsidR="00A76FD1" w:rsidRPr="000F0CBE" w:rsidRDefault="00A76FD1" w:rsidP="000F0CBE">
            <w:pPr>
              <w:pStyle w:val="TableText"/>
              <w:jc w:val="right"/>
              <w:rPr/>
            </w:pPr>
            <w:del w:id="4491" w:author="Albert Kwame Osei-Owusu" w:date="2026-09-12T09:00:00Z">
              <w:r>
                <w:rPr/>
                <w:delText xml:space="preserve">Healthcare</w:delText>
              </w:r>
            </w:del>
            <w:ins w:id="4492" w:author="Albert Kwame Osei-Owusu" w:date="2026-09-12T09:00:00Z">
              <w:r>
                <w:rPr/>
                <w:t xml:space="preserve">Health care</w:t>
              </w:r>
            </w:ins>
            <w:r>
              <w:rPr/>
              <w:t xml:space="preserve"> </w:t>
            </w:r>
            <w:proofErr w:type="spellStart"/>
            <w:r>
              <w:rPr/>
              <w:t>footprint</w:t>
            </w:r>
            <w:proofErr w:type="spellEnd"/>
          </w:p>
        </w:tc>
        <w:tc>
          <w:tcPr>
            <w:tcW w:w="2240" w:type="dxa"/>
            <w:tcBorders>
              <w:bottom w:val="single" w:sz="4" w:space="0" w:color="000000"/>
            </w:tcBorders>
            <w:vAlign w:val="bottom"/>
          </w:tcPr>
          <w:p w14:paraId="330AF632" w14:textId="77777777" w:rsidR="00A76FD1" w:rsidRPr="000F0CBE" w:rsidRDefault="00A76FD1" w:rsidP="000F0CBE">
            <w:pPr>
              <w:pStyle w:val="TableText"/>
              <w:jc w:val="right"/>
              <w:rPr/>
            </w:pPr>
            <w:r>
              <w:rPr/>
              <w:t xml:space="preserve">National </w:t>
            </w:r>
            <w:proofErr w:type="spellStart"/>
            <w:del w:id="123065" w:author="Albert Kwame Osei-Owusu" w:date="2026-10-21T20:00:00Z">
              <w:r>
                <w:rPr/>
                <w:delText>consumption</w:delText>
              </w:r>
            </w:del>
            <w:proofErr w:type="spellEnd"/>
            <w:del w:id="123066" w:author="Albert Kwame Osei-Owusu" w:date="2026-10-21T20:00:00Z">
              <w:r>
                <w:rPr/>
                <w:delText xml:space="preserve"> </w:delText>
              </w:r>
            </w:del>
            <w:proofErr w:type="spellStart"/>
            <w:r>
              <w:rPr/>
              <w:t>footprint</w:t>
            </w:r>
            <w:proofErr w:type="spellEnd"/>
          </w:p>
        </w:tc>
        <w:tc>
          <w:tcPr>
            <w:tcW w:w="2240" w:type="dxa"/>
            <w:tcBorders>
              <w:bottom w:val="single" w:sz="4" w:space="0" w:color="000000"/>
            </w:tcBorders>
            <w:vAlign w:val="bottom"/>
          </w:tcPr>
          <w:p w14:paraId="4693BAE0" w14:textId="77777777" w:rsidR="00A76FD1" w:rsidRPr="000F0CBE" w:rsidRDefault="00A76FD1" w:rsidP="000F0CBE">
            <w:pPr>
              <w:pStyle w:val="TableText"/>
              <w:jc w:val="right"/>
              <w:rPr/>
            </w:pPr>
            <w:del w:id="4493" w:author="Albert Kwame Osei-Owusu" w:date="2026-09-12T09:00:00Z">
              <w:r>
                <w:rPr/>
                <w:delText xml:space="preserve">Healthcare</w:delText>
              </w:r>
            </w:del>
            <w:ins w:id="4494" w:author="Albert Kwame Osei-Owusu" w:date="2026-09-12T09:00:00Z">
              <w:r>
                <w:rPr/>
                <w:t xml:space="preserve">Health care</w:t>
              </w:r>
            </w:ins>
            <w:r>
              <w:rPr/>
              <w:t xml:space="preserve"> </w:t>
            </w:r>
            <w:proofErr w:type="spellStart"/>
            <w:r>
              <w:rPr/>
              <w:t>share</w:t>
            </w:r>
            <w:proofErr w:type="spellEnd"/>
            <w:r>
              <w:rPr/>
              <w:t xml:space="preserve"> of national </w:t>
            </w:r>
            <w:proofErr w:type="spellStart"/>
            <w:del w:id="123067" w:author="Albert Kwame Osei-Owusu" w:date="2026-10-21T20:00:00Z">
              <w:r>
                <w:rPr/>
                <w:delText>consumption</w:delText>
              </w:r>
            </w:del>
            <w:proofErr w:type="spellEnd"/>
            <w:del w:id="123068" w:author="Albert Kwame Osei-Owusu" w:date="2026-10-21T20:00:00Z">
              <w:r>
                <w:rPr/>
                <w:delText xml:space="preserve"> </w:delText>
              </w:r>
            </w:del>
            <w:proofErr w:type="spellStart"/>
            <w:r>
              <w:rPr/>
              <w:t>footprint</w:t>
            </w:r>
            <w:proofErr w:type="spellEnd"/>
            <w:r>
              <w:rPr/>
              <w:t xml:space="preserve"> (%)</w:t>
            </w:r>
          </w:p>
        </w:tc>
      </w:tr>
      <w:tr w:rsidR="00A76FD1" w:rsidRPr="000F0CBE" w14:paraId="2EEA7F63" w14:textId="77777777" w:rsidTr="00A76FD1">
        <w:trPr>
          <w:trHeight w:val="288"/>
        </w:trPr>
        <w:tc>
          <w:tcPr>
            <w:tcW w:w="2918" w:type="dxa"/>
          </w:tcPr>
          <w:p w14:paraId="1CCD138E" w14:textId="77777777" w:rsidR="00A76FD1" w:rsidRPr="000F0CBE" w:rsidRDefault="00A76FD1" w:rsidP="000F0CBE">
            <w:pPr>
              <w:pStyle w:val="TableText"/>
              <w:rPr/>
            </w:pPr>
            <w:del w:id="113755" w:author="Albert Kwame Osei-Owusu" w:date="2026-09-14T09:00:00Z">
              <w:r>
                <w:rPr/>
                <w:delText xml:space="preserve">Global </w:delText>
              </w:r>
            </w:del>
            <w:proofErr w:type="spellStart"/>
            <w:del w:id="113754" w:author="Albert Kwame Osei-Owusu" w:date="2026-09-14T09:00:00Z">
              <w:r>
                <w:rPr/>
                <w:delText xml:space="preserve">warming</w:delText>
              </w:r>
            </w:del>
            <w:proofErr w:type="spellEnd"/>
            <w:del w:id="113753" w:author="Albert Kwame Osei-Owusu" w:date="2026-09-14T09:00:00Z">
              <w:r>
                <w:rPr/>
                <w:delText xml:space="preserve"> (</w:delText>
              </w:r>
            </w:del>
            <w:del w:id="26134" w:author="Albert Kwame Osei-Owusu" w:date="2026-09-14T09:00:00Z">
              <w:r>
                <w:rPr/>
                <w:delText xml:space="preserve">ktCO2eq</w:delText>
              </w:r>
            </w:del>
            <w:ins w:id="26135" w:author="Albert Kwame Osei-Owusu" w:date="2026-09-14T09:00:00Z">
              <w:r>
                <w:rPr/>
                <w:t xml:space="preserve"/>
              </w:r>
            </w:ins>
            <w:del w:id="113751" w:author="Albert Kwame Osei-Owusu" w:date="2026-09-14T09:00:00Z">
              <w:r>
                <w:rPr/>
                <w:delText xml:space="preserve">)</w:delText>
              </w:r>
            </w:del>
            <w:ins w:id="113752" w:author="Albert Kwame Osei-Owusu" w:date="2026-09-14T09:00:00Z">
              <w:r>
                <w:rPr/>
                <w:t xml:space="preserve">Climate change (kt CO₂e)</w:t>
              </w:r>
            </w:ins>
          </w:p>
        </w:tc>
        <w:tc>
          <w:tcPr>
            <w:tcW w:w="2240" w:type="dxa"/>
          </w:tcPr>
          <w:p w14:paraId="0273EECE" w14:textId="77777777" w:rsidR="00A76FD1" w:rsidRPr="000F0CBE" w:rsidRDefault="00A76FD1" w:rsidP="000F0CBE">
            <w:pPr>
              <w:pStyle w:val="TableText"/>
              <w:jc w:val="right"/>
              <w:rPr/>
            </w:pPr>
            <w:del w:id="1057" w:author="Albert Kwame Osei-Owusu" w:date="2026-09-12T09:00:00Z">
              <w:r>
                <w:rPr/>
                <w:delText>4814</w:delText>
              </w:r>
            </w:del>
            <w:del w:id="1058" w:author="Albert Kwame Osei-Owusu" w:date="2026-09-12T09:00:00Z">
              <w:r>
                <w:rPr>
                  <w:lang w:val="en-GB"/>
                </w:rPr>
                <w:delText>·</w:delText>
              </w:r>
            </w:del>
            <w:del w:id="1059" w:author="Albert Kwame Osei-Owusu" w:date="2026-09-12T09:00:00Z">
              <w:r>
                <w:rPr/>
                <w:delText>69</w:delText>
              </w:r>
            </w:del>
            <w:ins w:id="14037" w:author="Albert Kwame Osei-Owusu" w:date="2026-09-12T09:00:00Z">
              <w:del w:id="14035" w:author="Albert Kwame Osei-Owusu" w:date="2026-09-13T09:00:00Z">
                <w:r>
                  <w:delText xml:space="preserve">4652.07</w:delText>
                </w:r>
              </w:del>
            </w:ins>
            <w:ins w:id="123069" w:author="Albert Kwame Osei-Owusu" w:date="2026-10-21T20:00:00Z">
              <w:r>
                <w:t xml:space="preserve">4,267</w:t>
              </w:r>
            </w:ins>
          </w:p>
        </w:tc>
        <w:tc>
          <w:tcPr>
            <w:tcW w:w="2240" w:type="dxa"/>
          </w:tcPr>
          <w:p w14:paraId="349CFB80" w14:textId="77777777" w:rsidR="00A76FD1" w:rsidRPr="000F0CBE" w:rsidRDefault="00A76FD1" w:rsidP="000F0CBE">
            <w:pPr>
              <w:pStyle w:val="TableText"/>
              <w:jc w:val="right"/>
              <w:rPr/>
            </w:pPr>
            <w:del w:id="1053" w:author="Albert Kwame Osei-Owusu" w:date="2026-09-12T09:00:00Z">
              <w:r>
                <w:rPr/>
                <w:delText>85752</w:delText>
              </w:r>
            </w:del>
            <w:del w:id="1054" w:author="Albert Kwame Osei-Owusu" w:date="2026-09-12T09:00:00Z">
              <w:r>
                <w:rPr>
                  <w:lang w:val="en-GB"/>
                </w:rPr>
                <w:delText>·</w:delText>
              </w:r>
            </w:del>
            <w:del w:id="1055" w:author="Albert Kwame Osei-Owusu" w:date="2026-09-12T09:00:00Z">
              <w:r>
                <w:rPr/>
                <w:delText>01</w:delText>
              </w:r>
            </w:del>
            <w:ins w:id="123070" w:author="Albert Kwame Osei-Owusu" w:date="2026-10-21T20:00:00Z">
              <w:r>
                <w:t xml:space="preserve">77,241</w:t>
              </w:r>
            </w:ins>
          </w:p>
        </w:tc>
        <w:tc>
          <w:tcPr>
            <w:tcW w:w="2240" w:type="dxa"/>
          </w:tcPr>
          <w:p w14:paraId="05692CDB" w14:textId="77777777" w:rsidR="00A76FD1" w:rsidRPr="000F0CBE" w:rsidRDefault="00A76FD1" w:rsidP="000F0CBE">
            <w:pPr>
              <w:pStyle w:val="TableText"/>
              <w:jc w:val="right"/>
              <w:rPr/>
            </w:pPr>
            <w:del w:id="1049" w:author="Albert Kwame Osei-Owusu" w:date="2026-09-12T09:00:00Z">
              <w:r>
                <w:rPr/>
                <w:delText>5</w:delText>
              </w:r>
            </w:del>
            <w:del w:id="1050" w:author="Albert Kwame Osei-Owusu" w:date="2026-09-12T09:00:00Z">
              <w:r>
                <w:rPr>
                  <w:lang w:val="en-GB"/>
                </w:rPr>
                <w:delText>·</w:delText>
              </w:r>
            </w:del>
            <w:del w:id="1051" w:author="Albert Kwame Osei-Owusu" w:date="2026-09-12T09:00:00Z">
              <w:r>
                <w:rPr/>
                <w:delText>61</w:delText>
              </w:r>
            </w:del>
            <w:ins w:id="14033" w:author="Albert Kwame Osei-Owusu" w:date="2026-09-12T09:00:00Z">
              <w:del w:id="14031" w:author="Albert Kwame Osei-Owusu" w:date="2026-09-13T09:00:00Z">
                <w:r>
                  <w:delText xml:space="preserve">6.02</w:delText>
                </w:r>
              </w:del>
            </w:ins>
            <w:ins w:id="123071" w:author="Albert Kwame Osei-Owusu" w:date="2026-10-21T20:00:00Z">
              <w:r>
                <w:t xml:space="preserve">5.5</w:t>
              </w:r>
            </w:ins>
          </w:p>
        </w:tc>
      </w:tr>
      <w:tr w:rsidR="00A76FD1" w:rsidRPr="000F0CBE" w14:paraId="35D2B070" w14:textId="77777777" w:rsidTr="00A76FD1">
        <w:trPr>
          <w:trHeight w:val="288"/>
        </w:trPr>
        <w:tc>
          <w:tcPr>
            <w:tcW w:w="2918" w:type="dxa"/>
          </w:tcPr>
          <w:p w14:paraId="7525CAC9" w14:textId="77777777" w:rsidR="00A76FD1" w:rsidRPr="000F0CBE" w:rsidRDefault="00A76FD1" w:rsidP="000F0CBE">
            <w:pPr>
              <w:pStyle w:val="TableText"/>
              <w:rPr/>
            </w:pPr>
            <w:proofErr w:type="spellStart"/>
            <w:r>
              <w:rPr/>
              <w:t>Material</w:t>
            </w:r>
            <w:proofErr w:type="spellEnd"/>
            <w:r>
              <w:rPr/>
              <w:t xml:space="preserve"> </w:t>
            </w:r>
            <w:proofErr w:type="spellStart"/>
            <w:r>
              <w:rPr/>
              <w:t>extraction</w:t>
            </w:r>
            <w:proofErr w:type="spellEnd"/>
            <w:r>
              <w:rPr/>
              <w:t xml:space="preserve"> (kt)</w:t>
            </w:r>
          </w:p>
        </w:tc>
        <w:tc>
          <w:tcPr>
            <w:tcW w:w="2240" w:type="dxa"/>
          </w:tcPr>
          <w:p w14:paraId="45E16858" w14:textId="77777777" w:rsidR="00A76FD1" w:rsidRPr="000F0CBE" w:rsidRDefault="00A76FD1" w:rsidP="000F0CBE">
            <w:pPr>
              <w:pStyle w:val="TableText"/>
              <w:jc w:val="right"/>
              <w:rPr/>
            </w:pPr>
            <w:del w:id="1045" w:author="Albert Kwame Osei-Owusu" w:date="2026-09-12T09:00:00Z">
              <w:r>
                <w:rPr/>
                <w:delText>2600</w:delText>
              </w:r>
            </w:del>
            <w:del w:id="1046" w:author="Albert Kwame Osei-Owusu" w:date="2026-09-12T09:00:00Z">
              <w:r>
                <w:rPr>
                  <w:lang w:val="en-GB"/>
                </w:rPr>
                <w:delText>·</w:delText>
              </w:r>
            </w:del>
            <w:del w:id="1047" w:author="Albert Kwame Osei-Owusu" w:date="2026-09-12T09:00:00Z">
              <w:r>
                <w:rPr/>
                <w:delText>56</w:delText>
              </w:r>
            </w:del>
            <w:ins w:id="14029" w:author="Albert Kwame Osei-Owusu" w:date="2026-09-12T09:00:00Z">
              <w:del w:id="14027" w:author="Albert Kwame Osei-Owusu" w:date="2026-09-13T09:00:00Z">
                <w:r>
                  <w:delText xml:space="preserve">4256.20</w:delText>
                </w:r>
              </w:del>
            </w:ins>
            <w:ins w:id="123072" w:author="Albert Kwame Osei-Owusu" w:date="2026-10-21T20:00:00Z">
              <w:r>
                <w:t xml:space="preserve">3,498</w:t>
              </w:r>
            </w:ins>
          </w:p>
        </w:tc>
        <w:tc>
          <w:tcPr>
            <w:tcW w:w="2240" w:type="dxa"/>
          </w:tcPr>
          <w:p w14:paraId="736CE463" w14:textId="77777777" w:rsidR="00A76FD1" w:rsidRPr="000F0CBE" w:rsidRDefault="00A76FD1" w:rsidP="000F0CBE">
            <w:pPr>
              <w:pStyle w:val="TableText"/>
              <w:jc w:val="right"/>
              <w:rPr/>
            </w:pPr>
            <w:del w:id="1041" w:author="Albert Kwame Osei-Owusu" w:date="2026-09-12T09:00:00Z">
              <w:r>
                <w:rPr/>
                <w:delText>47233</w:delText>
              </w:r>
            </w:del>
            <w:del w:id="1042" w:author="Albert Kwame Osei-Owusu" w:date="2026-09-12T09:00:00Z">
              <w:r>
                <w:rPr>
                  <w:lang w:val="en-GB"/>
                </w:rPr>
                <w:delText>·</w:delText>
              </w:r>
            </w:del>
            <w:del w:id="1043" w:author="Albert Kwame Osei-Owusu" w:date="2026-09-12T09:00:00Z">
              <w:r>
                <w:rPr/>
                <w:delText>92</w:delText>
              </w:r>
            </w:del>
            <w:ins w:id="123073" w:author="Albert Kwame Osei-Owusu" w:date="2026-10-21T20:00:00Z">
              <w:r>
                <w:t xml:space="preserve">53,925</w:t>
              </w:r>
            </w:ins>
          </w:p>
        </w:tc>
        <w:tc>
          <w:tcPr>
            <w:tcW w:w="2240" w:type="dxa"/>
          </w:tcPr>
          <w:p w14:paraId="3382A3CD" w14:textId="77777777" w:rsidR="00A76FD1" w:rsidRPr="000F0CBE" w:rsidRDefault="00A76FD1" w:rsidP="000F0CBE">
            <w:pPr>
              <w:pStyle w:val="TableText"/>
              <w:jc w:val="right"/>
              <w:rPr/>
            </w:pPr>
            <w:del w:id="1037" w:author="Albert Kwame Osei-Owusu" w:date="2026-09-12T09:00:00Z">
              <w:r>
                <w:rPr/>
                <w:delText>5</w:delText>
              </w:r>
            </w:del>
            <w:del w:id="1038" w:author="Albert Kwame Osei-Owusu" w:date="2026-09-12T09:00:00Z">
              <w:r>
                <w:rPr>
                  <w:lang w:val="en-GB"/>
                </w:rPr>
                <w:delText>·</w:delText>
              </w:r>
            </w:del>
            <w:del w:id="1039" w:author="Albert Kwame Osei-Owusu" w:date="2026-09-12T09:00:00Z">
              <w:r>
                <w:rPr/>
                <w:delText>51</w:delText>
              </w:r>
            </w:del>
            <w:ins w:id="14025" w:author="Albert Kwame Osei-Owusu" w:date="2026-09-12T09:00:00Z">
              <w:del w:id="14023" w:author="Albert Kwame Osei-Owusu" w:date="2026-09-13T09:00:00Z">
                <w:r>
                  <w:delText xml:space="preserve">7.89</w:delText>
                </w:r>
              </w:del>
            </w:ins>
            <w:ins w:id="123074" w:author="Albert Kwame Osei-Owusu" w:date="2026-10-21T20:00:00Z">
              <w:r>
                <w:t xml:space="preserve">6.5</w:t>
              </w:r>
            </w:ins>
          </w:p>
        </w:tc>
      </w:tr>
      <w:tr w:rsidR="00A76FD1" w:rsidRPr="000F0CBE" w14:paraId="2B6198F7" w14:textId="77777777" w:rsidTr="00A76FD1">
        <w:trPr>
          <w:trHeight w:val="288"/>
        </w:trPr>
        <w:tc>
          <w:tcPr>
            <w:tcW w:w="2918" w:type="dxa"/>
          </w:tcPr>
          <w:p w14:paraId="6EC77EAB" w14:textId="77777777" w:rsidR="00A76FD1" w:rsidRPr="000F0CBE" w:rsidRDefault="00A76FD1" w:rsidP="000F0CBE">
            <w:pPr>
              <w:pStyle w:val="TableText"/>
              <w:rPr/>
            </w:pPr>
            <w:r>
              <w:rPr/>
              <w:t xml:space="preserve">Blue </w:t>
            </w:r>
            <w:proofErr w:type="spellStart"/>
            <w:r>
              <w:rPr/>
              <w:t>water</w:t>
            </w:r>
            <w:proofErr w:type="spellEnd"/>
            <w:r>
              <w:rPr/>
              <w:t xml:space="preserve"> </w:t>
            </w:r>
            <w:proofErr w:type="spellStart"/>
            <w:r>
              <w:rPr/>
              <w:t>consumption</w:t>
            </w:r>
            <w:proofErr w:type="spellEnd"/>
            <w:r>
              <w:rPr/>
              <w:t xml:space="preserve"> (</w:t>
            </w:r>
            <w:del w:id="30142" w:author="Albert Kwame Osei-Owusu" w:date="2026-09-14T09:00:00Z">
              <w:r>
                <w:rPr/>
                <w:delText xml:space="preserve">Mm3</w:delText>
              </w:r>
            </w:del>
            <w:ins w:id="30143" w:author="Albert Kwame Osei-Owusu" w:date="2026-09-14T09:00:00Z">
              <w:r>
                <w:rPr/>
                <w:t xml:space="preserve">Mm³</w:t>
              </w:r>
            </w:ins>
            <w:r>
              <w:rPr/>
              <w:t xml:space="preserve">)</w:t>
            </w:r>
          </w:p>
        </w:tc>
        <w:tc>
          <w:tcPr>
            <w:tcW w:w="2240" w:type="dxa"/>
          </w:tcPr>
          <w:p w14:paraId="765358FC" w14:textId="77777777" w:rsidR="00A76FD1" w:rsidRPr="000F0CBE" w:rsidRDefault="00A76FD1" w:rsidP="000F0CBE">
            <w:pPr>
              <w:pStyle w:val="TableText"/>
              <w:jc w:val="right"/>
              <w:rPr/>
            </w:pPr>
            <w:del w:id="1033" w:author="Albert Kwame Osei-Owusu" w:date="2026-09-12T09:00:00Z">
              <w:r>
                <w:rPr/>
                <w:delText>46</w:delText>
              </w:r>
            </w:del>
            <w:del w:id="1034" w:author="Albert Kwame Osei-Owusu" w:date="2026-09-12T09:00:00Z">
              <w:r>
                <w:rPr>
                  <w:lang w:val="en-GB"/>
                </w:rPr>
                <w:delText>·</w:delText>
              </w:r>
            </w:del>
            <w:del w:id="1035" w:author="Albert Kwame Osei-Owusu" w:date="2026-09-12T09:00:00Z">
              <w:r>
                <w:rPr/>
                <w:delText>54</w:delText>
              </w:r>
            </w:del>
            <w:ins w:id="14021" w:author="Albert Kwame Osei-Owusu" w:date="2026-09-12T09:00:00Z">
              <w:del w:id="14019" w:author="Albert Kwame Osei-Owusu" w:date="2026-09-13T09:00:00Z">
                <w:r>
                  <w:delText xml:space="preserve">95.44</w:delText>
                </w:r>
              </w:del>
            </w:ins>
            <w:ins w:id="123075" w:author="Albert Kwame Osei-Owusu" w:date="2026-10-21T20:00:00Z">
              <w:r>
                <w:t xml:space="preserve">75</w:t>
              </w:r>
            </w:ins>
          </w:p>
        </w:tc>
        <w:tc>
          <w:tcPr>
            <w:tcW w:w="2240" w:type="dxa"/>
          </w:tcPr>
          <w:p w14:paraId="7689A6EB" w14:textId="77777777" w:rsidR="00A76FD1" w:rsidRPr="000F0CBE" w:rsidRDefault="00A76FD1" w:rsidP="000F0CBE">
            <w:pPr>
              <w:pStyle w:val="TableText"/>
              <w:jc w:val="right"/>
              <w:rPr/>
            </w:pPr>
            <w:del w:id="1029" w:author="Albert Kwame Osei-Owusu" w:date="2026-09-12T09:00:00Z">
              <w:r>
                <w:rPr/>
                <w:delText>1070</w:delText>
              </w:r>
            </w:del>
            <w:del w:id="1030" w:author="Albert Kwame Osei-Owusu" w:date="2026-09-12T09:00:00Z">
              <w:r>
                <w:rPr>
                  <w:lang w:val="en-GB"/>
                </w:rPr>
                <w:delText>·</w:delText>
              </w:r>
            </w:del>
            <w:del w:id="1031" w:author="Albert Kwame Osei-Owusu" w:date="2026-09-12T09:00:00Z">
              <w:r>
                <w:rPr/>
                <w:delText>44</w:delText>
              </w:r>
            </w:del>
            <w:ins w:id="123076" w:author="Albert Kwame Osei-Owusu" w:date="2026-10-21T20:00:00Z">
              <w:r>
                <w:t xml:space="preserve">1,276</w:t>
              </w:r>
            </w:ins>
          </w:p>
        </w:tc>
        <w:tc>
          <w:tcPr>
            <w:tcW w:w="2240" w:type="dxa"/>
          </w:tcPr>
          <w:p w14:paraId="19D56A74" w14:textId="77777777" w:rsidR="00A76FD1" w:rsidRPr="000F0CBE" w:rsidRDefault="00A76FD1" w:rsidP="000F0CBE">
            <w:pPr>
              <w:pStyle w:val="TableText"/>
              <w:jc w:val="right"/>
              <w:rPr/>
            </w:pPr>
            <w:del w:id="1025" w:author="Albert Kwame Osei-Owusu" w:date="2026-09-12T09:00:00Z">
              <w:r>
                <w:rPr/>
                <w:delText>4</w:delText>
              </w:r>
            </w:del>
            <w:del w:id="1026" w:author="Albert Kwame Osei-Owusu" w:date="2026-09-12T09:00:00Z">
              <w:r>
                <w:rPr>
                  <w:lang w:val="en-GB"/>
                </w:rPr>
                <w:delText>·</w:delText>
              </w:r>
            </w:del>
            <w:del w:id="1027" w:author="Albert Kwame Osei-Owusu" w:date="2026-09-12T09:00:00Z">
              <w:r>
                <w:rPr/>
                <w:delText>35</w:delText>
              </w:r>
            </w:del>
            <w:ins w:id="14017" w:author="Albert Kwame Osei-Owusu" w:date="2026-09-12T09:00:00Z">
              <w:del w:id="14015" w:author="Albert Kwame Osei-Owusu" w:date="2026-09-13T09:00:00Z">
                <w:r>
                  <w:delText xml:space="preserve">7.48</w:delText>
                </w:r>
              </w:del>
            </w:ins>
            <w:ins w:id="123077" w:author="Albert Kwame Osei-Owusu" w:date="2026-10-21T20:00:00Z">
              <w:r>
                <w:t xml:space="preserve">5.9</w:t>
              </w:r>
            </w:ins>
          </w:p>
        </w:tc>
      </w:tr>
      <w:tr w:rsidR="00A76FD1" w:rsidRPr="000F0CBE" w14:paraId="74A20E97" w14:textId="77777777" w:rsidTr="00A76FD1">
        <w:trPr>
          <w:trHeight w:val="288"/>
        </w:trPr>
        <w:tc>
          <w:tcPr>
            <w:tcW w:w="2918" w:type="dxa"/>
          </w:tcPr>
          <w:p w14:paraId="5A3617BE" w14:textId="77777777" w:rsidR="00A76FD1" w:rsidRPr="000F0CBE" w:rsidRDefault="00A76FD1" w:rsidP="000F0CBE">
            <w:pPr>
              <w:pStyle w:val="TableText"/>
              <w:rPr/>
            </w:pPr>
            <w:r>
              <w:rPr/>
              <w:t xml:space="preserve">Land </w:t>
            </w:r>
            <w:proofErr w:type="spellStart"/>
            <w:r>
              <w:rPr/>
              <w:t>use</w:t>
            </w:r>
            <w:proofErr w:type="spellEnd"/>
            <w:r>
              <w:rPr/>
              <w:t xml:space="preserve"> (</w:t>
            </w:r>
            <w:del w:id="34150" w:author="Albert Kwame Osei-Owusu" w:date="2026-09-14T09:00:00Z">
              <w:r>
                <w:rPr/>
                <w:delText xml:space="preserve">km2</w:delText>
              </w:r>
            </w:del>
            <w:ins w:id="34151" w:author="Albert Kwame Osei-Owusu" w:date="2026-09-14T09:00:00Z">
              <w:r>
                <w:rPr/>
                <w:t xml:space="preserve">km²</w:t>
              </w:r>
            </w:ins>
            <w:r>
              <w:rPr/>
              <w:t xml:space="preserve">)</w:t>
            </w:r>
          </w:p>
        </w:tc>
        <w:tc>
          <w:tcPr>
            <w:tcW w:w="2240" w:type="dxa"/>
          </w:tcPr>
          <w:p w14:paraId="6839AFF5" w14:textId="77777777" w:rsidR="00A76FD1" w:rsidRPr="000F0CBE" w:rsidRDefault="00A76FD1" w:rsidP="000F0CBE">
            <w:pPr>
              <w:pStyle w:val="TableText"/>
              <w:jc w:val="right"/>
              <w:rPr/>
            </w:pPr>
            <w:del w:id="1021" w:author="Albert Kwame Osei-Owusu" w:date="2026-09-12T09:00:00Z">
              <w:r>
                <w:rPr/>
                <w:delText>2753</w:delText>
              </w:r>
            </w:del>
            <w:del w:id="1022" w:author="Albert Kwame Osei-Owusu" w:date="2026-09-12T09:00:00Z">
              <w:r>
                <w:rPr>
                  <w:lang w:val="en-GB"/>
                </w:rPr>
                <w:delText>·</w:delText>
              </w:r>
            </w:del>
            <w:del w:id="1023" w:author="Albert Kwame Osei-Owusu" w:date="2026-09-12T09:00:00Z">
              <w:r>
                <w:rPr/>
                <w:delText>15</w:delText>
              </w:r>
            </w:del>
            <w:ins w:id="14013" w:author="Albert Kwame Osei-Owusu" w:date="2026-09-12T09:00:00Z">
              <w:del w:id="14011" w:author="Albert Kwame Osei-Owusu" w:date="2026-09-13T09:00:00Z">
                <w:r>
                  <w:delText xml:space="preserve">4851.76</w:delText>
                </w:r>
              </w:del>
            </w:ins>
            <w:ins w:id="123078" w:author="Albert Kwame Osei-Owusu" w:date="2026-10-21T20:00:00Z">
              <w:r>
                <w:t xml:space="preserve">4,118</w:t>
              </w:r>
            </w:ins>
          </w:p>
        </w:tc>
        <w:tc>
          <w:tcPr>
            <w:tcW w:w="2240" w:type="dxa"/>
          </w:tcPr>
          <w:p w14:paraId="08204557" w14:textId="77777777" w:rsidR="00A76FD1" w:rsidRPr="000F0CBE" w:rsidRDefault="00A76FD1" w:rsidP="000F0CBE">
            <w:pPr>
              <w:pStyle w:val="TableText"/>
              <w:jc w:val="right"/>
              <w:rPr/>
            </w:pPr>
            <w:del w:id="1017" w:author="Albert Kwame Osei-Owusu" w:date="2026-09-12T09:00:00Z">
              <w:r>
                <w:rPr/>
                <w:delText>76743</w:delText>
              </w:r>
            </w:del>
            <w:del w:id="1018" w:author="Albert Kwame Osei-Owusu" w:date="2026-09-12T09:00:00Z">
              <w:r>
                <w:rPr>
                  <w:lang w:val="en-GB"/>
                </w:rPr>
                <w:delText>·</w:delText>
              </w:r>
            </w:del>
            <w:del w:id="1019" w:author="Albert Kwame Osei-Owusu" w:date="2026-09-12T09:00:00Z">
              <w:r>
                <w:rPr/>
                <w:delText>82</w:delText>
              </w:r>
            </w:del>
            <w:ins w:id="123079" w:author="Albert Kwame Osei-Owusu" w:date="2026-10-21T20:00:00Z">
              <w:r>
                <w:t xml:space="preserve">99,443</w:t>
              </w:r>
            </w:ins>
          </w:p>
        </w:tc>
        <w:tc>
          <w:tcPr>
            <w:tcW w:w="2240" w:type="dxa"/>
          </w:tcPr>
          <w:p w14:paraId="5910CD55" w14:textId="77777777" w:rsidR="00A76FD1" w:rsidRPr="000F0CBE" w:rsidRDefault="00A76FD1" w:rsidP="000F0CBE">
            <w:pPr>
              <w:pStyle w:val="TableText"/>
              <w:jc w:val="right"/>
              <w:rPr/>
            </w:pPr>
            <w:del w:id="1013" w:author="Albert Kwame Osei-Owusu" w:date="2026-09-12T09:00:00Z">
              <w:r>
                <w:rPr/>
                <w:delText>3</w:delText>
              </w:r>
            </w:del>
            <w:del w:id="1014" w:author="Albert Kwame Osei-Owusu" w:date="2026-09-12T09:00:00Z">
              <w:r>
                <w:rPr>
                  <w:lang w:val="en-GB"/>
                </w:rPr>
                <w:delText>·</w:delText>
              </w:r>
            </w:del>
            <w:del w:id="1015" w:author="Albert Kwame Osei-Owusu" w:date="2026-09-12T09:00:00Z">
              <w:r>
                <w:rPr/>
                <w:delText>59</w:delText>
              </w:r>
            </w:del>
            <w:ins w:id="14009" w:author="Albert Kwame Osei-Owusu" w:date="2026-09-12T09:00:00Z">
              <w:del w:id="14007" w:author="Albert Kwame Osei-Owusu" w:date="2026-09-13T09:00:00Z">
                <w:r>
                  <w:delText xml:space="preserve">4.88</w:delText>
                </w:r>
              </w:del>
            </w:ins>
            <w:ins w:id="123080" w:author="Albert Kwame Osei-Owusu" w:date="2026-10-21T20:00:00Z">
              <w:r>
                <w:t xml:space="preserve">4.1</w:t>
              </w:r>
            </w:ins>
          </w:p>
        </w:tc>
      </w:tr>
      <w:tr w:rsidR="00A76FD1" w:rsidRPr="000F0CBE" w14:paraId="0753C6B3" w14:textId="77777777" w:rsidTr="00A76FD1">
        <w:trPr>
          <w:trHeight w:val="288"/>
        </w:trPr>
        <w:tc>
          <w:tcPr>
            <w:tcW w:w="2918" w:type="dxa"/>
          </w:tcPr>
          <w:p w14:paraId="0816B976" w14:textId="77777777" w:rsidR="00A76FD1" w:rsidRPr="000F0CBE" w:rsidRDefault="00A76FD1" w:rsidP="000F0CBE">
            <w:pPr>
              <w:pStyle w:val="TableText"/>
              <w:rPr/>
            </w:pPr>
            <w:r>
              <w:rPr/>
              <w:t>Waste generation (kt)</w:t>
            </w:r>
          </w:p>
        </w:tc>
        <w:tc>
          <w:tcPr>
            <w:tcW w:w="2240" w:type="dxa"/>
          </w:tcPr>
          <w:p w14:paraId="6AD5880E" w14:textId="77777777" w:rsidR="00A76FD1" w:rsidRPr="000F0CBE" w:rsidRDefault="00A76FD1" w:rsidP="000F0CBE">
            <w:pPr>
              <w:pStyle w:val="TableText"/>
              <w:jc w:val="right"/>
              <w:rPr/>
            </w:pPr>
            <w:del w:id="1009" w:author="Albert Kwame Osei-Owusu" w:date="2026-09-12T09:00:00Z">
              <w:r>
                <w:rPr/>
                <w:delText>840</w:delText>
              </w:r>
            </w:del>
            <w:del w:id="1010" w:author="Albert Kwame Osei-Owusu" w:date="2026-09-12T09:00:00Z">
              <w:r>
                <w:rPr>
                  <w:lang w:val="en-GB"/>
                </w:rPr>
                <w:delText>·</w:delText>
              </w:r>
            </w:del>
            <w:del w:id="1011" w:author="Albert Kwame Osei-Owusu" w:date="2026-09-12T09:00:00Z">
              <w:r>
                <w:rPr/>
                <w:delText>18</w:delText>
              </w:r>
            </w:del>
            <w:ins w:id="14005" w:author="Albert Kwame Osei-Owusu" w:date="2026-09-12T09:00:00Z">
              <w:del w:id="14003" w:author="Albert Kwame Osei-Owusu" w:date="2026-09-13T09:00:00Z">
                <w:r>
                  <w:delText xml:space="preserve">259.28</w:delText>
                </w:r>
              </w:del>
            </w:ins>
            <w:ins w:id="123081" w:author="Albert Kwame Osei-Owusu" w:date="2026-10-21T20:00:00Z">
              <w:r>
                <w:t xml:space="preserve">221</w:t>
              </w:r>
            </w:ins>
          </w:p>
        </w:tc>
        <w:tc>
          <w:tcPr>
            <w:tcW w:w="2240" w:type="dxa"/>
          </w:tcPr>
          <w:p w14:paraId="1CD17707" w14:textId="77777777" w:rsidR="00A76FD1" w:rsidRPr="000F0CBE" w:rsidRDefault="00A76FD1" w:rsidP="000F0CBE">
            <w:pPr>
              <w:pStyle w:val="TableText"/>
              <w:jc w:val="right"/>
              <w:rPr/>
            </w:pPr>
            <w:del w:id="1005" w:author="Albert Kwame Osei-Owusu" w:date="2026-09-12T09:00:00Z">
              <w:r>
                <w:rPr/>
                <w:delText>23288</w:delText>
              </w:r>
            </w:del>
            <w:del w:id="1006" w:author="Albert Kwame Osei-Owusu" w:date="2026-09-12T09:00:00Z">
              <w:r>
                <w:rPr>
                  <w:lang w:val="en-GB"/>
                </w:rPr>
                <w:delText>·</w:delText>
              </w:r>
            </w:del>
            <w:del w:id="1007" w:author="Albert Kwame Osei-Owusu" w:date="2026-09-12T09:00:00Z">
              <w:r>
                <w:rPr/>
                <w:delText>34</w:delText>
              </w:r>
            </w:del>
            <w:ins w:id="123082" w:author="Albert Kwame Osei-Owusu" w:date="2026-10-21T20:00:00Z">
              <w:r>
                <w:t xml:space="preserve">10,586</w:t>
              </w:r>
            </w:ins>
          </w:p>
        </w:tc>
        <w:tc>
          <w:tcPr>
            <w:tcW w:w="2240" w:type="dxa"/>
          </w:tcPr>
          <w:p w14:paraId="2ACFF76C" w14:textId="77777777" w:rsidR="00A76FD1" w:rsidRPr="000F0CBE" w:rsidRDefault="00A76FD1" w:rsidP="000F0CBE">
            <w:pPr>
              <w:pStyle w:val="TableText"/>
              <w:jc w:val="right"/>
              <w:rPr/>
            </w:pPr>
            <w:del w:id="1001" w:author="Albert Kwame Osei-Owusu" w:date="2026-09-12T09:00:00Z">
              <w:r>
                <w:rPr/>
                <w:delText>3</w:delText>
              </w:r>
            </w:del>
            <w:del w:id="1002" w:author="Albert Kwame Osei-Owusu" w:date="2026-09-12T09:00:00Z">
              <w:r>
                <w:rPr>
                  <w:lang w:val="en-GB"/>
                </w:rPr>
                <w:delText>·</w:delText>
              </w:r>
            </w:del>
            <w:del w:id="1003" w:author="Albert Kwame Osei-Owusu" w:date="2026-09-12T09:00:00Z">
              <w:r>
                <w:rPr/>
                <w:delText>61</w:delText>
              </w:r>
            </w:del>
            <w:ins w:id="14001" w:author="Albert Kwame Osei-Owusu" w:date="2026-09-12T09:00:00Z">
              <w:del w:id="13999" w:author="Albert Kwame Osei-Owusu" w:date="2026-09-13T09:00:00Z">
                <w:r>
                  <w:delText xml:space="preserve">2.45</w:delText>
                </w:r>
              </w:del>
            </w:ins>
            <w:ins w:id="123083" w:author="Albert Kwame Osei-Owusu" w:date="2026-10-21T20:00:00Z">
              <w:r>
                <w:t xml:space="preserve">2.1</w:t>
              </w:r>
            </w:ins>
          </w:p>
        </w:tc>
      </w:tr>
    </w:tbl>
    <w:p w14:paraId="33FA7A0D" w14:textId="77777777" w:rsidR="00B57CEF" w:rsidRPr="000F0CBE" w:rsidRDefault="00B57CEF" w:rsidP="000F0CBE">
      <w:pPr>
        <w:spacing w:line="240" w:lineRule="auto"/>
        <w:rPr>
          <w:del w:id="120980" w:author="Albert Kwame Osei-Owusu" w:date="2026-09-14T16:00:00Z"/>
          <w:rFonts w:ascii="Times New Roman" w:hAnsi="Times New Roman" w:cs="Times New Roman"/>
          <w:sz w:val="20"/>
          <w:szCs w:val="20"/>
          <w:lang w:val="en-GB"/>
        </w:rPr>
      </w:pPr>
    </w:p>
    <w:p w14:paraId="2B2900F7" w14:textId="77777777" w:rsidR="00B57CEF" w:rsidRPr="000F0CBE" w:rsidRDefault="00704A71" w:rsidP="000F0CBE">
      <w:pPr>
        <w:spacing w:line="240" w:lineRule="auto"/>
        <w:rPr>
          <w:rFonts w:ascii="Times New Roman" w:hAnsi="Times New Roman" w:cs="Times New Roman"/>
          <w:sz w:val="20"/>
          <w:szCs w:val="20"/>
          <w:lang w:val="en-GB"/>
        </w:rPr>
      </w:pPr>
      <w:del w:id="3359" w:author="Albert Kwame Osei-Owusu" w:date="2026-09-12T09:00:00Z">
        <w:r>
          <w:rPr>
            <w:rFonts w:ascii="Times New Roman" w:hAnsi="Times New Roman" w:cs="Times New Roman"/>
            <w:sz w:val="20"/>
            <w:szCs w:val="20"/>
            <w:lang w:val="en-GB"/>
          </w:rPr>
          <w:delText xml:space="preserve">Table A5 compares healthcare expenditure for selected consumption categories with greenhouse gas emission intensities of related supply chain sectors. Although expenditure on pharmaceuticals and chemical products exceeds that of transport, transport-related activities exhibit a higher emission intensity per monetary unit and ultimately contribute more to total emissions. This contrast reflects the decoupling between final demand and the distribution of environmental impacts across supply chains. The comparison also serves as a consistency check to support the interpretation of transport as a dominant emission source. </w:delText>
        </w:r>
      </w:del>
      <w:ins w:id="55580" w:author="Albert Kwame Osei-Owusu" w:date="2026-09-14T09:00:00Z">
        <w:r>
          <w:rPr>
            <w:rFonts w:ascii="Times New Roman" w:hAnsi="Times New Roman" w:cs="Times New Roman"/>
            <w:sz w:val="20"/>
            <w:szCs w:val="20"/>
            <w:lang w:val="en-GB"/>
          </w:rPr>
          <w:t xml:space="preserve">Table </w:t>
        </w:r>
        <w:r>
          <w:rPr>
            <w:rFonts w:ascii="Times New Roman" w:hAnsi="Times New Roman" w:cs="Times New Roman"/>
            <w:sz w:val="20"/>
            <w:szCs w:val="20"/>
            <w:lang w:val="en-GB"/>
          </w:rPr>
          <w:t xml:space="preserve">A.6</w:t>
        </w:r>
        <w:r>
          <w:rPr>
            <w:rFonts w:ascii="Times New Roman" w:hAnsi="Times New Roman" w:cs="Times New Roman"/>
            <w:sz w:val="20"/>
            <w:szCs w:val="20"/>
            <w:lang w:val="en-GB"/>
          </w:rPr>
          <w:t xml:space="preserve"> compares health care purchases from two supply-chain sector groups with the greenhouse gas intensity of those purchases, calculated as each group’s footprint divided by its expenditure. Health care buys almost as much from transport as from chemicals, 1,637 against 1,668 million euros, but the chemical purchases carry about twice the intensity, 0.68 against 0.35 kt CO₂e per million euros. The difference between the two groups’ contributions therefore lies in intensity rather than in the amount purchased.</w:t>
        </w:r>
      </w:ins>
    </w:p>
    <w:p>
      <w:pPr>
        <w:pStyle w:val="TableCaption"/>
        <w:rPr>
          <w:ins w:id="35341" w:author="Albert Kwame Osei-Owusu" w:date="2026-09-14T09:00:00Z"/>
          <w:lang w:val="en-GB"/>
        </w:rPr>
      </w:pPr>
      <w:ins w:id="35342" w:author="Albert Kwame Osei-Owusu" w:date="2026-09-14T09:00:00Z">
        <w:r>
          <w:rPr>
            <w:b/>
            <w:bCs/>
            <w:lang w:val="en-GB"/>
          </w:rPr>
          <w:t xml:space="preserve">Table </w:t>
        </w:r>
        <w:r>
          <w:rPr>
            <w:b/>
            <w:bCs/>
            <w:lang w:val="en-GB"/>
          </w:rPr>
          <w:t xml:space="preserve">A.6.</w:t>
        </w:r>
        <w:r>
          <w:rPr>
            <w:lang w:val="en-GB"/>
          </w:rPr>
          <w:t xml:space="preserve"> Expenditure and greenhouse gas intensity of health care purchases from the chemicals and transport sector groups, 2022.</w:t>
        </w:r>
      </w:ins>
    </w:p>
    <w:tbl>
      <w:tblPr>
        <w:tblW w:w="9638"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3212"/>
        <w:gridCol w:w="3213"/>
        <w:gridCol w:w="3213"/>
      </w:tblGrid>
      <w:tr w:rsidR="00D9536D" w:rsidRPr="000F0CBE" w14:paraId="4805E382" w14:textId="77777777" w:rsidTr="00A732DC">
        <w:trPr>
          <w:cantSplit/>
          <w:tblHeader/>
        </w:trPr>
        <w:tc>
          <w:tcPr>
            <w:tcW w:w="3212" w:type="dxa"/>
            <w:tcBorders>
              <w:bottom w:val="single" w:sz="4" w:space="0" w:color="000000"/>
            </w:tcBorders>
            <w:vAlign w:val="bottom"/>
          </w:tcPr>
          <w:p w14:paraId="5F16DF11" w14:textId="77777777" w:rsidR="00D9536D" w:rsidRPr="000F0CBE" w:rsidRDefault="00D9536D" w:rsidP="000F0CBE">
            <w:pPr>
              <w:pStyle w:val="TableText"/>
              <w:rPr>
                <w:lang w:val="en-GB"/>
              </w:rPr>
            </w:pPr>
            <w:del w:id="120935" w:author="Albert Kwame Osei-Owusu" w:date="2026-09-14T16:00:00Z">
              <w:r>
                <w:rPr>
                  <w:lang w:val="en-GB"/>
                </w:rPr>
                <w:delText xml:space="preserve">Category</w:delText>
              </w:r>
            </w:del>
            <w:ins w:id="120936" w:author="Albert Kwame Osei-Owusu" w:date="2026-09-14T16:00:00Z">
              <w:r>
                <w:rPr>
                  <w:lang w:val="en-GB"/>
                </w:rPr>
                <w:t xml:space="preserve">Sector group</w:t>
              </w:r>
            </w:ins>
            <w:del w:id="120952" w:author="Albert Kwame Osei-Owusu" w:date="2026-09-14T16:00:00Z">
              <w:r>
                <w:rPr>
                  <w:lang w:val="en-GB"/>
                </w:rPr>
                <w:delText xml:space="preserve"> </w:delText>
              </w:r>
            </w:del>
          </w:p>
        </w:tc>
        <w:tc>
          <w:tcPr>
            <w:tcW w:w="3213" w:type="dxa"/>
            <w:tcBorders>
              <w:bottom w:val="single" w:sz="4" w:space="0" w:color="000000"/>
            </w:tcBorders>
            <w:vAlign w:val="bottom"/>
          </w:tcPr>
          <w:p w14:paraId="0B787921" w14:textId="77777777" w:rsidR="00D9536D" w:rsidRPr="000F0CBE" w:rsidRDefault="00D9536D" w:rsidP="000F0CBE">
            <w:pPr>
              <w:pStyle w:val="TableText"/>
              <w:jc w:val="right"/>
              <w:rPr>
                <w:lang w:val="en-GB"/>
              </w:rPr>
            </w:pPr>
            <w:del w:id="120937" w:author="Albert Kwame Osei-Owusu" w:date="2026-09-14T16:00:00Z">
              <w:r>
                <w:rPr>
                  <w:lang w:val="en-GB"/>
                </w:rPr>
                <w:delText xml:space="preserve">Expenditure (MEUR)</w:delText>
              </w:r>
            </w:del>
            <w:ins w:id="120938" w:author="Albert Kwame Osei-Owusu" w:date="2026-09-14T16:00:00Z">
              <w:r>
                <w:rPr>
                  <w:lang w:val="en-GB"/>
                </w:rPr>
                <w:t xml:space="preserve">Expenditure (million euros)</w:t>
              </w:r>
            </w:ins>
          </w:p>
        </w:tc>
        <w:tc>
          <w:tcPr>
            <w:tcW w:w="3213" w:type="dxa"/>
            <w:tcBorders>
              <w:bottom w:val="single" w:sz="4" w:space="0" w:color="000000"/>
            </w:tcBorders>
            <w:vAlign w:val="bottom"/>
          </w:tcPr>
          <w:p w14:paraId="27CB9452" w14:textId="77777777" w:rsidR="00D9536D" w:rsidRPr="000F0CBE" w:rsidRDefault="00D9536D" w:rsidP="000F0CBE">
            <w:pPr>
              <w:pStyle w:val="TableText"/>
              <w:jc w:val="right"/>
              <w:rPr>
                <w:lang w:val="en-GB"/>
              </w:rPr>
            </w:pPr>
            <w:del w:id="120942" w:author="Albert Kwame Osei-Owusu" w:date="2026-09-14T16:00:00Z">
              <w:r>
                <w:rPr>
                  <w:lang w:val="en-GB"/>
                </w:rPr>
                <w:delText xml:space="preserve">Emission intensity (kt </w:delText>
              </w:r>
            </w:del>
            <w:proofErr w:type="spellStart"/>
            <w:del w:id="120941" w:author="Albert Kwame Osei-Owusu" w:date="2026-09-14T16:00:00Z">
              <w:r>
                <w:rPr>
                  <w:lang w:val="en-GB"/>
                </w:rPr>
                <w:delText xml:space="preserve">CO₂e</w:delText>
              </w:r>
            </w:del>
            <w:proofErr w:type="spellEnd"/>
            <w:del w:id="120939" w:author="Albert Kwame Osei-Owusu" w:date="2026-09-14T16:00:00Z">
              <w:r>
                <w:rPr>
                  <w:lang w:val="en-GB"/>
                </w:rPr>
                <w:delText xml:space="preserve"> per MEUR)</w:delText>
              </w:r>
            </w:del>
            <w:ins w:id="120940" w:author="Albert Kwame Osei-Owusu" w:date="2026-09-14T16:00:00Z">
              <w:r>
                <w:rPr>
                  <w:lang w:val="en-GB"/>
                </w:rPr>
                <w:t xml:space="preserve">Greenhouse gas intensity (kt CO₂e per million euros)</w:t>
              </w:r>
            </w:ins>
          </w:p>
        </w:tc>
      </w:tr>
      <w:tr w:rsidR="00D9536D" w:rsidRPr="000F0CBE" w14:paraId="3D69EAD8" w14:textId="77777777" w:rsidTr="00A732DC">
        <w:tc>
          <w:tcPr>
            <w:tcW w:w="3212" w:type="dxa"/>
          </w:tcPr>
          <w:p w14:paraId="24F5C446" w14:textId="77777777" w:rsidR="00D9536D" w:rsidRPr="000F0CBE" w:rsidRDefault="00D9536D" w:rsidP="000F0CBE">
            <w:pPr>
              <w:pStyle w:val="TableText"/>
              <w:rPr>
                <w:lang w:val="en-GB"/>
              </w:rPr>
            </w:pPr>
            <w:del w:id="13994" w:author="Albert Kwame Osei-Owusu" w:date="2026-09-13T09:00:00Z">
              <w:r>
                <w:rPr>
                  <w:lang w:val="en-GB"/>
                </w:rPr>
                <w:delText xml:space="preserve">Pharmaceuticals and Chemical products</w:delText>
              </w:r>
            </w:del>
            <w:ins w:id="13995" w:author="Albert Kwame Osei-Owusu" w:date="2026-09-13T09:00:00Z">
              <w:r>
                <w:rPr>
                  <w:lang w:val="en-GB"/>
                </w:rPr>
                <w:t xml:space="preserve">Chemical products (purchased)</w:t>
              </w:r>
            </w:ins>
            <w:del w:id="120953" w:author="Albert Kwame Osei-Owusu" w:date="2026-09-14T16:00:00Z">
              <w:r>
                <w:rPr>
                  <w:lang w:val="en-GB"/>
                </w:rPr>
                <w:delText xml:space="preserve"> </w:delText>
              </w:r>
            </w:del>
          </w:p>
        </w:tc>
        <w:tc>
          <w:tcPr>
            <w:tcW w:w="3213" w:type="dxa"/>
          </w:tcPr>
          <w:p w14:paraId="0377874D" w14:textId="77777777" w:rsidR="00D9536D" w:rsidRPr="000F0CBE" w:rsidRDefault="00D9536D" w:rsidP="000F0CBE">
            <w:pPr>
              <w:pStyle w:val="TableText"/>
              <w:jc w:val="right"/>
              <w:rPr>
                <w:lang w:val="en-GB"/>
              </w:rPr>
            </w:pPr>
            <w:del w:id="3357" w:author="Albert Kwame Osei-Owusu" w:date="2026-09-12T09:00:00Z">
              <w:r>
                <w:rPr>
                  <w:lang w:val="en-GB"/>
                </w:rPr>
                <w:delText xml:space="preserve">1,685</w:delText>
              </w:r>
            </w:del>
            <w:ins w:id="13992" w:author="Albert Kwame Osei-Owusu" w:date="2026-09-12T09:00:00Z">
              <w:del w:id="13990" w:author="Albert Kwame Osei-Owusu" w:date="2026-09-13T09:00:00Z">
                <w:r>
                  <w:rPr>
                    <w:lang w:val="en-GB"/>
                  </w:rPr>
                  <w:delText xml:space="preserve">1,181</w:delText>
                </w:r>
              </w:del>
            </w:ins>
            <w:ins w:id="13991" w:author="Albert Kwame Osei-Owusu" w:date="2026-09-13T09:00:00Z">
              <w:r>
                <w:rPr>
                  <w:lang w:val="en-GB"/>
                </w:rPr>
                <w:t xml:space="preserve">1,668</w:t>
              </w:r>
            </w:ins>
          </w:p>
        </w:tc>
        <w:tc>
          <w:tcPr>
            <w:tcW w:w="3213" w:type="dxa"/>
          </w:tcPr>
          <w:p w14:paraId="1B8E4E98" w14:textId="77777777" w:rsidR="00D9536D" w:rsidRPr="000F0CBE" w:rsidRDefault="00D9536D" w:rsidP="000F0CBE">
            <w:pPr>
              <w:pStyle w:val="TableText"/>
              <w:jc w:val="right"/>
              <w:rPr>
                <w:lang w:val="en-GB"/>
              </w:rPr>
            </w:pPr>
            <w:del w:id="3355" w:author="Albert Kwame Osei-Owusu" w:date="2026-09-12T09:00:00Z">
              <w:r>
                <w:rPr>
                  <w:lang w:val="en-GB"/>
                </w:rPr>
                <w:delText xml:space="preserve">0.43 (based on chemicals </w:delText>
              </w:r>
            </w:del>
            <w:ins w:id="3356" w:author="Albert Kwame Osei-Owusu" w:date="2026-09-12T09:00:00Z">
              <w:del w:id="13986" w:author="Albert Kwame Osei-Owusu" w:date="2026-09-13T09:00:00Z">
                <w:r>
                  <w:rPr>
                    <w:lang w:val="en-GB"/>
                  </w:rPr>
                  <w:delText xml:space="preserve">1.47 (based on chemicals </w:delText>
                </w:r>
              </w:del>
            </w:ins>
            <w:proofErr w:type="spellStart"/>
            <w:del w:id="13987" w:author="Albert Kwame Osei-Owusu" w:date="2026-09-13T09:00:00Z">
              <w:r>
                <w:rPr>
                  <w:lang w:val="en-GB"/>
                </w:rPr>
                <w:delText>n.e.c.</w:delText>
              </w:r>
            </w:del>
            <w:proofErr w:type="spellEnd"/>
            <w:del w:id="13988" w:author="Albert Kwame Osei-Owusu" w:date="2026-09-13T09:00:00Z">
              <w:r>
                <w:rPr>
                  <w:lang w:val="en-GB"/>
                </w:rPr>
                <w:delText>)</w:delText>
              </w:r>
            </w:del>
            <w:ins w:id="13989" w:author="Albert Kwame Osei-Owusu" w:date="2026-09-13T09:00:00Z">
              <w:r>
                <w:t xml:space="preserve">0.68</w:t>
              </w:r>
            </w:ins>
          </w:p>
        </w:tc>
      </w:tr>
      <w:tr w:rsidR="00D9536D" w:rsidRPr="000F0CBE" w14:paraId="7F34E9CB" w14:textId="77777777" w:rsidTr="00A732DC">
        <w:tc>
          <w:tcPr>
            <w:tcW w:w="3212" w:type="dxa"/>
          </w:tcPr>
          <w:p w14:paraId="23634134" w14:textId="77777777" w:rsidR="00D9536D" w:rsidRPr="000F0CBE" w:rsidRDefault="00D9536D" w:rsidP="000F0CBE">
            <w:pPr>
              <w:pStyle w:val="TableText"/>
              <w:rPr>
                <w:lang w:val="en-GB"/>
              </w:rPr>
            </w:pPr>
            <w:r>
              <w:rPr>
                <w:lang w:val="en-GB"/>
              </w:rPr>
              <w:t xml:space="preserve">Transport</w:t>
            </w:r>
            <w:del w:id="120954" w:author="Albert Kwame Osei-Owusu" w:date="2026-09-14T16:00:00Z">
              <w:r>
                <w:rPr>
                  <w:lang w:val="en-GB"/>
                </w:rPr>
                <w:delText xml:space="preserve"> </w:delText>
              </w:r>
            </w:del>
          </w:p>
        </w:tc>
        <w:tc>
          <w:tcPr>
            <w:tcW w:w="3213" w:type="dxa"/>
          </w:tcPr>
          <w:p w14:paraId="31C92E79" w14:textId="77777777" w:rsidR="00D9536D" w:rsidRPr="000F0CBE" w:rsidRDefault="00D9536D" w:rsidP="000F0CBE">
            <w:pPr>
              <w:pStyle w:val="TableText"/>
              <w:jc w:val="right"/>
              <w:rPr>
                <w:lang w:val="en-GB"/>
              </w:rPr>
            </w:pPr>
            <w:del w:id="3353" w:author="Albert Kwame Osei-Owusu" w:date="2026-09-12T09:00:00Z">
              <w:r>
                <w:rPr>
                  <w:lang w:val="en-GB"/>
                </w:rPr>
                <w:delText xml:space="preserve">969</w:delText>
              </w:r>
            </w:del>
            <w:ins w:id="13984" w:author="Albert Kwame Osei-Owusu" w:date="2026-09-12T09:00:00Z">
              <w:del w:id="13982" w:author="Albert Kwame Osei-Owusu" w:date="2026-09-13T09:00:00Z">
                <w:r>
                  <w:rPr>
                    <w:lang w:val="en-GB"/>
                  </w:rPr>
                  <w:delText xml:space="preserve">391</w:delText>
                </w:r>
              </w:del>
            </w:ins>
            <w:ins w:id="13983" w:author="Albert Kwame Osei-Owusu" w:date="2026-09-13T09:00:00Z">
              <w:r>
                <w:rPr>
                  <w:lang w:val="en-GB"/>
                </w:rPr>
                <w:t xml:space="preserve">1,637</w:t>
              </w:r>
            </w:ins>
          </w:p>
        </w:tc>
        <w:tc>
          <w:tcPr>
            <w:tcW w:w="3213" w:type="dxa"/>
          </w:tcPr>
          <w:p w14:paraId="0E08B5D8" w14:textId="77777777" w:rsidR="00D9536D" w:rsidRPr="000F0CBE" w:rsidRDefault="00D9536D" w:rsidP="000F0CBE">
            <w:pPr>
              <w:pStyle w:val="TableText"/>
              <w:jc w:val="right"/>
              <w:rPr>
                <w:lang w:val="en-GB"/>
              </w:rPr>
            </w:pPr>
            <w:del w:id="3351" w:author="Albert Kwame Osei-Owusu" w:date="2026-09-12T09:00:00Z">
              <w:r>
                <w:rPr>
                  <w:lang w:val="en-GB"/>
                </w:rPr>
                <w:delText xml:space="preserve">1.17</w:delText>
              </w:r>
            </w:del>
            <w:ins w:id="13980" w:author="Albert Kwame Osei-Owusu" w:date="2026-09-12T09:00:00Z">
              <w:del w:id="13978" w:author="Albert Kwame Osei-Owusu" w:date="2026-09-13T09:00:00Z">
                <w:r>
                  <w:rPr>
                    <w:lang w:val="en-GB"/>
                  </w:rPr>
                  <w:delText xml:space="preserve">1.45</w:delText>
                </w:r>
              </w:del>
            </w:ins>
            <w:ins w:id="13979" w:author="Albert Kwame Osei-Owusu" w:date="2026-09-13T09:00:00Z">
              <w:r>
                <w:rPr>
                  <w:lang w:val="en-GB"/>
                </w:rPr>
                <w:t xml:space="preserve">0.35</w:t>
              </w:r>
            </w:ins>
          </w:p>
        </w:tc>
      </w:tr>
    </w:tbl>
    <w:p w14:paraId="2BFA1825" w14:textId="77777777" w:rsidR="000416D0" w:rsidRPr="000F0CBE" w:rsidRDefault="000416D0" w:rsidP="000F0CBE">
      <w:pPr>
        <w:pStyle w:val="TableNote"/>
        <w:rPr>
          <w:lang w:val="en-GB"/>
        </w:rPr>
      </w:pPr>
      <w:ins w:id="120945" w:author="Albert Kwame Osei-Owusu" w:date="2026-09-14T16:00:00Z">
        <w:r>
          <w:t xml:space="preserve">Chemical products comprise Chemicals n.e.c. and the other chemical sectors.</w:t>
        </w:r>
      </w:ins>
    </w:p>
    <w:p>
      <w:pPr>
        <w:pStyle w:val="Heading2"/>
        <w:rPr>
          <w:ins w:id="7513" w:author="Albert Kwame Osei-Owusu" w:date="2026-09-12T09:00:00Z"/>
          <w:lang w:val="en-GB"/>
        </w:rPr>
      </w:pPr>
      <w:ins w:id="7514" w:author="Albert Kwame Osei-Owusu" w:date="2026-09-12T09:00:00Z">
        <w:r>
          <w:rPr>
            <w:lang w:val="en-GB"/>
          </w:rPr>
          <w:t xml:space="preserve">The Danish sea-transport reallocation</w:t>
        </w:r>
      </w:ins>
    </w:p>
    <w:p>
      <w:pPr>
        <w:spacing w:line="240" w:lineRule="auto"/>
        <w:rPr>
          <w:ins w:id="7515" w:author="Albert Kwame Osei-Owusu" w:date="2026-09-12T09:00:00Z"/>
          <w:rFonts w:ascii="Times New Roman" w:hAnsi="Times New Roman" w:cs="Times New Roman"/>
          <w:sz w:val="20"/>
          <w:szCs w:val="20"/>
          <w:lang w:val="en-GB"/>
        </w:rPr>
      </w:pPr>
      <w:ins w:id="56581" w:author="Albert Kwame Osei-Owusu" w:date="2026-09-14T09:00:00Z">
        <w:r>
          <w:rPr>
            <w:rFonts w:ascii="Times New Roman" w:hAnsi="Times New Roman" w:cs="Times New Roman"/>
            <w:sz w:val="20"/>
            <w:szCs w:val="20"/>
            <w:lang w:val="en-GB"/>
          </w:rPr>
          <w:t xml:space="preserve">EXIOBASE places 73.6% of Danish sea and coastal water transport output in Danish intermediate use in the 2022 table, whereas Statistics Denmark’s own domestic input-output table puts the figure at 6.5%. The gap is a modelling artefact rather than a feature of the Danish </w:t>
        </w:r>
        <w:r>
          <w:rPr>
            <w:rFonts w:ascii="Times New Roman" w:hAnsi="Times New Roman" w:cs="Times New Roman"/>
            <w:sz w:val="20"/>
            <w:szCs w:val="20"/>
            <w:lang w:val="en-GB"/>
          </w:rPr>
          <w:t xml:space="preserve">economy, because</w:t>
        </w:r>
        <w:r>
          <w:rPr>
            <w:rFonts w:ascii="Times New Roman" w:hAnsi="Times New Roman" w:cs="Times New Roman"/>
            <w:sz w:val="20"/>
            <w:szCs w:val="20"/>
            <w:lang w:val="en-GB"/>
          </w:rPr>
          <w:t xml:space="preserve"> Danish-flagged shipping sells its services overwhelmingly abroad, and treating that output as an input to domestic industries loads international shipping emissions onto every Danish purchaser, health care among them. The excess is reallocated to </w:t>
        </w:r>
        <w:r>
          <w:rPr>
            <w:rFonts w:ascii="Times New Roman" w:hAnsi="Times New Roman" w:cs="Times New Roman"/>
            <w:sz w:val="20"/>
            <w:szCs w:val="20"/>
            <w:lang w:val="en-GB"/>
          </w:rPr>
          <w:t xml:space="preserve">exports,</w:t>
        </w:r>
        <w:r>
          <w:rPr>
            <w:rFonts w:ascii="Times New Roman" w:hAnsi="Times New Roman" w:cs="Times New Roman"/>
            <w:sz w:val="20"/>
            <w:szCs w:val="20"/>
            <w:lang w:val="en-GB"/>
          </w:rPr>
          <w:t xml:space="preserve"> and</w:t>
        </w:r>
        <w:r>
          <w:rPr>
            <w:rFonts w:ascii="Times New Roman" w:hAnsi="Times New Roman" w:cs="Times New Roman"/>
            <w:sz w:val="20"/>
            <w:szCs w:val="20"/>
            <w:lang w:val="en-GB"/>
          </w:rPr>
          <w:t xml:space="preserve"> the </w:t>
        </w:r>
        <w:r>
          <w:rPr>
            <w:rFonts w:ascii="Times New Roman" w:hAnsi="Times New Roman" w:cs="Times New Roman"/>
            <w:sz w:val="20"/>
            <w:szCs w:val="20"/>
            <w:lang w:val="en-GB"/>
          </w:rPr>
          <w:t xml:space="preserve">input it replaced is credited to</w:t>
        </w:r>
        <w:r>
          <w:rPr>
            <w:rFonts w:ascii="Times New Roman" w:hAnsi="Times New Roman" w:cs="Times New Roman"/>
            <w:sz w:val="20"/>
            <w:szCs w:val="20"/>
            <w:lang w:val="en-GB"/>
          </w:rPr>
          <w:t xml:space="preserve"> the </w:t>
        </w:r>
        <w:r>
          <w:rPr>
            <w:rFonts w:ascii="Times New Roman" w:hAnsi="Times New Roman" w:cs="Times New Roman"/>
            <w:sz w:val="20"/>
            <w:szCs w:val="20"/>
            <w:lang w:val="en-GB"/>
          </w:rPr>
          <w:t xml:space="preserve">buying industries’ net operating surplus, so that every industry’s gross output is unchanged,</w:t>
        </w:r>
        <w:r>
          <w:rPr>
            <w:rFonts w:ascii="Times New Roman" w:hAnsi="Times New Roman" w:cs="Times New Roman"/>
            <w:sz w:val="20"/>
            <w:szCs w:val="20"/>
            <w:lang w:val="en-GB"/>
          </w:rPr>
          <w:t xml:space="preserve"> with the target share φ read from the Danish table for the background year in use: 0.0774 for the 2016 table, which the 2016 and 2019 runs share, and 0.0651 for the 2022 table. As an external check, the same procedure applied to the 2019 table returns 0.0931, </w:t>
        </w:r>
        <w:r>
          <w:rPr>
            <w:rFonts w:ascii="Times New Roman" w:hAnsi="Times New Roman" w:cs="Times New Roman"/>
            <w:sz w:val="20"/>
            <w:szCs w:val="20"/>
            <w:lang w:val="en-GB"/>
          </w:rPr>
          <w:t xml:space="preserve">close to</w:t>
        </w:r>
        <w:r>
          <w:rPr>
            <w:rFonts w:ascii="Times New Roman" w:hAnsi="Times New Roman" w:cs="Times New Roman"/>
            <w:sz w:val="20"/>
            <w:szCs w:val="20"/>
            <w:lang w:val="en-GB"/>
          </w:rPr>
          <w:t xml:space="preserve"> the 9% that Rørmose Jensen and Iliev report for water transport in the Danish national-accounts input-output table for that year, against 74% in EXIOBASE </w:t>
        </w:r>
      </w:ins>
      <w:ins w:id="56582" w:author="Albert Kwame Osei-Owusu" w:date="2026-09-14T09:00:00Z">
        <w:r>
          <w:rPr>
            <w:rFonts w:ascii="Times New Roman" w:hAnsi="Times New Roman" w:cs="Times New Roman"/>
            <w:sz w:val="20"/>
            <w:szCs w:val="20"/>
            <w:highlight w:val="yellow"/>
            <w:lang w:val="en-GB"/>
          </w:rPr>
          <w:t xml:space="preserve">[27]</w:t>
        </w:r>
      </w:ins>
      <w:ins w:id="56583" w:author="Albert Kwame Osei-Owusu" w:date="2026-09-14T09:00:00Z">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correction moves 11,954 million euros of deliveries from Danish intermediate use to exports in the 2022 table.</w:t>
        </w:r>
      </w:ins>
    </w:p>
    <w:p>
      <w:pPr>
        <w:spacing w:after="0" w:line="240" w:lineRule="auto"/>
        <w:rPr>
          <w:ins w:id="13856" w:author="Albert Kwame Osei-Owusu" w:date="2026-09-13T09:00:00Z"/>
          <w:rFonts w:ascii="Times New Roman" w:hAnsi="Times New Roman" w:cs="Times New Roman"/>
          <w:sz w:val="20"/>
          <w:szCs w:val="20"/>
          <w:lang w:val="en-GB"/>
        </w:rPr>
      </w:pPr>
      <w:ins w:id="13857" w:author="Albert Kwame Osei-Owusu" w:date="2026-09-13T09:00:00Z">
        <w:r>
          <w:rPr>
            <w:rFonts w:ascii="Times New Roman" w:hAnsi="Times New Roman" w:cs="Times New Roman"/>
            <w:sz w:val="20"/>
            <w:szCs w:val="20"/>
            <w:lang w:val="en-GB"/>
          </w:rPr>
          <w:t xml:space="preserve">For every Danish industry </w:t>
        </w:r>
      </w:ins>
      <w:ins w:id="13858" w:author="Albert Kwame Osei-Owusu" w:date="2026-09-13T09:00:00Z">
        <m:oMath>
          <m:r>
            <w:rPr>
              <w:rFonts w:ascii="Cambria Math" w:hAnsi="Cambria Math"/>
              <w:sz w:val="20"/>
              <w:szCs w:val="20"/>
              <w:lang w:val="en-GB"/>
            </w:rPr>
            <m:t xml:space="preserve">j</m:t>
          </m:r>
        </m:oMath>
      </w:ins>
      <w:ins w:id="13859" w:author="Albert Kwame Osei-Owusu" w:date="2026-09-13T09:00:00Z">
        <w:r>
          <w:rPr>
            <w:rFonts w:ascii="Times New Roman" w:hAnsi="Times New Roman" w:cs="Times New Roman"/>
            <w:sz w:val="20"/>
            <w:szCs w:val="20"/>
            <w:lang w:val="en-GB"/>
          </w:rPr>
          <w:t xml:space="preserve">, the delivery coefficient of the sea-transport row is rescaled so that deliveries to Danish industries equal the target share </w:t>
        </w:r>
      </w:ins>
      <w:ins w:id="13860" w:author="Albert Kwame Osei-Owusu" w:date="2026-09-13T09:00:00Z">
        <m:oMath>
          <m:r>
            <w:rPr>
              <w:rFonts w:ascii="Cambria Math" w:hAnsi="Cambria Math"/>
              <w:sz w:val="20"/>
              <w:szCs w:val="20"/>
              <w:lang w:val="en-GB"/>
            </w:rPr>
            <m:t xml:space="preserve">φ</m:t>
          </m:r>
        </m:oMath>
      </w:ins>
      <w:ins w:id="13861" w:author="Albert Kwame Osei-Owusu" w:date="2026-09-13T09:00:00Z">
        <w:r>
          <w:rPr>
            <w:rFonts w:ascii="Times New Roman" w:hAnsi="Times New Roman" w:cs="Times New Roman"/>
            <w:sz w:val="20"/>
            <w:szCs w:val="20"/>
            <w:lang w:val="en-GB"/>
          </w:rPr>
          <w:t xml:space="preserve"> of the row’s output </w:t>
        </w:r>
      </w:ins>
      <w:ins w:id="13862" w:author="Albert Kwame Osei-Owusu" w:date="2026-09-13T09:00:00Z">
        <m:oMath>
          <m:sSub>
            <m:sSubPr>
              <m:ctrlPr>
                <w:rPr>
                  <w:rFonts w:ascii="Cambria Math" w:hAnsi="Cambria Math"/>
                  <w:sz w:val="20"/>
                  <w:szCs w:val="20"/>
                  <w:lang w:val="en-GB"/>
                </w:rPr>
              </m:ctrlPr>
            </m:sSubPr>
            <m:e>
              <m:r>
                <w:rPr>
                  <w:rFonts w:ascii="Cambria Math" w:hAnsi="Cambria Math"/>
                  <w:sz w:val="20"/>
                  <w:szCs w:val="20"/>
                  <w:lang w:val="en-GB"/>
                </w:rPr>
                <m:t xml:space="preserve">x</m:t>
              </m:r>
            </m:e>
            <m:sub>
              <m:r>
                <m:rPr>
                  <m:sty m:val="p"/>
                </m:rPr>
                <w:rPr>
                  <w:rFonts w:ascii="Cambria Math" w:hAnsi="Cambria Math"/>
                  <w:sz w:val="20"/>
                  <w:szCs w:val="20"/>
                  <w:lang w:val="en-GB"/>
                </w:rPr>
                <m:t xml:space="preserve">wt</m:t>
              </m:r>
            </m:sub>
          </m:sSub>
        </m:oMath>
      </w:ins>
      <w:ins w:id="13863" w:author="Albert Kwame Osei-Owusu" w:date="2026-09-13T09:00:00Z">
        <w:r>
          <w:rPr>
            <w:rFonts w:ascii="Times New Roman" w:hAnsi="Times New Roman" w:cs="Times New Roman"/>
            <w:sz w:val="20"/>
            <w:szCs w:val="20"/>
            <w:lang w:val="en-GB"/>
          </w:rPr>
          <w:t xml:space="preserve">, and the released output is assigned to exports:</w:t>
        </w:r>
      </w:ins>
    </w:p>
    <w:p>
      <w:pPr>
        <w:tabs>
          <w:tab w:val="center" w:pos="4819"/>
          <w:tab w:val="right" w:pos="9638"/>
        </w:tabs>
        <w:spacing w:before="60" w:after="60"/>
        <w:rPr>
          <w:ins w:id="13864" w:author="Albert Kwame Osei-Owusu" w:date="2026-09-13T09:00:00Z"/>
        </w:rPr>
      </w:pPr>
      <w:ins w:id="13865" w:author="Albert Kwame Osei-Owusu" w:date="2026-09-13T09:00:00Z">
        <w:r>
          <w:tab/>
        </w:r>
        <m:oMath>
          <m:sSubSup>
            <m:sSubSupPr>
              <m:ctrlPr>
                <w:rPr>
                  <w:rFonts w:ascii="Cambria Math" w:hAnsi="Cambria Math"/>
                  <w:sz w:val="20"/>
                  <w:szCs w:val="20"/>
                  <w:lang w:val="en-GB"/>
                </w:rPr>
              </m:ctrlPr>
            </m:sSubSupPr>
            <m:e>
              <m:r>
                <w:rPr>
                  <w:rFonts w:ascii="Cambria Math" w:hAnsi="Cambria Math"/>
                  <w:sz w:val="20"/>
                  <w:szCs w:val="20"/>
                  <w:lang w:val="en-GB"/>
                </w:rPr>
                <m:t xml:space="preserve">a</m:t>
              </m:r>
            </m:e>
            <m:sub>
              <m:r>
                <m:rPr>
                  <m:sty m:val="p"/>
                </m:rPr>
                <w:rPr>
                  <w:rFonts w:ascii="Cambria Math" w:hAnsi="Cambria Math"/>
                  <w:sz w:val="20"/>
                  <w:szCs w:val="20"/>
                  <w:lang w:val="en-GB"/>
                </w:rPr>
                <m:t xml:space="preserve">wt</m:t>
              </m:r>
              <m:r>
                <m:rPr>
                  <m:sty m:val="p"/>
                </m:rPr>
                <w:rPr>
                  <w:rFonts w:ascii="Cambria Math" w:hAnsi="Cambria Math"/>
                  <w:sz w:val="20"/>
                  <w:szCs w:val="20"/>
                  <w:lang w:val="en-GB"/>
                </w:rPr>
                <m:t xml:space="preserve">,</m:t>
              </m:r>
              <m:r>
                <w:rPr>
                  <w:rFonts w:ascii="Cambria Math" w:hAnsi="Cambria Math"/>
                  <w:sz w:val="20"/>
                  <w:szCs w:val="20"/>
                  <w:lang w:val="en-GB"/>
                </w:rPr>
                <m:t xml:space="preserve">j</m:t>
              </m:r>
            </m:sub>
            <m:sup>
              <m:r>
                <w:rPr>
                  <w:rFonts w:ascii="Cambria Math" w:hAnsi="Cambria Math"/>
                  <w:sz w:val="20"/>
                  <w:szCs w:val="20"/>
                  <w:lang w:val="en-GB"/>
                </w:rPr>
                <m:t xml:space="preserve">φ</m:t>
              </m:r>
            </m:sup>
          </m:sSubSup>
          <m:r>
            <m:rPr>
              <m:sty m:val="p"/>
            </m:rPr>
            <w:rPr>
              <w:rFonts w:ascii="Cambria Math" w:hAnsi="Cambria Math"/>
              <w:sz w:val="20"/>
              <w:szCs w:val="20"/>
              <w:lang w:val="en-GB"/>
            </w:rPr>
            <m:t xml:space="preserve">=</m:t>
          </m:r>
          <m:sSub>
            <m:sSubPr>
              <m:ctrlPr>
                <w:rPr>
                  <w:rFonts w:ascii="Cambria Math" w:hAnsi="Cambria Math"/>
                  <w:sz w:val="20"/>
                  <w:szCs w:val="20"/>
                  <w:lang w:val="en-GB"/>
                </w:rPr>
              </m:ctrlPr>
            </m:sSubPr>
            <m:e>
              <m:r>
                <w:rPr>
                  <w:rFonts w:ascii="Cambria Math" w:hAnsi="Cambria Math"/>
                  <w:sz w:val="20"/>
                  <w:szCs w:val="20"/>
                  <w:lang w:val="en-GB"/>
                </w:rPr>
                <m:t xml:space="preserve">a</m:t>
              </m:r>
            </m:e>
            <m:sub>
              <m:r>
                <m:rPr>
                  <m:sty m:val="p"/>
                </m:rPr>
                <w:rPr>
                  <w:rFonts w:ascii="Cambria Math" w:hAnsi="Cambria Math"/>
                  <w:sz w:val="20"/>
                  <w:szCs w:val="20"/>
                  <w:lang w:val="en-GB"/>
                </w:rPr>
                <m:t xml:space="preserve">wt</m:t>
              </m:r>
              <m:r>
                <m:rPr>
                  <m:sty m:val="p"/>
                </m:rPr>
                <w:rPr>
                  <w:rFonts w:ascii="Cambria Math" w:hAnsi="Cambria Math"/>
                  <w:sz w:val="20"/>
                  <w:szCs w:val="20"/>
                  <w:lang w:val="en-GB"/>
                </w:rPr>
                <m:t xml:space="preserve">,</m:t>
              </m:r>
              <m:r>
                <w:rPr>
                  <w:rFonts w:ascii="Cambria Math" w:hAnsi="Cambria Math"/>
                  <w:sz w:val="20"/>
                  <w:szCs w:val="20"/>
                  <w:lang w:val="en-GB"/>
                </w:rPr>
                <m:t xml:space="preserve">j</m:t>
              </m:r>
            </m:sub>
          </m:sSub>
          <m:f>
            <m:fPr>
              <m:ctrlPr>
                <w:rPr>
                  <w:rFonts w:ascii="Cambria Math" w:hAnsi="Cambria Math"/>
                  <w:sz w:val="20"/>
                  <w:szCs w:val="20"/>
                  <w:lang w:val="en-GB"/>
                </w:rPr>
              </m:ctrlPr>
            </m:fPr>
            <m:num>
              <m:r>
                <w:rPr>
                  <w:rFonts w:ascii="Cambria Math" w:hAnsi="Cambria Math"/>
                  <w:sz w:val="20"/>
                  <w:szCs w:val="20"/>
                  <w:lang w:val="en-GB"/>
                </w:rPr>
                <m:t xml:space="preserve">φ</m:t>
              </m:r>
              <m:r>
                <m:rPr>
                  <m:sty m:val="p"/>
                </m:rPr>
                <w:rPr>
                  <w:rFonts w:ascii="Cambria Math" w:hAnsi="Cambria Math"/>
                  <w:sz w:val="20"/>
                  <w:szCs w:val="20"/>
                  <w:lang w:val="en-GB"/>
                </w:rPr>
                <m:t xml:space="preserve"> </m:t>
              </m:r>
              <m:sSub>
                <m:sSubPr>
                  <m:ctrlPr>
                    <w:rPr>
                      <w:rFonts w:ascii="Cambria Math" w:hAnsi="Cambria Math"/>
                      <w:sz w:val="20"/>
                      <w:szCs w:val="20"/>
                      <w:lang w:val="en-GB"/>
                    </w:rPr>
                  </m:ctrlPr>
                </m:sSubPr>
                <m:e>
                  <m:r>
                    <w:rPr>
                      <w:rFonts w:ascii="Cambria Math" w:hAnsi="Cambria Math"/>
                      <w:sz w:val="20"/>
                      <w:szCs w:val="20"/>
                      <w:lang w:val="en-GB"/>
                    </w:rPr>
                    <m:t xml:space="preserve">x</m:t>
                  </m:r>
                </m:e>
                <m:sub>
                  <m:r>
                    <m:rPr>
                      <m:sty m:val="p"/>
                    </m:rPr>
                    <w:rPr>
                      <w:rFonts w:ascii="Cambria Math" w:hAnsi="Cambria Math"/>
                      <w:sz w:val="20"/>
                      <w:szCs w:val="20"/>
                      <w:lang w:val="en-GB"/>
                    </w:rPr>
                    <m:t xml:space="preserve">wt</m:t>
                  </m:r>
                </m:sub>
              </m:sSub>
            </m:num>
            <m:den>
              <m:nary>
                <m:naryPr>
                  <m:chr m:val="∑"/>
                  <m:limLoc m:val="undOvr"/>
                  <m:supHide m:val="1"/>
                  <m:ctrlPr>
                    <w:rPr>
                      <w:rFonts w:ascii="Cambria Math" w:hAnsi="Cambria Math"/>
                      <w:sz w:val="20"/>
                      <w:szCs w:val="20"/>
                      <w:lang w:val="en-GB"/>
                    </w:rPr>
                  </m:ctrlPr>
                </m:naryPr>
                <m:sub>
                  <m:r>
                    <w:rPr>
                      <w:rFonts w:ascii="Cambria Math" w:hAnsi="Cambria Math"/>
                      <w:sz w:val="20"/>
                      <w:szCs w:val="20"/>
                      <w:lang w:val="en-GB"/>
                    </w:rPr>
                    <m:t xml:space="preserve">k</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DK</m:t>
                  </m:r>
                </m:sub>
                <m:sup/>
                <m:e>
                  <m:sSub>
                    <m:sSubPr>
                      <m:ctrlPr>
                        <w:rPr>
                          <w:rFonts w:ascii="Cambria Math" w:hAnsi="Cambria Math"/>
                          <w:sz w:val="20"/>
                          <w:szCs w:val="20"/>
                          <w:lang w:val="en-GB"/>
                        </w:rPr>
                      </m:ctrlPr>
                    </m:sSubPr>
                    <m:e>
                      <m:r>
                        <w:rPr>
                          <w:rFonts w:ascii="Cambria Math" w:hAnsi="Cambria Math"/>
                          <w:sz w:val="20"/>
                          <w:szCs w:val="20"/>
                          <w:lang w:val="en-GB"/>
                        </w:rPr>
                        <m:t xml:space="preserve">z</m:t>
                      </m:r>
                    </m:e>
                    <m:sub>
                      <m:r>
                        <m:rPr>
                          <m:sty m:val="p"/>
                        </m:rPr>
                        <w:rPr>
                          <w:rFonts w:ascii="Cambria Math" w:hAnsi="Cambria Math"/>
                          <w:sz w:val="20"/>
                          <w:szCs w:val="20"/>
                          <w:lang w:val="en-GB"/>
                        </w:rPr>
                        <m:t xml:space="preserve">wt</m:t>
                      </m:r>
                      <m:r>
                        <m:rPr>
                          <m:sty m:val="p"/>
                        </m:rPr>
                        <w:rPr>
                          <w:rFonts w:ascii="Cambria Math" w:hAnsi="Cambria Math"/>
                          <w:sz w:val="20"/>
                          <w:szCs w:val="20"/>
                          <w:lang w:val="en-GB"/>
                        </w:rPr>
                        <m:t xml:space="preserve">,</m:t>
                      </m:r>
                      <m:r>
                        <w:rPr>
                          <w:rFonts w:ascii="Cambria Math" w:hAnsi="Cambria Math"/>
                          <w:sz w:val="20"/>
                          <w:szCs w:val="20"/>
                          <w:lang w:val="en-GB"/>
                        </w:rPr>
                        <m:t xml:space="preserve">k</m:t>
                      </m:r>
                    </m:sub>
                  </m:sSub>
                </m:e>
              </m:nary>
            </m:den>
          </m:f>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r>
            <w:rPr>
              <w:rFonts w:ascii="Cambria Math" w:hAnsi="Cambria Math"/>
              <w:sz w:val="20"/>
              <w:szCs w:val="20"/>
              <w:lang w:val="en-GB"/>
            </w:rPr>
            <m:t xml:space="preserve">j</m:t>
          </m:r>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DK</m:t>
          </m:r>
        </m:oMath>
      </w:ins>
      <w:ins w:id="13866" w:author="Albert Kwame Osei-Owusu" w:date="2026-09-13T09:00:00Z">
        <w:r>
          <w:tab/>
          <w:t xml:space="preserve">(A.17)</w:t>
        </w:r>
      </w:ins>
    </w:p>
    <w:p>
      <w:pPr>
        <w:spacing w:line="240" w:lineRule="auto"/>
        <w:rPr>
          <w:ins w:id="7517" w:author="Albert Kwame Osei-Owusu" w:date="2026-09-12T09:00:00Z"/>
          <w:rFonts w:ascii="Times New Roman" w:hAnsi="Times New Roman" w:cs="Times New Roman"/>
          <w:sz w:val="20"/>
          <w:szCs w:val="20"/>
          <w:lang w:val="en-GB"/>
        </w:rPr>
      </w:pPr>
      <w:ins w:id="57584" w:author="Albert Kwame Osei-Owusu" w:date="2026-09-14T09:00:00Z">
        <w:r>
          <w:rPr>
            <w:rFonts w:ascii="Times New Roman" w:hAnsi="Times New Roman" w:cs="Times New Roman"/>
            <w:sz w:val="20"/>
            <w:szCs w:val="20"/>
            <w:lang w:val="en-GB"/>
          </w:rPr>
          <w:t xml:space="preserve">The effect on this study is large. On the uncorrected 2022 background, the transport sector group carries 34.1% of the health care climate footprint and the total is 5,688 kt CO₂e; on the corrected background, transport carries </w:t>
        </w:r>
        <w:r>
          <w:rPr>
            <w:rFonts w:ascii="Times New Roman" w:hAnsi="Times New Roman" w:cs="Times New Roman"/>
            <w:sz w:val="20"/>
            <w:szCs w:val="20"/>
            <w:lang w:val="en-GB"/>
          </w:rPr>
          <w:t xml:space="preserve">15.6%,</w:t>
        </w:r>
        <w:r>
          <w:rPr>
            <w:rFonts w:ascii="Times New Roman" w:hAnsi="Times New Roman" w:cs="Times New Roman"/>
            <w:sz w:val="20"/>
            <w:szCs w:val="20"/>
            <w:lang w:val="en-GB"/>
          </w:rPr>
          <w:t xml:space="preserve"> and the total is 4,267 kt. The same correction lowers the Danish national footprint from 86.3 to 77.2 Mt CO₂e. A sensitivity grid over the target share from 0.05 to 0.15 is published with the results; across that range the climate footprint moves between 4,245 and 4,397 kt, so the finding depends not on the precise value of the share but only on its being far below the share EXIOBASE implies.</w:t>
        </w:r>
      </w:ins>
    </w:p>
    <w:p>
      <w:pPr>
        <w:pStyle w:val="Heading2"/>
        <w:rPr>
          <w:ins w:id="7519" w:author="Albert Kwame Osei-Owusu" w:date="2026-09-12T09:00:00Z"/>
          <w:lang w:val="en-GB"/>
        </w:rPr>
      </w:pPr>
      <w:ins w:id="7520" w:author="Albert Kwame Osei-Owusu" w:date="2026-09-12T09:00:00Z">
        <w:r>
          <w:rPr>
            <w:lang w:val="en-GB"/>
          </w:rPr>
          <w:t xml:space="preserve">Direct operational emissions and waste</w:t>
        </w:r>
      </w:ins>
    </w:p>
    <w:p>
      <w:pPr>
        <w:spacing w:line="240" w:lineRule="auto"/>
        <w:rPr>
          <w:ins w:id="7521" w:author="Albert Kwame Osei-Owusu" w:date="2026-09-12T09:00:00Z"/>
          <w:rFonts w:ascii="Times New Roman" w:hAnsi="Times New Roman" w:cs="Times New Roman"/>
          <w:sz w:val="20"/>
          <w:szCs w:val="20"/>
          <w:lang w:val="en-GB"/>
        </w:rPr>
      </w:pPr>
      <w:ins w:id="58585" w:author="Albert Kwame Osei-Owusu" w:date="2026-09-14T09:00:00Z">
        <w:r>
          <w:rPr>
            <w:rFonts w:ascii="Times New Roman" w:hAnsi="Times New Roman" w:cs="Times New Roman"/>
            <w:sz w:val="20"/>
            <w:szCs w:val="20"/>
            <w:lang w:val="en-GB"/>
          </w:rPr>
          <w:t xml:space="preserve">The health sector’s own emissions and waste are read from Statistics Denmark’s DRIVHUS emission accounts and AFFALD waste accounts by industry </w:t>
        </w:r>
      </w:ins>
      <w:ins w:id="58586" w:author="Albert Kwame Osei-Owusu" w:date="2026-09-14T09:00:00Z">
        <w:r>
          <w:rPr>
            <w:rFonts w:ascii="Times New Roman" w:hAnsi="Times New Roman" w:cs="Times New Roman"/>
            <w:sz w:val="20"/>
            <w:szCs w:val="20"/>
            <w:highlight w:val="yellow"/>
            <w:lang w:val="en-GB"/>
          </w:rPr>
          <w:t xml:space="preserve">[17]</w:t>
        </w:r>
      </w:ins>
      <w:ins w:id="58587" w:author="Albert Kwame Osei-Owusu" w:date="2026-09-14T09:00:00Z">
        <w:r>
          <w:rPr>
            <w:rFonts w:ascii="Times New Roman" w:hAnsi="Times New Roman" w:cs="Times New Roman"/>
            <w:sz w:val="20"/>
            <w:szCs w:val="20"/>
            <w:lang w:val="en-GB"/>
          </w:rPr>
          <w:t xml:space="preserve">, for human health activities, residential care and the elder care share of social work, because the model allocates operational emissions to supplying sectors and would understate them. The elder care share, 0.3092 in 2022, is taken from each year’s input-output table and applied to both accounts, so that the emission and waste boundaries match. Medical nitrous oxide (38 tonnes, or 10.07 kt CO₂e on the AR5 value of 265 that the accounts use) is netted out of the DRIVHUS figure before the bottom-up anaesthetic term is </w:t>
        </w:r>
        <w:r>
          <w:rPr>
            <w:rFonts w:ascii="Times New Roman" w:hAnsi="Times New Roman" w:cs="Times New Roman"/>
            <w:sz w:val="20"/>
            <w:szCs w:val="20"/>
            <w:lang w:val="en-GB"/>
          </w:rPr>
          <w:t xml:space="preserve">added; each risk of double counting</w:t>
        </w:r>
        <w:r>
          <w:rPr>
            <w:rFonts w:ascii="Times New Roman" w:hAnsi="Times New Roman" w:cs="Times New Roman"/>
            <w:sz w:val="20"/>
            <w:szCs w:val="20"/>
            <w:lang w:val="en-GB"/>
          </w:rPr>
          <w:t xml:space="preserve"> is </w:t>
        </w:r>
        <w:r>
          <w:rPr>
            <w:rFonts w:ascii="Times New Roman" w:hAnsi="Times New Roman" w:cs="Times New Roman"/>
            <w:sz w:val="20"/>
            <w:szCs w:val="20"/>
            <w:lang w:val="en-GB"/>
          </w:rPr>
          <w:t xml:space="preserve">tested under Double counting below.</w:t>
        </w:r>
      </w:ins>
    </w:p>
    <w:p>
      <w:pPr>
        <w:pStyle w:val="Heading2"/>
        <w:rPr>
          <w:ins w:id="13867" w:author="Albert Kwame Osei-Owusu" w:date="2026-09-13T09:00:00Z"/>
          <w:lang w:val="en-GB"/>
        </w:rPr>
      </w:pPr>
      <w:ins w:id="13868" w:author="Albert Kwame Osei-Owusu" w:date="2026-09-13T09:00:00Z">
        <w:r>
          <w:rPr>
            <w:lang w:val="en-GB"/>
          </w:rPr>
          <w:t xml:space="preserve">Double counting</w:t>
        </w:r>
      </w:ins>
    </w:p>
    <w:p>
      <w:pPr>
        <w:spacing w:after="160" w:line="240" w:lineRule="auto"/>
        <w:rPr>
          <w:ins w:id="13869" w:author="Albert Kwame Osei-Owusu" w:date="2026-09-13T09:00:00Z"/>
          <w:rFonts w:ascii="Times New Roman" w:hAnsi="Times New Roman" w:cs="Times New Roman"/>
          <w:sz w:val="20"/>
          <w:szCs w:val="20"/>
          <w:lang w:val="en-GB"/>
        </w:rPr>
      </w:pPr>
      <w:ins w:id="13870" w:author="Albert Kwame Osei-Owusu" w:date="2026-09-13T09:00:00Z">
        <w:r>
          <w:rPr>
            <w:rFonts w:ascii="Times New Roman" w:hAnsi="Times New Roman" w:cs="Times New Roman"/>
            <w:sz w:val="20"/>
            <w:szCs w:val="20"/>
            <w:lang w:val="en-GB"/>
          </w:rPr>
          <w:t xml:space="preserve">Each risk of overlap between the input-output component and the other terms is tested numerically, and the ledger is published with the results. First, the services vector is the Danish health and social work industry’s purchase column, so the model term excludes the industry’s own emissions; Eq. (A.6) holds to </w:t>
        </w:r>
      </w:ins>
      <w:ins w:id="13871" w:author="Albert Kwame Osei-Owusu" w:date="2026-09-13T09:00:00Z">
        <m:oMath>
          <m:r>
            <m:rPr>
              <m:sty m:val="p"/>
            </m:rPr>
            <w:rPr>
              <w:rFonts w:ascii="Cambria Math" w:hAnsi="Cambria Math"/>
              <w:sz w:val="20"/>
              <w:szCs w:val="20"/>
              <w:lang w:val="en-GB"/>
            </w:rPr>
            <m:t xml:space="preserve">3</m:t>
          </m:r>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r>
                <m:rPr>
                  <m:sty m:val="p"/>
                </m:rPr>
                <w:rPr>
                  <w:rFonts w:ascii="Cambria Math" w:hAnsi="Cambria Math"/>
                  <w:sz w:val="20"/>
                  <w:szCs w:val="20"/>
                  <w:lang w:val="en-GB"/>
                </w:rPr>
                <m:t xml:space="preserve">10</m:t>
              </m:r>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12</m:t>
              </m:r>
            </m:sup>
          </m:sSup>
        </m:oMath>
      </w:ins>
      <w:ins w:id="13872" w:author="Albert Kwame Osei-Owusu" w:date="2026-09-13T09:00:00Z">
        <w:r>
          <w:rPr>
            <w:rFonts w:ascii="Times New Roman" w:hAnsi="Times New Roman" w:cs="Times New Roman"/>
            <w:sz w:val="20"/>
            <w:szCs w:val="20"/>
            <w:lang w:val="en-GB"/>
          </w:rPr>
          <w:t xml:space="preserve"> kt, and the DRIVHUS term does not overlap it. Second, through its purchases from itself, the industry’s own direct emissions arise once inside the model term, 1.8 kt CO₂e, which is removed from the scope partition. Third, medical nitrous oxide is netted out of the DRIVHUS figure before the anaesthetic term is added. Fourth, inhaler propellants are released at patients’ homes and booked to household direct emissions, which the health care footprint does not read, while the manufacture of the inhalers enters through pharmaceutical expenditure; only the release is added. Fifth, employee commuting and patient and visitor travel are household consumption, outside the providers’ purchase column, and their indirect part covers </w:t>
        </w:r>
        <w:r>
          <w:rPr>
            <w:rFonts w:ascii="Times New Roman" w:hAnsi="Times New Roman" w:cs="Times New Roman"/>
            <w:sz w:val="20"/>
            <w:szCs w:val="20"/>
            <w:lang w:val="en-GB"/>
          </w:rPr>
          <w:t xml:space="preserve">the production</w:t>
        </w:r>
        <w:r>
          <w:rPr>
            <w:rFonts w:ascii="Times New Roman" w:hAnsi="Times New Roman" w:cs="Times New Roman"/>
            <w:sz w:val="20"/>
            <w:szCs w:val="20"/>
            <w:lang w:val="en-GB"/>
          </w:rPr>
          <w:t xml:space="preserve"> and </w:t>
        </w:r>
        <w:r>
          <w:rPr>
            <w:rFonts w:ascii="Times New Roman" w:hAnsi="Times New Roman" w:cs="Times New Roman"/>
            <w:sz w:val="20"/>
            <w:szCs w:val="20"/>
            <w:lang w:val="en-GB"/>
          </w:rPr>
          <w:t xml:space="preserve">waste disposal behind</w:t>
        </w:r>
        <w:r>
          <w:rPr>
            <w:rFonts w:ascii="Times New Roman" w:hAnsi="Times New Roman" w:cs="Times New Roman"/>
            <w:sz w:val="20"/>
            <w:szCs w:val="20"/>
            <w:lang w:val="en-GB"/>
          </w:rPr>
          <w:t xml:space="preserve"> private travel, which the input-output component does not contain. Sixth, the pharmaceutical component consists of retail and marketed government purchases, and the services column’s own purchase of chemicals is a separate channel of 3.5 million </w:t>
        </w:r>
        <w:r>
          <w:rPr>
            <w:rFonts w:ascii="Times New Roman" w:hAnsi="Times New Roman" w:cs="Times New Roman"/>
            <w:sz w:val="20"/>
            <w:szCs w:val="20"/>
            <w:lang w:val="en-GB"/>
          </w:rPr>
          <w:t xml:space="preserve">euros at the services spend.</w:t>
        </w:r>
        <w:r>
          <w:rPr>
            <w:rFonts w:ascii="Times New Roman" w:hAnsi="Times New Roman" w:cs="Times New Roman"/>
            <w:sz w:val="20"/>
            <w:szCs w:val="20"/>
            <w:lang w:val="en-GB"/>
          </w:rPr>
          <w:t xml:space="preserve"> Seventh, Statistics Denmark’s accounts book 8.7 kt CO₂e of hydrofluorocarbons to hospital activities in 2022, inside the operational term; if any of it were inhaler propellant it would overlap the inhaler term, and the accounts do not allow this to be tested.</w:t>
        </w:r>
        <w:r>
          <w:rPr>
            <w:rFonts w:ascii="Times New Roman" w:hAnsi="Times New Roman" w:cs="Times New Roman"/>
            <w:sz w:val="20"/>
            <w:szCs w:val="20"/>
            <w:lang w:val="en-GB"/>
          </w:rPr>
          <w:t xml:space="preserve"> Eighth, adding up the Scope 3 of several target sectors would double count their deliveries to one another; a decomposition on the double-counting-free method of Cabernard and colleagues [28] is published with the results, and its complement identity returns the footprint exactly.</w:t>
        </w:r>
      </w:ins>
    </w:p>
    <w:p>
      <w:pPr>
        <w:pStyle w:val="Heading2"/>
        <w:rPr>
          <w:ins w:id="7523" w:author="Albert Kwame Osei-Owusu" w:date="2026-09-12T09:00:00Z"/>
          <w:lang w:val="en-GB"/>
        </w:rPr>
      </w:pPr>
      <w:ins w:id="7524" w:author="Albert Kwame Osei-Owusu" w:date="2026-09-12T09:00:00Z">
        <w:r>
          <w:rPr>
            <w:lang w:val="en-GB"/>
          </w:rPr>
          <w:t xml:space="preserve">Greenhouse gas emissions by scope, in further detail</w:t>
        </w:r>
      </w:ins>
    </w:p>
    <w:p>
      <w:pPr>
        <w:spacing w:line="240" w:lineRule="auto"/>
        <w:rPr>
          <w:ins w:id="7525" w:author="Albert Kwame Osei-Owusu" w:date="2026-09-12T09:00:00Z"/>
          <w:rFonts w:ascii="Times New Roman" w:hAnsi="Times New Roman" w:cs="Times New Roman"/>
          <w:sz w:val="20"/>
          <w:szCs w:val="20"/>
          <w:lang w:val="en-GB"/>
        </w:rPr>
      </w:pPr>
      <w:ins w:id="7526" w:author="Albert Kwame Osei-Owusu" w:date="2026-09-12T09:00:00Z">
        <w:del w:id="13972" w:author="Albert Kwame Osei-Owusu" w:date="2026-09-13T09:00:00Z">
          <w:r>
            <w:rPr>
              <w:rFonts w:ascii="Times New Roman" w:hAnsi="Times New Roman" w:cs="Times New Roman"/>
              <w:sz w:val="20"/>
              <w:szCs w:val="20"/>
              <w:lang w:val="en-GB"/>
            </w:rPr>
            <w:delText xml:space="preserve">Scope 1 covers the direct emissions of the health and social care industries as reported in DRIVHUS, plus the bottom-up anaesthetic and inhaler-propellant terms. Scope 2 covers purchased electricity, gas and heat. Scope 3 is the residual of the consumption-based footprint, including employee commuting. Patient and visitor travel falls outside the GHG Protocol's reporting boundary for an organisation and is reported as its own category rather than folded into Scope 3. Of the 4,650 kt CO₂e the partition covers, Scope 3 accounts for 4,183 kt (90.0%), Scope 1 for 130 kt (2.8%), Scope 2 for 73 kt (1.6%) and patient and visitor travel for 264 kt (5.7%). Applied to the other four categories the partition places 99.7% or more of material extraction, blue water consumption and land use in Scope 3; waste generation is the exception, with 17% in Scope 1.</w:delText>
          </w:r>
        </w:del>
      </w:ins>
      <w:ins w:id="13974" w:author="Albert Kwame Osei-Owusu" w:date="2026-09-13T09:00:00Z">
        <w:r>
          <w:rPr>
            <w:rFonts w:ascii="Times New Roman" w:hAnsi="Times New Roman" w:cs="Times New Roman"/>
            <w:sz w:val="20"/>
            <w:szCs w:val="20"/>
            <w:lang w:val="en-GB"/>
          </w:rPr>
          <w:t xml:space="preserve">Scope 1, Scope 2 and Scope 3 are defined under Scope 1, 2 and 3 greenhouse gas emissions above, with patient and visitor travel reported as its own category rather than folded into Scope 3.</w:t>
        </w:r>
        <w:r>
          <w:rPr>
            <w:rFonts w:ascii="Times New Roman" w:hAnsi="Times New Roman" w:cs="Times New Roman"/>
            <w:sz w:val="20"/>
            <w:szCs w:val="20"/>
            <w:lang w:val="en-GB"/>
          </w:rPr>
          <w:t xml:space="preserve"> Applied to the other four categories, the partition places 99.6% or more of material extraction, blue water consumption and land use in Scope 3; waste generation is the exception, with 19.6% in Scope 1. Fig. A.3 ranks the producing region-by-industry pairs behind Scope 3, and Fig. A.4 the producing sectors behind Scope 2.</w:t>
        </w:r>
      </w:ins>
    </w:p>
    <w:p>
      <w:pPr>
        <w:keepNext/>
        <w:spacing w:before="240" w:after="60" w:line="240" w:lineRule="auto"/>
        <w:jc w:val="center"/>
        <w:rPr>
          <w:ins w:id="7527" w:author="Albert Kwame Osei-Owusu" w:date="2026-09-12T09:00:00Z"/>
        </w:rPr>
      </w:pPr>
      <w:ins w:id="7528" w:author="Albert Kwame Osei-Owusu" w:date="2026-09-12T09:00:00Z">
        <w:r>
          <w:rPr>
            <w:noProof/>
          </w:rPr>
          <w:drawing>
            <wp:inline distT="0" distB="0" distL="0" distR="0">
              <wp:extent cx="6116955" cy="4297161"/>
              <wp:effectExtent l="0" t="0" r="0" b="0"/>
              <wp:docPr id="950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c:cNvPicPr>
                        <a:picLocks noChangeAspect="1" noChangeArrowheads="1"/>
                      </pic:cNvPicPr>
                    </pic:nvPicPr>
                    <pic:blipFill>
                      <a:blip r:embed="rId22" cstate="print"/>
                      <a:srcRect/>
                      <a:stretch>
                        <a:fillRect/>
                      </a:stretch>
                    </pic:blipFill>
                    <pic:spPr bwMode="auto">
                      <a:xfrm>
                        <a:off x="0" y="0"/>
                        <a:ext cx="6116955" cy="4297161"/>
                      </a:xfrm>
                      <a:prstGeom prst="rect">
                        <a:avLst/>
                      </a:prstGeom>
                      <a:noFill/>
                      <a:ln>
                        <a:noFill/>
                      </a:ln>
                    </pic:spPr>
                  </pic:pic>
                </a:graphicData>
              </a:graphic>
            </wp:inline>
          </w:drawing>
        </w:r>
      </w:ins>
    </w:p>
    <w:p>
      <w:pPr>
        <w:pStyle w:val="Caption"/>
        <w:rPr>
          <w:ins w:id="7529" w:author="Albert Kwame Osei-Owusu" w:date="2026-09-12T09:00:00Z"/>
          <w:lang w:val="en-GB"/>
        </w:rPr>
      </w:pPr>
      <w:ins w:id="7530" w:author="Albert Kwame Osei-Owusu" w:date="2026-09-12T09:00:00Z">
        <w:r>
          <w:rPr>
            <w:b/>
            <w:bCs/>
            <w:lang w:val="en-GB"/>
          </w:rPr>
          <w:t xml:space="preserve">Fig. A.3.</w:t>
        </w:r>
        <w:r>
          <w:rPr>
            <w:lang w:val="en-GB"/>
          </w:rPr>
          <w:t xml:space="preserve"> The ten largest producing region-by-industry pairs behind Scope 3 greenhouse gas emissions associated with Danish health care in 2022. Bars are ranked by contribution and labelled with their share of Scope 3.</w:t>
        </w:r>
      </w:ins>
    </w:p>
    <w:p>
      <w:pPr>
        <w:keepNext/>
        <w:spacing w:before="240" w:after="60" w:line="240" w:lineRule="auto"/>
        <w:jc w:val="center"/>
        <w:rPr>
          <w:ins w:id="7531" w:author="Albert Kwame Osei-Owusu" w:date="2026-09-12T09:00:00Z"/>
        </w:rPr>
      </w:pPr>
      <w:ins w:id="7532" w:author="Albert Kwame Osei-Owusu" w:date="2026-09-12T09:00:00Z">
        <w:r>
          <w:rPr>
            <w:noProof/>
          </w:rPr>
          <w:drawing>
            <wp:inline distT="0" distB="0" distL="0" distR="0">
              <wp:extent cx="6116955" cy="4297161"/>
              <wp:effectExtent l="0" t="0" r="0" b="0"/>
              <wp:docPr id="950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ic:cNvPicPr>
                        <a:picLocks noChangeAspect="1" noChangeArrowheads="1"/>
                      </pic:cNvPicPr>
                    </pic:nvPicPr>
                    <pic:blipFill>
                      <a:blip r:embed="rId23" cstate="print"/>
                      <a:srcRect/>
                      <a:stretch>
                        <a:fillRect/>
                      </a:stretch>
                    </pic:blipFill>
                    <pic:spPr bwMode="auto">
                      <a:xfrm>
                        <a:off x="0" y="0"/>
                        <a:ext cx="6116955" cy="4297161"/>
                      </a:xfrm>
                      <a:prstGeom prst="rect">
                        <a:avLst/>
                      </a:prstGeom>
                      <a:noFill/>
                      <a:ln>
                        <a:noFill/>
                      </a:ln>
                    </pic:spPr>
                  </pic:pic>
                </a:graphicData>
              </a:graphic>
            </wp:inline>
          </w:drawing>
        </w:r>
      </w:ins>
    </w:p>
    <w:p>
      <w:pPr>
        <w:pStyle w:val="Caption"/>
        <w:rPr>
          <w:ins w:id="7533" w:author="Albert Kwame Osei-Owusu" w:date="2026-09-12T09:00:00Z"/>
          <w:lang w:val="en-GB"/>
        </w:rPr>
      </w:pPr>
      <w:ins w:id="7534" w:author="Albert Kwame Osei-Owusu" w:date="2026-09-12T09:00:00Z">
        <w:r>
          <w:rPr>
            <w:b/>
            <w:bCs/>
            <w:lang w:val="en-GB"/>
          </w:rPr>
          <w:t xml:space="preserve">Fig. A.4.</w:t>
        </w:r>
        <w:r>
          <w:rPr>
            <w:lang w:val="en-GB"/>
          </w:rPr>
          <w:t xml:space="preserve"> The producing sectors behind Scope 2 greenhouse gas </w:t>
        </w:r>
      </w:ins>
      <w:ins w:id="13970" w:author="Albert Kwame Osei-Owusu" w:date="2026-09-12T09:00:00Z">
        <w:del w:id="13968" w:author="Albert Kwame Osei-Owusu" w:date="2026-09-13T09:00:00Z">
          <w:r>
            <w:rPr>
              <w:lang w:val="en-GB"/>
            </w:rPr>
            <w:delText xml:space="preserve">electricity, gas and heat</w:delText>
          </w:r>
        </w:del>
      </w:ins>
      <w:ins w:id="13969" w:author="Albert Kwame Osei-Owusu" w:date="2026-09-13T09:00:00Z">
        <w:r>
          <w:rPr>
            <w:lang w:val="en-GB"/>
          </w:rPr>
          <w:t xml:space="preserve">emissions, that is, the electricity, steam and hot water</w:t>
        </w:r>
      </w:ins>
      <w:ins w:id="13971" w:author="Albert Kwame Osei-Owusu" w:date="2026-09-12T09:00:00Z">
        <w:r>
          <w:rPr>
            <w:lang w:val="en-GB"/>
          </w:rPr>
          <w:t xml:space="preserve"> purchased by the Danish health and social care industries in 2022.</w:t>
        </w:r>
      </w:ins>
    </w:p>
    <w:p>
      <w:pPr>
        <w:pStyle w:val="Heading2"/>
        <w:rPr>
          <w:ins w:id="7535" w:author="Albert Kwame Osei-Owusu" w:date="2026-09-12T09:00:00Z"/>
          <w:lang w:val="en-GB"/>
        </w:rPr>
      </w:pPr>
      <w:ins w:id="7536" w:author="Albert Kwame Osei-Owusu" w:date="2026-09-12T09:00:00Z">
        <w:r>
          <w:rPr>
            <w:lang w:val="en-GB"/>
          </w:rPr>
          <w:t xml:space="preserve">Contributions in absolute and per-person terms</w:t>
        </w:r>
      </w:ins>
    </w:p>
    <w:p>
      <w:pPr>
        <w:spacing w:line="240" w:lineRule="auto"/>
        <w:rPr>
          <w:ins w:id="7537" w:author="Albert Kwame Osei-Owusu" w:date="2026-09-12T09:00:00Z"/>
          <w:rFonts w:ascii="Times New Roman" w:hAnsi="Times New Roman" w:cs="Times New Roman"/>
          <w:sz w:val="20"/>
          <w:szCs w:val="20"/>
          <w:lang w:val="en-GB"/>
        </w:rPr>
      </w:pPr>
      <w:ins w:id="7538" w:author="Albert Kwame Osei-Owusu" w:date="2026-09-12T09:00:00Z">
        <w:r>
          <w:rPr>
            <w:rFonts w:ascii="Times New Roman" w:hAnsi="Times New Roman" w:cs="Times New Roman"/>
            <w:sz w:val="20"/>
            <w:szCs w:val="20"/>
            <w:lang w:val="en-GB"/>
          </w:rPr>
          <w:t xml:space="preserve">The main text reports contributions as shares of each impact category, the form in which the five categories can be compared with one another. Table </w:t>
        </w:r>
        <w:r>
          <w:rPr>
            <w:rFonts w:ascii="Times New Roman" w:hAnsi="Times New Roman" w:cs="Times New Roman"/>
            <w:sz w:val="20"/>
            <w:szCs w:val="20"/>
            <w:lang w:val="en-GB"/>
          </w:rPr>
          <w:t xml:space="preserve">A.2</w:t>
        </w:r>
        <w:r>
          <w:rPr>
            <w:rFonts w:ascii="Times New Roman" w:hAnsi="Times New Roman" w:cs="Times New Roman"/>
            <w:sz w:val="20"/>
            <w:szCs w:val="20"/>
            <w:lang w:val="en-GB"/>
          </w:rPr>
          <w:t xml:space="preserve"> gives the same decomposition in absolute units, and Fig. A.5 gives it per person, using the Danish population of 5,873,420 </w:t>
        </w:r>
        <w:r>
          <w:rPr>
            <w:rFonts w:ascii="Times New Roman" w:hAnsi="Times New Roman" w:cs="Times New Roman"/>
            <w:sz w:val="20"/>
            <w:szCs w:val="20"/>
            <w:lang w:val="en-GB"/>
          </w:rPr>
          <w:t xml:space="preserve">on 1 January 2022 [17].</w:t>
        </w:r>
        <w:r>
          <w:rPr>
            <w:rFonts w:ascii="Times New Roman" w:hAnsi="Times New Roman" w:cs="Times New Roman"/>
            <w:sz w:val="20"/>
            <w:szCs w:val="20"/>
            <w:lang w:val="en-GB"/>
          </w:rPr>
          <w:t xml:space="preserve"> Per-person values are the form most readily compared with other national studies, which </w:t>
        </w:r>
        <w:r>
          <w:rPr>
            <w:rFonts w:ascii="Times New Roman" w:hAnsi="Times New Roman" w:cs="Times New Roman"/>
            <w:sz w:val="20"/>
            <w:szCs w:val="20"/>
            <w:lang w:val="en-GB"/>
          </w:rPr>
          <w:t xml:space="preserve">often</w:t>
        </w:r>
        <w:r>
          <w:rPr>
            <w:rFonts w:ascii="Times New Roman" w:hAnsi="Times New Roman" w:cs="Times New Roman"/>
            <w:sz w:val="20"/>
            <w:szCs w:val="20"/>
            <w:lang w:val="en-GB"/>
          </w:rPr>
          <w:t xml:space="preserve"> report on that basis.</w:t>
        </w:r>
      </w:ins>
    </w:p>
    <w:p>
      <w:pPr>
        <w:keepNext/>
        <w:spacing w:before="240" w:after="60" w:line="240" w:lineRule="auto"/>
        <w:jc w:val="center"/>
        <w:rPr>
          <w:ins w:id="7543" w:author="Albert Kwame Osei-Owusu" w:date="2026-09-12T09:00:00Z"/>
        </w:rPr>
      </w:pPr>
      <w:ins w:id="7544" w:author="Albert Kwame Osei-Owusu" w:date="2026-09-12T09:00:00Z">
        <w:r>
          <w:rPr>
            <w:noProof/>
          </w:rPr>
          <w:drawing>
            <wp:inline distT="0" distB="0" distL="0" distR="0">
              <wp:extent cx="6116955" cy="6583270"/>
              <wp:effectExtent l="0" t="0" r="0" b="0"/>
              <wp:docPr id="950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pic:cNvPicPr>
                        <a:picLocks noChangeAspect="1" noChangeArrowheads="1"/>
                      </pic:cNvPicPr>
                    </pic:nvPicPr>
                    <pic:blipFill>
                      <a:blip r:embed="rId25" cstate="print"/>
                      <a:srcRect/>
                      <a:stretch>
                        <a:fillRect/>
                      </a:stretch>
                    </pic:blipFill>
                    <pic:spPr bwMode="auto">
                      <a:xfrm>
                        <a:off x="0" y="0"/>
                        <a:ext cx="6116955" cy="6583270"/>
                      </a:xfrm>
                      <a:prstGeom prst="rect">
                        <a:avLst/>
                      </a:prstGeom>
                      <a:noFill/>
                      <a:ln>
                        <a:noFill/>
                      </a:ln>
                    </pic:spPr>
                  </pic:pic>
                </a:graphicData>
              </a:graphic>
            </wp:inline>
          </w:drawing>
        </w:r>
      </w:ins>
    </w:p>
    <w:p>
      <w:pPr>
        <w:pStyle w:val="Caption"/>
        <w:rPr>
          <w:ins w:id="7545" w:author="Albert Kwame Osei-Owusu" w:date="2026-09-12T09:00:00Z"/>
          <w:lang w:val="en-GB"/>
        </w:rPr>
      </w:pPr>
      <w:ins w:id="7546" w:author="Albert Kwame Osei-Owusu" w:date="2026-09-12T09:00:00Z">
        <w:r>
          <w:rPr>
            <w:b/>
            <w:bCs/>
            <w:lang w:val="en-GB"/>
          </w:rPr>
          <w:t xml:space="preserve">Fig. A.5.</w:t>
        </w:r>
        <w:r>
          <w:rPr>
            <w:lang w:val="en-GB"/>
          </w:rPr>
          <w:t xml:space="preserve"> Contribution of each activity group to the five impact categories per person, Danish health care, 2022.</w:t>
        </w:r>
      </w:ins>
    </w:p>
    <w:p>
      <w:pPr>
        <w:pStyle w:val="Heading2"/>
        <w:rPr>
          <w:ins w:id="7547" w:author="Albert Kwame Osei-Owusu" w:date="2026-09-12T09:00:00Z"/>
          <w:lang w:val="en-GB"/>
        </w:rPr>
      </w:pPr>
      <w:ins w:id="7548" w:author="Albert Kwame Osei-Owusu" w:date="2026-09-12T09:00:00Z">
        <w:r>
          <w:rPr>
            <w:lang w:val="en-GB"/>
          </w:rPr>
          <w:t xml:space="preserve">Geographical origin</w:t>
        </w:r>
      </w:ins>
    </w:p>
    <w:p>
      <w:pPr>
        <w:spacing w:line="240" w:lineRule="auto"/>
        <w:rPr>
          <w:ins w:id="7549" w:author="Albert Kwame Osei-Owusu" w:date="2026-09-12T09:00:00Z"/>
          <w:rFonts w:ascii="Times New Roman" w:hAnsi="Times New Roman" w:cs="Times New Roman"/>
          <w:sz w:val="20"/>
          <w:szCs w:val="20"/>
          <w:lang w:val="en-GB"/>
        </w:rPr>
      </w:pPr>
      <w:ins w:id="59588" w:author="Albert Kwame Osei-Owusu" w:date="2026-09-14T09:00:00Z">
        <w:r>
          <w:rPr>
            <w:rFonts w:ascii="Times New Roman" w:hAnsi="Times New Roman" w:cs="Times New Roman"/>
            <w:sz w:val="20"/>
            <w:szCs w:val="20"/>
            <w:lang w:val="en-GB"/>
          </w:rPr>
          <w:t xml:space="preserve">The geographical decomposition allocates each unit of impact to the region in which it physically occurs along the supply chain, rather than to the region from which the product was bought. The operational term, the anaesthetic gas and inhaler propellant terms and the direct emissions of private travel arise in Denmark; the indirect impacts of travel have no producing region in the Dutch inventory, so Fig. 1C of the main text, Table A.3 and Fig. A.6, which resolves each region by producing sector group, leave them out. The Netherlands is reported inside Europe.</w:t>
        </w:r>
      </w:ins>
    </w:p>
    <w:p>
      <w:pPr>
        <w:keepNext/>
        <w:spacing w:before="240" w:after="60" w:line="240" w:lineRule="auto"/>
        <w:jc w:val="center"/>
        <w:rPr>
          <w:ins w:id="118902" w:author="Albert Kwame Osei-Owusu" w:date="2026-09-14T16:00:00Z"/>
        </w:rPr>
      </w:pPr>
      <w:ins w:id="118903" w:author="Albert Kwame Osei-Owusu" w:date="2026-09-14T16:00:00Z">
        <w:r>
          <w:rPr>
            <w:noProof/>
          </w:rPr>
          <w:drawing>
            <wp:inline distT="0" distB="0" distL="0" distR="0">
              <wp:extent cx="6116955" cy="7590844"/>
              <wp:effectExtent l="0" t="0" r="0" b="0"/>
              <wp:docPr id="950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
                      <pic:cNvPicPr>
                        <a:picLocks noChangeAspect="1" noChangeArrowheads="1"/>
                      </pic:cNvPicPr>
                    </pic:nvPicPr>
                    <pic:blipFill>
                      <a:blip r:embed="rId39" cstate="print"/>
                      <a:srcRect/>
                      <a:stretch>
                        <a:fillRect/>
                      </a:stretch>
                    </pic:blipFill>
                    <pic:spPr bwMode="auto">
                      <a:xfrm>
                        <a:off x="0" y="0"/>
                        <a:ext cx="6116955" cy="7590844"/>
                      </a:xfrm>
                      <a:prstGeom prst="rect">
                        <a:avLst/>
                      </a:prstGeom>
                      <a:noFill/>
                      <a:ln>
                        <a:noFill/>
                      </a:ln>
                    </pic:spPr>
                  </pic:pic>
                </a:graphicData>
              </a:graphic>
            </wp:inline>
          </w:drawing>
        </w:r>
      </w:ins>
    </w:p>
    <w:p>
      <w:pPr>
        <w:pStyle w:val="Caption"/>
        <w:rPr>
          <w:ins w:id="118904" w:author="Albert Kwame Osei-Owusu" w:date="2026-09-14T16:00:00Z"/>
          <w:lang w:val="en-GB"/>
        </w:rPr>
      </w:pPr>
      <w:ins w:id="118905" w:author="Albert Kwame Osei-Owusu" w:date="2026-09-14T16:00:00Z">
        <w:r>
          <w:rPr>
            <w:b/>
            <w:bCs/>
            <w:lang w:val="en-GB"/>
          </w:rPr>
          <w:t xml:space="preserve">Fig. A.6.</w:t>
        </w:r>
        <w:r>
          <w:rPr>
            <w:lang w:val="en-GB"/>
          </w:rPr>
          <w:t xml:space="preserve"> Environmental impacts associated with Danish health care in 2022 by country or region of production (columns) and producing sector group (rows), for the five impact categories. Each cell is a share of the category’s total footprint, given in the panel title; white cells have no footprint. Region codes are as in Fig. 2 of the main text. Private travel (direct) </w:t>
        </w:r>
        <w:r>
          <w:rPr>
            <w:lang w:val="en-GB"/>
          </w:rPr>
          <w:t xml:space="preserve">comprises</w:t>
        </w:r>
        <w:r>
          <w:rPr>
            <w:lang w:val="en-GB"/>
          </w:rPr>
          <w:t xml:space="preserve"> the vehicle emissions of commuting and patient and visitor travel; its supply chains have no country of production and are not shown (6.7% of climate change, under 1% of each other category).</w:t>
        </w:r>
      </w:ins>
    </w:p>
    <w:p>
      <w:pPr>
        <w:pStyle w:val="Heading2"/>
        <w:rPr>
          <w:ins w:id="7555" w:author="Albert Kwame Osei-Owusu" w:date="2026-09-12T09:00:00Z"/>
          <w:lang w:val="en-GB"/>
        </w:rPr>
      </w:pPr>
      <w:ins w:id="7556" w:author="Albert Kwame Osei-Owusu" w:date="2026-09-12T09:00:00Z">
        <w:r>
          <w:rPr>
            <w:lang w:val="en-GB"/>
          </w:rPr>
          <w:t xml:space="preserve">Reference years and the background model</w:t>
        </w:r>
      </w:ins>
    </w:p>
    <w:p>
      <w:pPr>
        <w:spacing w:line="240" w:lineRule="auto"/>
        <w:rPr>
          <w:ins w:id="7557" w:author="Albert Kwame Osei-Owusu" w:date="2026-09-12T09:00:00Z"/>
          <w:rFonts w:ascii="Times New Roman" w:hAnsi="Times New Roman" w:cs="Times New Roman"/>
          <w:sz w:val="20"/>
          <w:szCs w:val="20"/>
          <w:lang w:val="en-GB"/>
        </w:rPr>
      </w:pPr>
      <w:ins w:id="60589" w:author="Albert Kwame Osei-Owusu" w:date="2026-09-14T09:00:00Z">
        <w:r>
          <w:rPr>
            <w:rFonts w:ascii="Times New Roman" w:hAnsi="Times New Roman" w:cs="Times New Roman"/>
            <w:sz w:val="20"/>
            <w:szCs w:val="20"/>
            <w:lang w:val="en-GB"/>
          </w:rPr>
          <w:t xml:space="preserve">The analysis year is 2022. The same code was run for 2016 and 2019 to show how sensitive the result is to the reference year, but the three results form a comparison, not a time series, for two reasons. First,</w:t>
        </w:r>
        <w:r>
          <w:rPr>
            <w:rFonts w:ascii="Times New Roman" w:hAnsi="Times New Roman" w:cs="Times New Roman"/>
            <w:sz w:val="20"/>
            <w:szCs w:val="20"/>
            <w:lang w:val="en-GB"/>
          </w:rPr>
          <w:t xml:space="preserve"> in</w:t>
        </w:r>
        <w:r>
          <w:rPr>
            <w:rFonts w:ascii="Times New Roman" w:hAnsi="Times New Roman" w:cs="Times New Roman"/>
            <w:sz w:val="20"/>
            <w:szCs w:val="20"/>
            <w:lang w:val="en-GB"/>
          </w:rPr>
          <w:t xml:space="preserve"> version 3.8.2</w:t>
        </w:r>
        <w:r>
          <w:rPr>
            <w:rFonts w:ascii="Times New Roman" w:hAnsi="Times New Roman" w:cs="Times New Roman"/>
            <w:sz w:val="20"/>
            <w:szCs w:val="20"/>
            <w:lang w:val="en-GB"/>
          </w:rPr>
          <w:t xml:space="preserve"> the Danish health </w:t>
        </w:r>
        <w:r>
          <w:rPr>
            <w:rFonts w:ascii="Times New Roman" w:hAnsi="Times New Roman" w:cs="Times New Roman"/>
            <w:sz w:val="20"/>
            <w:szCs w:val="20"/>
            <w:lang w:val="en-GB"/>
          </w:rPr>
          <w:t xml:space="preserve">block is anomalous for two years.</w:t>
        </w:r>
        <w:r>
          <w:rPr>
            <w:rFonts w:ascii="Times New Roman" w:hAnsi="Times New Roman" w:cs="Times New Roman"/>
            <w:sz w:val="20"/>
            <w:szCs w:val="20"/>
            <w:lang w:val="en-GB"/>
          </w:rPr>
          <w:t xml:space="preserve"> The output of the health and social work industry is 37,163 million euros in 2016 and 38,298 million in 2017, </w:t>
        </w:r>
        <w:r>
          <w:rPr>
            <w:rFonts w:ascii="Times New Roman" w:hAnsi="Times New Roman" w:cs="Times New Roman"/>
            <w:sz w:val="20"/>
            <w:szCs w:val="20"/>
            <w:lang w:val="en-GB"/>
          </w:rPr>
          <w:t xml:space="preserve">decreases</w:t>
        </w:r>
        <w:r>
          <w:rPr>
            <w:rFonts w:ascii="Times New Roman" w:hAnsi="Times New Roman" w:cs="Times New Roman"/>
            <w:sz w:val="20"/>
            <w:szCs w:val="20"/>
            <w:lang w:val="en-GB"/>
          </w:rPr>
          <w:t xml:space="preserve"> to 17,590 million in 2018 and 18,646 million in 2019, and returns to 42,834 million in 2020 and 43,955 million in 2022. Where a Danish national-accounts figure exists for comparison, the table agrees with it to within 3% in 2016 and in 2022 but reaches only 48% of it in 2019. Because health care demand in this study is scaled onto that industry’s own intermediate structure, a 2019 run on the 2019 table would scale a demand vector roughly twice the size of the industry it is supposed to come from. The 2019 run therefore uses the 2016 background, as does the 2016 run. The defect is specific to a release rather than to a year: versions 3.9.x and 3.10.x report 2019 within 15% of the national accounts but put 2022 at 70% and 36% of it,</w:t>
        </w:r>
        <w:r>
          <w:rPr>
            <w:rFonts w:ascii="Times New Roman" w:hAnsi="Times New Roman" w:cs="Times New Roman"/>
            <w:sz w:val="20"/>
            <w:szCs w:val="20"/>
            <w:lang w:val="en-GB"/>
          </w:rPr>
          <w:t xml:space="preserve"> respectively,</w:t>
        </w:r>
        <w:r>
          <w:rPr>
            <w:rFonts w:ascii="Times New Roman" w:hAnsi="Times New Roman" w:cs="Times New Roman"/>
            <w:sz w:val="20"/>
            <w:szCs w:val="20"/>
            <w:lang w:val="en-GB"/>
          </w:rPr>
          <w:t xml:space="preserve"> which is why version 3.8.2 is used here.</w:t>
        </w:r>
        <w:r>
          <w:rPr>
            <w:rFonts w:ascii="Times New Roman" w:hAnsi="Times New Roman" w:cs="Times New Roman"/>
            <w:sz w:val="20"/>
            <w:szCs w:val="20"/>
            <w:lang w:val="en-GB"/>
          </w:rPr>
          <w:t xml:space="preserve"> The 2022 table of version 3.8.2 is itself a projection</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its metadata record it as written on 8 September 2021, before Danish statistics for 2022 existed, so its agreement with the 2022 national accounts is a test that the projection passed, and its environmental accounts for 2022 have no equivalent test.</w:t>
        </w:r>
        <w:r>
          <w:rPr>
            <w:rFonts w:ascii="Times New Roman" w:hAnsi="Times New Roman" w:cs="Times New Roman"/>
            <w:sz w:val="20"/>
            <w:szCs w:val="20"/>
            <w:lang w:val="en-GB"/>
          </w:rPr>
          <w:t xml:space="preserve"> Second, the 2022 run uses the 2022 background, so the step from 2019 to 2022 changes the technology structure and the satellite accounts at the same time as demand.</w:t>
        </w:r>
      </w:ins>
    </w:p>
    <w:p>
      <w:pPr>
        <w:spacing w:line="240" w:lineRule="auto"/>
        <w:rPr>
          <w:ins w:id="7559" w:author="Albert Kwame Osei-Owusu" w:date="2026-09-12T09:00:00Z"/>
          <w:rFonts w:ascii="Times New Roman" w:hAnsi="Times New Roman" w:cs="Times New Roman"/>
          <w:sz w:val="20"/>
          <w:szCs w:val="20"/>
          <w:lang w:val="en-GB"/>
        </w:rPr>
      </w:pPr>
      <w:ins w:id="61590" w:author="Albert Kwame Osei-Owusu" w:date="2026-09-14T09:00:00Z">
        <w:r>
          <w:rPr>
            <w:rFonts w:ascii="Times New Roman" w:hAnsi="Times New Roman" w:cs="Times New Roman"/>
            <w:sz w:val="20"/>
            <w:szCs w:val="20"/>
            <w:lang w:val="en-GB"/>
          </w:rPr>
          <w:t xml:space="preserve">Read with that caveat, the comparison is informative (Figs. A.7 and A.8). Between 2016 and 2019, with the background held constant, health care expenditure </w:t>
        </w:r>
        <w:r>
          <w:rPr>
            <w:rFonts w:ascii="Times New Roman" w:hAnsi="Times New Roman" w:cs="Times New Roman"/>
            <w:sz w:val="20"/>
            <w:szCs w:val="20"/>
            <w:lang w:val="en-GB"/>
          </w:rPr>
          <w:t xml:space="preserve">increases</w:t>
        </w:r>
        <w:r>
          <w:rPr>
            <w:rFonts w:ascii="Times New Roman" w:hAnsi="Times New Roman" w:cs="Times New Roman"/>
            <w:sz w:val="20"/>
            <w:szCs w:val="20"/>
            <w:lang w:val="en-GB"/>
          </w:rPr>
          <w:t xml:space="preserve"> from 33,430 to 35,271 million euros in current prices and the five categories </w:t>
        </w:r>
        <w:r>
          <w:rPr>
            <w:rFonts w:ascii="Times New Roman" w:hAnsi="Times New Roman" w:cs="Times New Roman"/>
            <w:sz w:val="20"/>
            <w:szCs w:val="20"/>
            <w:lang w:val="en-GB"/>
          </w:rPr>
          <w:t xml:space="preserve">increase</w:t>
        </w:r>
        <w:r>
          <w:rPr>
            <w:rFonts w:ascii="Times New Roman" w:hAnsi="Times New Roman" w:cs="Times New Roman"/>
            <w:sz w:val="20"/>
            <w:szCs w:val="20"/>
            <w:lang w:val="en-GB"/>
          </w:rPr>
          <w:t xml:space="preserve"> by between 1.5% and 5.9%</w:t>
        </w:r>
        <w:r>
          <w:rPr>
            <w:rFonts w:ascii="Times New Roman" w:hAnsi="Times New Roman" w:cs="Times New Roman"/>
            <w:sz w:val="20"/>
            <w:szCs w:val="20"/>
            <w:lang w:val="en-GB"/>
          </w:rPr>
          <w:t xml:space="preserve"> (changes computed from unrounded values)</w:t>
        </w:r>
        <w:r>
          <w:rPr>
            <w:rFonts w:ascii="Times New Roman" w:hAnsi="Times New Roman" w:cs="Times New Roman"/>
            <w:sz w:val="20"/>
            <w:szCs w:val="20"/>
            <w:lang w:val="en-GB"/>
          </w:rPr>
          <w:t xml:space="preserve">: the climate footprint from 3,809 to 3,996 kt CO₂e, material extraction from 2,431 to 2,574 kt, blue water consumption from 45.1 to 47.7 Mm³, land use from 2,859 to 3,020 km² and waste generation from 227 to 230 kt</w:t>
        </w:r>
        <w:r>
          <w:rPr>
            <w:rFonts w:ascii="Times New Roman" w:hAnsi="Times New Roman" w:cs="Times New Roman"/>
            <w:sz w:val="20"/>
            <w:szCs w:val="20"/>
            <w:lang w:val="en-GB"/>
          </w:rPr>
          <w:t xml:space="preserve"/>
        </w:r>
        <w:r>
          <w:rPr>
            <w:rFonts w:ascii="Times New Roman" w:hAnsi="Times New Roman" w:cs="Times New Roman"/>
            <w:sz w:val="20"/>
            <w:szCs w:val="20"/>
            <w:lang w:val="en-GB"/>
          </w:rPr>
          <w:t xml:space="preserve"/>
        </w:r>
        <w:r>
          <w:rPr>
            <w:rFonts w:ascii="Times New Roman" w:hAnsi="Times New Roman" w:cs="Times New Roman"/>
            <w:sz w:val="20"/>
            <w:szCs w:val="20"/>
            <w:lang w:val="en-GB"/>
          </w:rPr>
          <w:t xml:space="preserve"/>
        </w:r>
        <w:r>
          <w:rPr>
            <w:rFonts w:ascii="Times New Roman" w:hAnsi="Times New Roman" w:cs="Times New Roman"/>
            <w:sz w:val="20"/>
            <w:szCs w:val="20"/>
            <w:lang w:val="en-GB"/>
          </w:rPr>
          <w:t xml:space="preserve">. Between 2019 and 2022, expenditure </w:t>
        </w:r>
        <w:r>
          <w:rPr>
            <w:rFonts w:ascii="Times New Roman" w:hAnsi="Times New Roman" w:cs="Times New Roman"/>
            <w:sz w:val="20"/>
            <w:szCs w:val="20"/>
            <w:lang w:val="en-GB"/>
          </w:rPr>
          <w:t xml:space="preserve">increases</w:t>
        </w:r>
        <w:r>
          <w:rPr>
            <w:rFonts w:ascii="Times New Roman" w:hAnsi="Times New Roman" w:cs="Times New Roman"/>
            <w:sz w:val="20"/>
            <w:szCs w:val="20"/>
            <w:lang w:val="en-GB"/>
          </w:rPr>
          <w:t xml:space="preserve"> by a further 15.1%, to 40,597 million euros, and the categories diverge: climate change +6.8%, material extraction +35.9%, blue water consumption +56.8%, land use +36.3% and waste generation −4%. The divergence arises largely from the background model. A group-level decomposition (Fig. A.9) shows the net climate increase of 271 kt to be the sum of a 657 kt </w:t>
        </w:r>
        <w:r>
          <w:rPr>
            <w:rFonts w:ascii="Times New Roman" w:hAnsi="Times New Roman" w:cs="Times New Roman"/>
            <w:sz w:val="20"/>
            <w:szCs w:val="20"/>
            <w:lang w:val="en-GB"/>
          </w:rPr>
          <w:t xml:space="preserve">increase</w:t>
        </w:r>
        <w:r>
          <w:rPr>
            <w:rFonts w:ascii="Times New Roman" w:hAnsi="Times New Roman" w:cs="Times New Roman"/>
            <w:sz w:val="20"/>
            <w:szCs w:val="20"/>
            <w:lang w:val="en-GB"/>
          </w:rPr>
          <w:t xml:space="preserve"> in pharmaceuticals and chemical products, which grows because the chemicals block is larger in the 2022 table; </w:t>
        </w:r>
        <w:r>
          <w:rPr>
            <w:rFonts w:ascii="Times New Roman" w:hAnsi="Times New Roman" w:cs="Times New Roman"/>
            <w:sz w:val="20"/>
            <w:szCs w:val="20"/>
            <w:lang w:val="en-GB"/>
          </w:rPr>
          <w:t xml:space="preserve">decreases</w:t>
        </w:r>
        <w:r>
          <w:rPr>
            <w:rFonts w:ascii="Times New Roman" w:hAnsi="Times New Roman" w:cs="Times New Roman"/>
            <w:sz w:val="20"/>
            <w:szCs w:val="20"/>
            <w:lang w:val="en-GB"/>
          </w:rPr>
          <w:t xml:space="preserve"> of 231 kt in transport and 171 kt in the residual group; and a net </w:t>
        </w:r>
        <w:r>
          <w:rPr>
            <w:rFonts w:ascii="Times New Roman" w:hAnsi="Times New Roman" w:cs="Times New Roman"/>
            <w:sz w:val="20"/>
            <w:szCs w:val="20"/>
            <w:lang w:val="en-GB"/>
          </w:rPr>
          <w:t xml:space="preserve">increase</w:t>
        </w:r>
        <w:r>
          <w:rPr>
            <w:rFonts w:ascii="Times New Roman" w:hAnsi="Times New Roman" w:cs="Times New Roman"/>
            <w:sz w:val="20"/>
            <w:szCs w:val="20"/>
            <w:lang w:val="en-GB"/>
          </w:rPr>
          <w:t xml:space="preserve"> of 17 kt across the remaining groups. Fig. A.10 traces the climate footprint from the uncorrected 2016 estimate to the corrected 2022 estimate.</w:t>
        </w:r>
      </w:ins>
    </w:p>
    <w:p>
      <w:pPr>
        <w:keepNext/>
        <w:spacing w:before="240" w:after="60" w:line="240" w:lineRule="auto"/>
        <w:jc w:val="center"/>
        <w:rPr>
          <w:ins w:id="7561" w:author="Albert Kwame Osei-Owusu" w:date="2026-09-12T09:00:00Z"/>
        </w:rPr>
      </w:pPr>
      <w:ins w:id="7562" w:author="Albert Kwame Osei-Owusu" w:date="2026-09-12T09:00:00Z">
        <w:r>
          <w:rPr>
            <w:noProof/>
          </w:rPr>
          <w:drawing>
            <wp:inline distT="0" distB="0" distL="0" distR="0">
              <wp:extent cx="6116955" cy="4205407"/>
              <wp:effectExtent l="0" t="0" r="0" b="0"/>
              <wp:docPr id="950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pic:cNvPicPr>
                        <a:picLocks noChangeAspect="1" noChangeArrowheads="1"/>
                      </pic:cNvPicPr>
                    </pic:nvPicPr>
                    <pic:blipFill>
                      <a:blip r:embed="rId27" cstate="print"/>
                      <a:srcRect/>
                      <a:stretch>
                        <a:fillRect/>
                      </a:stretch>
                    </pic:blipFill>
                    <pic:spPr bwMode="auto">
                      <a:xfrm>
                        <a:off x="0" y="0"/>
                        <a:ext cx="6116955" cy="4205407"/>
                      </a:xfrm>
                      <a:prstGeom prst="rect">
                        <a:avLst/>
                      </a:prstGeom>
                      <a:noFill/>
                      <a:ln>
                        <a:noFill/>
                      </a:ln>
                    </pic:spPr>
                  </pic:pic>
                </a:graphicData>
              </a:graphic>
            </wp:inline>
          </w:drawing>
        </w:r>
      </w:ins>
    </w:p>
    <w:p>
      <w:pPr>
        <w:pStyle w:val="Caption"/>
        <w:rPr>
          <w:ins w:id="7563" w:author="Albert Kwame Osei-Owusu" w:date="2026-09-12T09:00:00Z"/>
          <w:lang w:val="en-GB"/>
        </w:rPr>
      </w:pPr>
      <w:ins w:id="7564" w:author="Albert Kwame Osei-Owusu" w:date="2026-09-12T09:00:00Z">
        <w:r>
          <w:rPr>
            <w:b/>
            <w:bCs/>
            <w:lang w:val="en-GB"/>
          </w:rPr>
          <w:t xml:space="preserve">Fig. A.7.</w:t>
        </w:r>
        <w:r>
          <w:rPr>
            <w:lang w:val="en-GB"/>
          </w:rPr>
          <w:t xml:space="preserve"> The Danish health care footprint in each of the three reference years for the five impact categories, all computed on the corrected background with the same code.</w:t>
        </w:r>
      </w:ins>
    </w:p>
    <w:p>
      <w:pPr>
        <w:keepNext/>
        <w:spacing w:before="240" w:after="60" w:line="240" w:lineRule="auto"/>
        <w:jc w:val="center"/>
        <w:rPr>
          <w:ins w:id="7565" w:author="Albert Kwame Osei-Owusu" w:date="2026-09-12T09:00:00Z"/>
        </w:rPr>
      </w:pPr>
      <w:ins w:id="7566" w:author="Albert Kwame Osei-Owusu" w:date="2026-09-12T09:00:00Z">
        <w:r>
          <w:rPr>
            <w:noProof/>
          </w:rPr>
          <w:drawing>
            <wp:inline distT="0" distB="0" distL="0" distR="0">
              <wp:extent cx="6116955" cy="4205407"/>
              <wp:effectExtent l="0" t="0" r="0" b="0"/>
              <wp:docPr id="950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pic:cNvPicPr>
                        <a:picLocks noChangeAspect="1" noChangeArrowheads="1"/>
                      </pic:cNvPicPr>
                    </pic:nvPicPr>
                    <pic:blipFill>
                      <a:blip r:embed="rId28" cstate="print"/>
                      <a:srcRect/>
                      <a:stretch>
                        <a:fillRect/>
                      </a:stretch>
                    </pic:blipFill>
                    <pic:spPr bwMode="auto">
                      <a:xfrm>
                        <a:off x="0" y="0"/>
                        <a:ext cx="6116955" cy="4205407"/>
                      </a:xfrm>
                      <a:prstGeom prst="rect">
                        <a:avLst/>
                      </a:prstGeom>
                      <a:noFill/>
                      <a:ln>
                        <a:noFill/>
                      </a:ln>
                    </pic:spPr>
                  </pic:pic>
                </a:graphicData>
              </a:graphic>
            </wp:inline>
          </w:drawing>
        </w:r>
      </w:ins>
    </w:p>
    <w:p>
      <w:pPr>
        <w:pStyle w:val="Caption"/>
        <w:rPr>
          <w:ins w:id="7567" w:author="Albert Kwame Osei-Owusu" w:date="2026-09-12T09:00:00Z"/>
          <w:lang w:val="en-GB"/>
        </w:rPr>
      </w:pPr>
      <w:ins w:id="7568" w:author="Albert Kwame Osei-Owusu" w:date="2026-09-12T09:00:00Z">
        <w:r>
          <w:rPr>
            <w:b/>
            <w:bCs/>
            <w:lang w:val="en-GB"/>
          </w:rPr>
          <w:t xml:space="preserve">Fig. A.8.</w:t>
        </w:r>
        <w:r>
          <w:rPr>
            <w:lang w:val="en-GB"/>
          </w:rPr>
          <w:t xml:space="preserve"> The Danish health care footprint in each of the three reference years as a share of the Danish national footprint for each impact category.</w:t>
        </w:r>
      </w:ins>
    </w:p>
    <w:p>
      <w:pPr>
        <w:keepNext/>
        <w:spacing w:before="240" w:after="60" w:line="240" w:lineRule="auto"/>
        <w:jc w:val="center"/>
        <w:rPr>
          <w:ins w:id="7569" w:author="Albert Kwame Osei-Owusu" w:date="2026-09-12T09:00:00Z"/>
        </w:rPr>
      </w:pPr>
      <w:ins w:id="7570" w:author="Albert Kwame Osei-Owusu" w:date="2026-09-12T09:00:00Z">
        <w:r>
          <w:rPr>
            <w:noProof/>
          </w:rPr>
          <w:drawing>
            <wp:inline distT="0" distB="0" distL="0" distR="0">
              <wp:extent cx="6116955" cy="4205407"/>
              <wp:effectExtent l="0" t="0" r="0" b="0"/>
              <wp:docPr id="950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pic:cNvPicPr>
                        <a:picLocks noChangeAspect="1" noChangeArrowheads="1"/>
                      </pic:cNvPicPr>
                    </pic:nvPicPr>
                    <pic:blipFill>
                      <a:blip r:embed="rId29" cstate="print"/>
                      <a:srcRect/>
                      <a:stretch>
                        <a:fillRect/>
                      </a:stretch>
                    </pic:blipFill>
                    <pic:spPr bwMode="auto">
                      <a:xfrm>
                        <a:off x="0" y="0"/>
                        <a:ext cx="6116955" cy="4205407"/>
                      </a:xfrm>
                      <a:prstGeom prst="rect">
                        <a:avLst/>
                      </a:prstGeom>
                      <a:noFill/>
                      <a:ln>
                        <a:noFill/>
                      </a:ln>
                    </pic:spPr>
                  </pic:pic>
                </a:graphicData>
              </a:graphic>
            </wp:inline>
          </w:drawing>
        </w:r>
      </w:ins>
    </w:p>
    <w:p>
      <w:pPr>
        <w:pStyle w:val="Caption"/>
        <w:rPr>
          <w:ins w:id="7571" w:author="Albert Kwame Osei-Owusu" w:date="2026-09-12T09:00:00Z"/>
          <w:lang w:val="en-GB"/>
        </w:rPr>
      </w:pPr>
      <w:ins w:id="7572" w:author="Albert Kwame Osei-Owusu" w:date="2026-09-12T09:00:00Z">
        <w:r>
          <w:rPr>
            <w:b/>
            <w:bCs/>
            <w:lang w:val="en-GB"/>
          </w:rPr>
          <w:t xml:space="preserve">Fig. A.9.</w:t>
        </w:r>
        <w:r>
          <w:rPr>
            <w:lang w:val="en-GB"/>
          </w:rPr>
          <w:t xml:space="preserve"> Activity-group composition of the climate footprint in each reference year, showing where the divergence between 2019 and 2022 is located.</w:t>
        </w:r>
      </w:ins>
    </w:p>
    <w:p>
      <w:pPr>
        <w:keepNext/>
        <w:spacing w:before="240" w:after="60" w:line="240" w:lineRule="auto"/>
        <w:jc w:val="center"/>
        <w:rPr>
          <w:ins w:id="7573" w:author="Albert Kwame Osei-Owusu" w:date="2026-09-12T09:00:00Z"/>
        </w:rPr>
      </w:pPr>
      <w:ins w:id="7574" w:author="Albert Kwame Osei-Owusu" w:date="2026-09-12T09:00:00Z">
        <w:r>
          <w:rPr>
            <w:noProof/>
          </w:rPr>
          <w:drawing>
            <wp:inline distT="0" distB="0" distL="0" distR="0">
              <wp:extent cx="6116955" cy="4113652"/>
              <wp:effectExtent l="0" t="0" r="0" b="0"/>
              <wp:docPr id="950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pic:cNvPicPr>
                        <a:picLocks noChangeAspect="1" noChangeArrowheads="1"/>
                      </pic:cNvPicPr>
                    </pic:nvPicPr>
                    <pic:blipFill>
                      <a:blip r:embed="rId30" cstate="print"/>
                      <a:srcRect/>
                      <a:stretch>
                        <a:fillRect/>
                      </a:stretch>
                    </pic:blipFill>
                    <pic:spPr bwMode="auto">
                      <a:xfrm>
                        <a:off x="0" y="0"/>
                        <a:ext cx="6116955" cy="4113652"/>
                      </a:xfrm>
                      <a:prstGeom prst="rect">
                        <a:avLst/>
                      </a:prstGeom>
                      <a:noFill/>
                      <a:ln>
                        <a:noFill/>
                      </a:ln>
                    </pic:spPr>
                  </pic:pic>
                </a:graphicData>
              </a:graphic>
            </wp:inline>
          </w:drawing>
        </w:r>
      </w:ins>
    </w:p>
    <w:p>
      <w:pPr>
        <w:pStyle w:val="Caption"/>
        <w:rPr>
          <w:ins w:id="7575" w:author="Albert Kwame Osei-Owusu" w:date="2026-09-12T09:00:00Z"/>
          <w:lang w:val="en-GB"/>
        </w:rPr>
      </w:pPr>
      <w:ins w:id="7576" w:author="Albert Kwame Osei-Owusu" w:date="2026-09-12T09:00:00Z">
        <w:r>
          <w:rPr>
            <w:b/>
            <w:bCs/>
            <w:lang w:val="en-GB"/>
          </w:rPr>
          <w:t xml:space="preserve">Fig. A.10.</w:t>
        </w:r>
        <w:r>
          <w:rPr>
            <w:lang w:val="en-GB"/>
          </w:rPr>
          <w:t xml:space="preserve"> The climate footprint from the uncorrected 2016 estimate to the corrected 2022 estimate, in three steps: the sea-transport correction, the change from 2016 to 2019 demand, and the change from 2019 to 2022 demand and background. Labels are given for steps of 20 kt CO₂e or more.</w:t>
        </w:r>
      </w:ins>
    </w:p>
    <w:p>
      <w:pPr>
        <w:pStyle w:val="Heading2"/>
        <w:rPr>
          <w:ins w:id="7577" w:author="Albert Kwame Osei-Owusu" w:date="2026-09-12T09:00:00Z"/>
          <w:lang w:val="en-GB"/>
        </w:rPr>
      </w:pPr>
      <w:ins w:id="7578" w:author="Albert Kwame Osei-Owusu" w:date="2026-09-12T09:00:00Z">
        <w:r>
          <w:rPr>
            <w:lang w:val="en-GB"/>
          </w:rPr>
          <w:t xml:space="preserve">Gross fixed capital formation</w:t>
        </w:r>
      </w:ins>
    </w:p>
    <w:p>
      <w:pPr>
        <w:spacing w:line="240" w:lineRule="auto"/>
        <w:rPr>
          <w:ins w:id="7579" w:author="Albert Kwame Osei-Owusu" w:date="2026-09-12T09:00:00Z"/>
          <w:rFonts w:ascii="Times New Roman" w:hAnsi="Times New Roman" w:cs="Times New Roman"/>
          <w:sz w:val="20"/>
          <w:szCs w:val="20"/>
          <w:lang w:val="en-GB"/>
        </w:rPr>
      </w:pPr>
      <w:ins w:id="62591" w:author="Albert Kwame Osei-Owusu" w:date="2026-09-14T09:00:00Z">
        <w:r>
          <w:rPr>
            <w:rFonts w:ascii="Times New Roman" w:hAnsi="Times New Roman" w:cs="Times New Roman"/>
            <w:sz w:val="20"/>
            <w:szCs w:val="20"/>
            <w:lang w:val="en-GB"/>
          </w:rPr>
          <w:t xml:space="preserve">Capital is excluded from the headline, following the treatment in the Dutch template </w:t>
        </w:r>
      </w:ins>
      <w:ins w:id="62592" w:author="Albert Kwame Osei-Owusu" w:date="2026-09-14T09:00:00Z">
        <w:r>
          <w:rPr>
            <w:rFonts w:ascii="Times New Roman" w:hAnsi="Times New Roman" w:cs="Times New Roman"/>
            <w:sz w:val="20"/>
            <w:szCs w:val="20"/>
            <w:highlight w:val="yellow"/>
            <w:lang w:val="en-GB"/>
          </w:rPr>
          <w:t xml:space="preserve">[8]</w:t>
        </w:r>
      </w:ins>
      <w:ins w:id="62593" w:author="Albert Kwame Osei-Owusu" w:date="2026-09-14T09:00:00Z">
        <w:r>
          <w:rPr>
            <w:rFonts w:ascii="Times New Roman" w:hAnsi="Times New Roman" w:cs="Times New Roman"/>
            <w:sz w:val="20"/>
            <w:szCs w:val="20"/>
            <w:lang w:val="en-GB"/>
          </w:rPr>
          <w:t xml:space="preserve">; </w:t>
        </w:r>
        <w:r>
          <w:rPr>
            <w:rFonts w:ascii="Times New Roman" w:hAnsi="Times New Roman" w:cs="Times New Roman"/>
            <w:sz w:val="20"/>
            <w:szCs w:val="20"/>
            <w:lang w:val="en-GB"/>
          </w:rPr>
          <w:t xml:space="preserve">the OECD estimate, Pichler and colleagues, Eckelman and Sherman, and Malik and colleagues include health investment [</w:t>
        </w:r>
        <w:r>
          <w:rPr>
            <w:rFonts w:ascii="Times New Roman" w:hAnsi="Times New Roman" w:cs="Times New Roman"/>
            <w:sz w:val="20"/>
            <w:szCs w:val="20"/>
            <w:lang w:val="en-GB"/>
          </w:rPr>
          <w:t xml:space="preserve">26,29,30,31</w:t>
        </w:r>
        <w:r>
          <w:rPr>
            <w:rFonts w:ascii="Times New Roman" w:hAnsi="Times New Roman" w:cs="Times New Roman"/>
            <w:sz w:val="20"/>
            <w:szCs w:val="20"/>
            <w:lang w:val="en-GB"/>
          </w:rPr>
          <w:t xml:space="preserve">], so their totals are not directly comparable. Three capital treatments were computed. Each changes only the part of the footprint that has capital behind it, the input-output component with the operational term (3,535 kt CO₂e), and none affects the bottom-up terms, so each increase is stated against that part and against the headline of 4,267 kt. Adding the consumption of fixed capital of the Danish health and residential care industries themselves as an exogenous service flow adds 535 kt, 15.1% of that part and 12.5% of the headline.</w:t>
        </w:r>
      </w:ins>
      <w:ins w:id="62595" w:author="Albert Kwame Osei-Owusu" w:date="2026-09-14T09:00:00Z">
        <w:r>
          <w:rPr>
            <w:rFonts w:ascii="Times New Roman" w:hAnsi="Times New Roman" w:cs="Times New Roman"/>
            <w:sz w:val="20"/>
            <w:szCs w:val="20"/>
            <w:lang w:val="en-GB"/>
          </w:rPr>
          <w:t xml:space="preserve"> Endogenising capital into the Leontief inverse on the </w:t>
        </w:r>
        <w:r>
          <w:rPr>
            <w:rFonts w:ascii="Times New Roman" w:hAnsi="Times New Roman" w:cs="Times New Roman"/>
            <w:sz w:val="20"/>
            <w:szCs w:val="20"/>
            <w:lang w:val="en-GB"/>
          </w:rPr>
          <w:t xml:space="preserve">capital use matrices </w:t>
        </w:r>
        <w:r>
          <w:rPr>
            <w:rFonts w:ascii="Times New Roman" w:hAnsi="Times New Roman" w:cs="Times New Roman"/>
            <w:sz w:val="20"/>
            <w:szCs w:val="20"/>
            <w:lang w:val="en-GB"/>
          </w:rPr>
          <w:t xml:space="preserve">published </w:t>
        </w:r>
        <w:r>
          <w:rPr>
            <w:rFonts w:ascii="Times New Roman" w:hAnsi="Times New Roman" w:cs="Times New Roman"/>
            <w:sz w:val="20"/>
            <w:szCs w:val="20"/>
            <w:lang w:val="en-GB"/>
          </w:rPr>
          <w:t xml:space="preserve">for EXIOBASE version 3.8.2 by Wood and Södersten [32], built by the method</w:t>
        </w:r>
        <w:r>
          <w:rPr>
            <w:rFonts w:ascii="Times New Roman" w:hAnsi="Times New Roman" w:cs="Times New Roman"/>
            <w:sz w:val="20"/>
            <w:szCs w:val="20"/>
            <w:lang w:val="en-GB"/>
          </w:rPr>
          <w:t xml:space="preserve"> of Södersten and colleagues </w:t>
        </w:r>
      </w:ins>
      <w:ins w:id="62596" w:author="Albert Kwame Osei-Owusu" w:date="2026-09-14T09:00:00Z">
        <w:r>
          <w:rPr>
            <w:rFonts w:ascii="Times New Roman" w:hAnsi="Times New Roman" w:cs="Times New Roman"/>
            <w:sz w:val="20"/>
            <w:szCs w:val="20"/>
            <w:highlight w:val="yellow"/>
            <w:lang w:val="en-GB"/>
          </w:rPr>
          <w:t xml:space="preserve">[22]</w:t>
        </w:r>
      </w:ins>
      <w:ins w:id="62597" w:author="Albert Kwame Osei-Owusu" w:date="2026-09-14T09:00:00Z">
        <w:r>
          <w:rPr>
            <w:rFonts w:ascii="Times New Roman" w:hAnsi="Times New Roman" w:cs="Times New Roman"/>
            <w:sz w:val="20"/>
            <w:szCs w:val="20"/>
            <w:lang w:val="en-GB"/>
          </w:rPr>
          <w:t xml:space="preserve">,</w:t>
        </w:r>
      </w:ins>
    </w:p>
    <w:p>
      <w:pPr>
        <w:tabs>
          <w:tab w:val="center" w:pos="4819"/>
          <w:tab w:val="right" w:pos="9638"/>
        </w:tabs>
        <w:spacing w:before="60" w:after="60"/>
        <w:rPr>
          <w:ins w:id="13873" w:author="Albert Kwame Osei-Owusu" w:date="2026-09-13T09:00:00Z"/>
        </w:rPr>
      </w:pPr>
      <w:ins w:id="13874" w:author="Albert Kwame Osei-Owusu" w:date="2026-09-13T09:00:00Z">
        <w:r>
          <w:tab/>
        </w:r>
        <m:oMath>
          <m:sSup>
            <m:sSupPr>
              <m:ctrlPr>
                <w:rPr>
                  <w:rFonts w:ascii="Cambria Math" w:hAnsi="Cambria Math"/>
                  <w:sz w:val="20"/>
                  <w:szCs w:val="20"/>
                  <w:lang w:val="en-GB"/>
                </w:rPr>
              </m:ctrlPr>
            </m:sSupPr>
            <m:e>
              <m:r>
                <m:rPr>
                  <m:sty m:val="b"/>
                </m:rPr>
                <w:rPr>
                  <w:rFonts w:ascii="Cambria Math" w:hAnsi="Cambria Math"/>
                  <w:sz w:val="20"/>
                  <w:szCs w:val="20"/>
                  <w:lang w:val="en-GB"/>
                </w:rPr>
                <m:t xml:space="preserve">L</m:t>
              </m:r>
            </m:e>
            <m:sup>
              <m:r>
                <w:rPr>
                  <w:rFonts w:ascii="Cambria Math" w:hAnsi="Cambria Math"/>
                  <w:sz w:val="20"/>
                  <w:szCs w:val="20"/>
                  <w:lang w:val="en-GB"/>
                </w:rPr>
                <m:t xml:space="preserve">K</m:t>
              </m:r>
            </m:sup>
          </m:sSup>
          <m:r>
            <m:rPr>
              <m:sty m:val="p"/>
            </m:rPr>
            <w:rPr>
              <w:rFonts w:ascii="Cambria Math" w:hAnsi="Cambria Math"/>
              <w:sz w:val="20"/>
              <w:szCs w:val="20"/>
              <w:lang w:val="en-GB"/>
            </w:rPr>
            <m:t xml:space="preserve">=</m:t>
          </m:r>
          <m:sSup>
            <m:sSupPr>
              <m:ctrlPr>
                <w:rPr>
                  <w:rFonts w:ascii="Cambria Math" w:hAnsi="Cambria Math"/>
                  <w:sz w:val="20"/>
                  <w:szCs w:val="20"/>
                  <w:lang w:val="en-GB"/>
                </w:rPr>
              </m:ctrlPr>
            </m:sSupPr>
            <m:e>
              <m:d>
                <m:dPr>
                  <m:begChr m:val="("/>
                  <m:endChr m:val=")"/>
                  <m:ctrlPr>
                    <w:rPr>
                      <w:rFonts w:ascii="Cambria Math" w:hAnsi="Cambria Math"/>
                      <w:sz w:val="20"/>
                      <w:szCs w:val="20"/>
                      <w:lang w:val="en-GB"/>
                    </w:rPr>
                  </m:ctrlPr>
                </m:dPr>
                <m:e>
                  <m:r>
                    <m:rPr>
                      <m:sty m:val="b"/>
                    </m:rPr>
                    <w:rPr>
                      <w:rFonts w:ascii="Cambria Math" w:hAnsi="Cambria Math"/>
                      <w:sz w:val="20"/>
                      <w:szCs w:val="20"/>
                      <w:lang w:val="en-GB"/>
                    </w:rPr>
                    <m:t xml:space="preserve">I</m:t>
                  </m:r>
                  <m:r>
                    <m:rPr>
                      <m:sty m:val="p"/>
                    </m:rPr>
                    <w:rPr>
                      <w:rFonts w:ascii="Cambria Math" w:hAnsi="Cambria Math"/>
                      <w:sz w:val="20"/>
                      <w:szCs w:val="20"/>
                      <w:lang w:val="en-GB"/>
                    </w:rPr>
                    <m:t xml:space="preserve">−</m:t>
                  </m:r>
                  <m:d>
                    <m:dPr>
                      <m:begChr m:val="("/>
                      <m:endChr m:val=")"/>
                      <m:ctrlPr>
                        <w:rPr>
                          <w:rFonts w:ascii="Cambria Math" w:hAnsi="Cambria Math"/>
                          <w:sz w:val="20"/>
                          <w:szCs w:val="20"/>
                          <w:lang w:val="en-GB"/>
                        </w:rPr>
                      </m:ctrlPr>
                    </m:dPr>
                    <m:e>
                      <m:r>
                        <m:rPr>
                          <m:sty m:val="b"/>
                        </m:rPr>
                        <w:rPr>
                          <w:rFonts w:ascii="Cambria Math" w:hAnsi="Cambria Math"/>
                          <w:sz w:val="20"/>
                          <w:szCs w:val="20"/>
                          <w:lang w:val="en-GB"/>
                        </w:rPr>
                        <m:t xml:space="preserve">A</m:t>
                      </m:r>
                      <m:r>
                        <m:rPr>
                          <m:sty m:val="p"/>
                        </m:rPr>
                        <w:rPr>
                          <w:rFonts w:ascii="Cambria Math" w:hAnsi="Cambria Math"/>
                          <w:sz w:val="20"/>
                          <w:szCs w:val="20"/>
                          <w:lang w:val="en-GB"/>
                        </w:rPr>
                        <m:t xml:space="preserve">+</m:t>
                      </m:r>
                      <m:r>
                        <m:rPr>
                          <m:sty m:val="b"/>
                        </m:rPr>
                        <w:rPr>
                          <w:rFonts w:ascii="Cambria Math" w:hAnsi="Cambria Math"/>
                          <w:sz w:val="20"/>
                          <w:szCs w:val="20"/>
                          <w:lang w:val="en-GB"/>
                        </w:rPr>
                        <m:t xml:space="preserve">K</m:t>
                      </m:r>
                    </m:e>
                  </m:d>
                </m:e>
              </m:d>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sup>
          </m:s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 </m:t>
          </m:r>
          <m:r>
            <m:rPr>
              <m:sty m:val="b"/>
            </m:rPr>
            <w:rPr>
              <w:rFonts w:ascii="Cambria Math" w:hAnsi="Cambria Math"/>
              <w:sz w:val="20"/>
              <w:szCs w:val="20"/>
              <w:lang w:val="en-GB"/>
            </w:rPr>
            <m:t xml:space="preserve">K</m:t>
          </m:r>
          <m:r>
            <m:rPr>
              <m:sty m:val="p"/>
            </m:rPr>
            <w:rPr>
              <w:rFonts w:ascii="Cambria Math" w:hAnsi="Cambria Math"/>
              <w:sz w:val="20"/>
              <w:szCs w:val="20"/>
              <w:lang w:val="en-GB"/>
            </w:rPr>
            <m:t xml:space="preserve">=</m:t>
          </m:r>
          <m:acc>
            <m:accPr>
              <m:chr m:val="̅"/>
              <m:ctrlPr>
                <w:rPr>
                  <w:rFonts w:ascii="Cambria Math" w:hAnsi="Cambria Math"/>
                  <w:sz w:val="20"/>
                  <w:szCs w:val="20"/>
                  <w:lang w:val="en-GB"/>
                </w:rPr>
              </m:ctrlPr>
            </m:accPr>
            <m:e>
              <m:r>
                <m:rPr>
                  <m:sty m:val="b"/>
                </m:rPr>
                <w:rPr>
                  <w:rFonts w:ascii="Cambria Math" w:hAnsi="Cambria Math"/>
                  <w:sz w:val="20"/>
                  <w:szCs w:val="20"/>
                  <w:lang w:val="en-GB"/>
                </w:rPr>
                <m:t xml:space="preserve">K</m:t>
              </m:r>
            </m:e>
          </m:acc>
          <m:sSup>
            <m:sSupPr>
              <m:ctrlPr>
                <w:rPr>
                  <w:rFonts w:ascii="Cambria Math" w:hAnsi="Cambria Math"/>
                  <w:sz w:val="20"/>
                  <w:szCs w:val="20"/>
                  <w:lang w:val="en-GB"/>
                </w:rPr>
              </m:ctrlPr>
            </m:sSupPr>
            <m:e>
              <m:acc>
                <m:accPr>
                  <m:chr m:val="̂"/>
                  <m:ctrlPr>
                    <w:rPr>
                      <w:rFonts w:ascii="Cambria Math" w:hAnsi="Cambria Math"/>
                      <w:sz w:val="20"/>
                      <w:szCs w:val="20"/>
                      <w:lang w:val="en-GB"/>
                    </w:rPr>
                  </m:ctrlPr>
                </m:accPr>
                <m:e>
                  <m:r>
                    <m:rPr>
                      <m:sty m:val="b"/>
                    </m:rPr>
                    <w:rPr>
                      <w:rFonts w:ascii="Cambria Math" w:hAnsi="Cambria Math"/>
                      <w:sz w:val="20"/>
                      <w:szCs w:val="20"/>
                      <w:lang w:val="en-GB"/>
                    </w:rPr>
                    <m:t xml:space="preserve">x</m:t>
                  </m:r>
                </m:e>
              </m:acc>
            </m:e>
            <m:sup>
              <m:r>
                <m:rPr>
                  <m:sty m:val="p"/>
                </m:rPr>
                <w:rPr>
                  <w:rFonts w:ascii="Cambria Math" w:hAnsi="Cambria Math"/>
                  <w:sz w:val="20"/>
                  <w:szCs w:val="20"/>
                  <w:lang w:val="en-GB"/>
                </w:rPr>
                <m:t xml:space="preserve">−</m:t>
              </m:r>
              <m:r>
                <m:rPr>
                  <m:sty m:val="p"/>
                </m:rPr>
                <w:rPr>
                  <w:rFonts w:ascii="Cambria Math" w:hAnsi="Cambria Math"/>
                  <w:sz w:val="20"/>
                  <w:szCs w:val="20"/>
                  <w:lang w:val="en-GB"/>
                </w:rPr>
                <m:t xml:space="preserve">1</m:t>
              </m:r>
            </m:sup>
          </m:sSup>
        </m:oMath>
      </w:ins>
      <w:ins w:id="13875" w:author="Albert Kwame Osei-Owusu" w:date="2026-09-13T09:00:00Z">
        <w:r>
          <w:tab/>
          <w:t xml:space="preserve">(A.18)</w:t>
        </w:r>
      </w:ins>
    </w:p>
    <w:p>
      <w:pPr>
        <w:spacing w:after="160" w:line="240" w:lineRule="auto"/>
        <w:rPr>
          <w:ins w:id="13876" w:author="Albert Kwame Osei-Owusu" w:date="2026-09-13T09:00:00Z"/>
          <w:rFonts w:ascii="Times New Roman" w:hAnsi="Times New Roman" w:cs="Times New Roman"/>
          <w:sz w:val="20"/>
          <w:szCs w:val="20"/>
          <w:lang w:val="en-GB"/>
        </w:rPr>
      </w:pPr>
      <w:ins w:id="123005" w:author="Albert Kwame Osei-Owusu" w:date="2026-10-21T20:00:00Z">
        <w:r>
          <w:rPr>
            <w:rFonts w:ascii="Times New Roman" w:hAnsi="Times New Roman" w:cs="Times New Roman"/>
            <w:sz w:val="20"/>
            <w:szCs w:val="20"/>
            <w:lang w:val="en-GB"/>
          </w:rPr>
          <w:t xml:space="preserve">adds the capital of the industries that supply health care, 751 kt, 21.2% of that part and 17.6% of the headline, and increases the material extraction of that part by 38.9%, its blue water consumption by 12.5% and its land use by 22.5%; an endogenisation built from each region’s own capital formation and consumption of fixed capital adds 812 kt (23% of that part and 19% of the headline). The published matrices are for 2020 and are applied to 2022 output without rescaling. The exogenous flow and the endogenised matrices cover different capital, that of the health industries themselves and that of their suppliers, so the combined effect of capital is larger than either; we have not computed it. Excluding the suppliers’ capital places the headline 15% below a capital-inclusive estimate on the Södersten matrices for climate change and 27.8% below for material extraction.</w:t>
        </w:r>
      </w:ins>
    </w:p>
    <w:p>
      <w:pPr>
        <w:pStyle w:val="Heading2"/>
        <w:rPr>
          <w:ins w:id="7581" w:author="Albert Kwame Osei-Owusu" w:date="2026-09-12T09:00:00Z"/>
          <w:lang w:val="en-GB"/>
        </w:rPr>
      </w:pPr>
      <w:ins w:id="7582" w:author="Albert Kwame Osei-Owusu" w:date="2026-09-12T09:00:00Z">
        <w:r>
          <w:rPr>
            <w:lang w:val="en-GB"/>
          </w:rPr>
          <w:t xml:space="preserve">The global-warming-potential revision</w:t>
        </w:r>
      </w:ins>
    </w:p>
    <w:p>
      <w:pPr>
        <w:spacing w:line="240" w:lineRule="auto"/>
        <w:rPr>
          <w:ins w:id="7583" w:author="Albert Kwame Osei-Owusu" w:date="2026-09-12T09:00:00Z"/>
          <w:rFonts w:ascii="Times New Roman" w:hAnsi="Times New Roman" w:cs="Times New Roman"/>
          <w:sz w:val="20"/>
          <w:szCs w:val="20"/>
          <w:lang w:val="en-GB"/>
        </w:rPr>
      </w:pPr>
      <w:ins w:id="123006" w:author="Albert Kwame Osei-Owusu" w:date="2026-10-21T20:00:00Z">
        <w:r>
          <w:rPr>
            <w:rFonts w:ascii="Times New Roman" w:hAnsi="Times New Roman" w:cs="Times New Roman"/>
            <w:sz w:val="20"/>
            <w:szCs w:val="20"/>
            <w:lang w:val="en-GB"/>
          </w:rPr>
          <w:t xml:space="preserve">The input-output component is characterised on IPCC AR6 GWP100 values [</w:t>
        </w:r>
        <w:r>
          <w:rPr>
            <w:rFonts w:ascii="Times New Roman" w:hAnsi="Times New Roman" w:cs="Times New Roman"/>
            <w:sz w:val="20"/>
            <w:szCs w:val="20"/>
            <w:lang w:val="en-GB"/>
          </w:rPr>
          <w:t xml:space="preserve">5,6</w:t>
        </w:r>
        <w:r>
          <w:rPr>
            <w:rFonts w:ascii="Times New Roman" w:hAnsi="Times New Roman" w:cs="Times New Roman"/>
            <w:sz w:val="20"/>
            <w:szCs w:val="20"/>
            <w:lang w:val="en-GB"/>
          </w:rPr>
          <w:t xml:space="preserve">], restated from the factors of the EXIOBASE characterisation workbook </w:t>
        </w:r>
        <w:r>
          <w:rPr>
            <w:rFonts w:ascii="Times New Roman" w:hAnsi="Times New Roman" w:cs="Times New Roman"/>
            <w:sz w:val="20"/>
            <w:szCs w:val="20"/>
            <w:lang w:val="en-GB"/>
          </w:rPr>
          <w:t xml:space="preserve">[33] </w:t>
        </w:r>
        <w:r>
          <w:rPr>
            <w:rFonts w:ascii="Times New Roman" w:hAnsi="Times New Roman" w:cs="Times New Roman"/>
            <w:sz w:val="20"/>
            <w:szCs w:val="20"/>
            <w:lang w:val="en-GB"/>
          </w:rPr>
          <w:t xml:space="preserve">for carbon dioxide, methane, nitrous oxide and sulphur hexafluoride, and the anaesthetic gases and inhaler propellants are characterised on AR6 as well. Two terms are not: the operational term keeps the AR5 values of Statistics Denmark’s accounts, and was not restated; the travel terms keep the characterisation of the Dutch inventory from which they are scaled. The revision moves the input-output component by up to 5%</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the same physical emissions give 3,254 kt CO₂e on </w:t>
        </w:r>
        <w:r>
          <w:rPr>
            <w:rFonts w:ascii="Times New Roman" w:hAnsi="Times New Roman" w:cs="Times New Roman"/>
            <w:sz w:val="20"/>
            <w:szCs w:val="20"/>
            <w:lang w:val="en-GB"/>
          </w:rPr>
          <w:t xml:space="preserve">the Second Assessment Report (SAR),</w:t>
        </w:r>
        <w:r>
          <w:rPr>
            <w:rFonts w:ascii="Times New Roman" w:hAnsi="Times New Roman" w:cs="Times New Roman"/>
            <w:sz w:val="20"/>
            <w:szCs w:val="20"/>
            <w:lang w:val="en-GB"/>
          </w:rPr>
          <w:t xml:space="preserve"> 3,294 kt on </w:t>
        </w:r>
        <w:r>
          <w:rPr>
            <w:rFonts w:ascii="Times New Roman" w:hAnsi="Times New Roman" w:cs="Times New Roman"/>
            <w:sz w:val="20"/>
            <w:szCs w:val="20"/>
            <w:lang w:val="en-GB"/>
          </w:rPr>
          <w:t xml:space="preserve">the Third (TAR),</w:t>
        </w:r>
        <w:r>
          <w:rPr>
            <w:rFonts w:ascii="Times New Roman" w:hAnsi="Times New Roman" w:cs="Times New Roman"/>
            <w:sz w:val="20"/>
            <w:szCs w:val="20"/>
            <w:lang w:val="en-GB"/>
          </w:rPr>
          <w:t xml:space="preserve"> 3,347 kt on AR4, 3,425 kt on AR5 and 3,415 kt on AR6. AR5 and AR6 are within 0.3% of one another, and AR4 gives 2% less than AR6; of the comparators used here, </w:t>
        </w:r>
        <w:r>
          <w:rPr>
            <w:rFonts w:ascii="Times New Roman" w:hAnsi="Times New Roman" w:cs="Times New Roman"/>
            <w:sz w:val="20"/>
            <w:szCs w:val="20"/>
            <w:lang w:val="en-GB"/>
          </w:rPr>
          <w:t xml:space="preserve">Lenzen and colleagues</w:t>
        </w:r>
        <w:r>
          <w:rPr>
            <w:rFonts w:ascii="Times New Roman" w:hAnsi="Times New Roman" w:cs="Times New Roman"/>
            <w:sz w:val="20"/>
            <w:szCs w:val="20"/>
            <w:lang w:val="en-GB"/>
          </w:rPr>
          <w:t xml:space="preserve"> [20]</w:t>
        </w:r>
        <w:r>
          <w:rPr>
            <w:rFonts w:ascii="Times New Roman" w:hAnsi="Times New Roman" w:cs="Times New Roman"/>
            <w:sz w:val="20"/>
            <w:szCs w:val="20"/>
            <w:lang w:val="en-GB"/>
          </w:rPr>
          <w:t xml:space="preserve"> characterise on AR4 and the Dutch study</w:t>
        </w:r>
        <w:r>
          <w:rPr>
            <w:rFonts w:ascii="Times New Roman" w:hAnsi="Times New Roman" w:cs="Times New Roman"/>
            <w:sz w:val="20"/>
            <w:szCs w:val="20"/>
            <w:lang w:val="en-GB"/>
          </w:rPr>
          <w:t xml:space="preserve"> [8]</w:t>
        </w:r>
        <w:r>
          <w:rPr>
            <w:rFonts w:ascii="Times New Roman" w:hAnsi="Times New Roman" w:cs="Times New Roman"/>
            <w:sz w:val="20"/>
            <w:szCs w:val="20"/>
            <w:lang w:val="en-GB"/>
          </w:rPr>
          <w:t xml:space="preserve"> mainly on AR4, Schmidt and Merciai on AR5, NHS England </w:t>
        </w:r>
        <w:r>
          <w:rPr>
            <w:rFonts w:ascii="Times New Roman" w:hAnsi="Times New Roman" w:cs="Times New Roman"/>
            <w:sz w:val="20"/>
            <w:szCs w:val="20"/>
            <w:lang w:val="en-GB"/>
          </w:rPr>
          <w:t xml:space="preserve">[19] </w:t>
        </w:r>
        <w:r>
          <w:rPr>
            <w:rFonts w:ascii="Times New Roman" w:hAnsi="Times New Roman" w:cs="Times New Roman"/>
            <w:sz w:val="20"/>
            <w:szCs w:val="20"/>
            <w:lang w:val="en-GB"/>
          </w:rPr>
          <w:t xml:space="preserve">on AR5 for anaesthetic nitrous oxide and inhalers, and the OECD estimate </w:t>
        </w:r>
        <w:r>
          <w:rPr>
            <w:rFonts w:ascii="Times New Roman" w:hAnsi="Times New Roman" w:cs="Times New Roman"/>
            <w:sz w:val="20"/>
            <w:szCs w:val="20"/>
            <w:lang w:val="en-GB"/>
          </w:rPr>
          <w:t xml:space="preserve">[26] </w:t>
        </w:r>
        <w:r>
          <w:rPr>
            <w:rFonts w:ascii="Times New Roman" w:hAnsi="Times New Roman" w:cs="Times New Roman"/>
            <w:sz w:val="20"/>
            <w:szCs w:val="20"/>
            <w:lang w:val="en-GB"/>
          </w:rPr>
          <w:t xml:space="preserve">on AR6.</w:t>
        </w:r>
        <w:r>
          <w:rPr>
            <w:rFonts w:ascii="Times New Roman" w:hAnsi="Times New Roman" w:cs="Times New Roman"/>
            <w:sz w:val="20"/>
            <w:szCs w:val="20"/>
            <w:lang w:val="en-GB"/>
          </w:rPr>
          <w:t xml:space="preserve"> A residue of 126 kt of pre-aggregated hydrofluorocarbons and perfluorocarbons in the EXIOBASE satellite accounts cannot be restated on a different revision and is reported unchanged in every case.</w:t>
        </w:r>
      </w:ins>
    </w:p>
    <w:p>
      <w:pPr>
        <w:pStyle w:val="Heading2"/>
        <w:rPr>
          <w:ins w:id="7585" w:author="Albert Kwame Osei-Owusu" w:date="2026-09-12T09:00:00Z"/>
          <w:lang w:val="en-GB"/>
        </w:rPr>
      </w:pPr>
      <w:ins w:id="7586" w:author="Albert Kwame Osei-Owusu" w:date="2026-09-12T09:00:00Z">
        <w:r>
          <w:rPr>
            <w:lang w:val="en-GB"/>
          </w:rPr>
          <w:t xml:space="preserve">Producing region by industry</w:t>
        </w:r>
      </w:ins>
    </w:p>
    <w:p>
      <w:pPr>
        <w:spacing w:line="240" w:lineRule="auto"/>
        <w:rPr>
          <w:ins w:id="7587" w:author="Albert Kwame Osei-Owusu" w:date="2026-09-12T09:00:00Z"/>
          <w:rFonts w:ascii="Times New Roman" w:hAnsi="Times New Roman" w:cs="Times New Roman"/>
          <w:sz w:val="20"/>
          <w:szCs w:val="20"/>
          <w:lang w:val="en-GB"/>
        </w:rPr>
      </w:pPr>
      <w:ins w:id="65602" w:author="Albert Kwame Osei-Owusu" w:date="2026-09-14T09:00:00Z">
        <w:r>
          <w:rPr>
            <w:rFonts w:ascii="Times New Roman" w:hAnsi="Times New Roman" w:cs="Times New Roman"/>
            <w:sz w:val="20"/>
            <w:szCs w:val="20"/>
            <w:lang w:val="en-GB"/>
          </w:rPr>
          <w:t xml:space="preserve">Resolving the producing sector and the producing region jointly, rather than one at a time, identifies the specific nodes that carry each impact category; shares are taken of the input-output component. The main text reports the twenty largest pairs, which show that four of the five categories are concentrated in identifiable nodes and climate change is not. Quarrying of sand and clay carries 64% of material extraction across the twenty largest pairs, </w:t>
        </w:r>
        <w:r>
          <w:rPr>
            <w:rFonts w:ascii="Times New Roman" w:hAnsi="Times New Roman" w:cs="Times New Roman"/>
            <w:sz w:val="20"/>
            <w:szCs w:val="20"/>
            <w:lang w:val="en-GB"/>
          </w:rPr>
          <w:t xml:space="preserve">the Danish node alone 43%. That share rests on small purchases of a cheap material. EXIOBASE’s purchase column for the Danish health industry buys 5.7 million euros of Danish sand and clay, close to the 4.9 million euros of gravel and stone, mostly for residential care, that Statistics Denmark’s table records for the Danish health and care industries. At about 7 euros a tonne, that purchase accounts for 0.86 Mt of extraction, the quarries’ own use of sand included, and the production of the chemicals that stand in for medicines draws a further 0.42 </w:t>
        </w:r>
        <w:r>
          <w:rPr>
            <w:rFonts w:ascii="Times New Roman" w:hAnsi="Times New Roman" w:cs="Times New Roman"/>
            <w:sz w:val="20"/>
            <w:szCs w:val="20"/>
            <w:lang w:val="en-GB"/>
          </w:rPr>
          <w:t xml:space="preserve">Mt; the decomposition of the node by purchase channel is published with the results.</w:t>
        </w:r>
        <w:r>
          <w:rPr>
            <w:rFonts w:ascii="Times New Roman" w:hAnsi="Times New Roman" w:cs="Times New Roman"/>
            <w:sz w:val="20"/>
            <w:szCs w:val="20"/>
            <w:lang w:val="en-GB"/>
          </w:rPr>
          <w:t xml:space="preserve"> Because material extraction adds tonnes without weighting, low-value minerals dominate it, as in the Dutch study, where mining accounted for about 98% of material extraction [8]. Cattle farming and raw milk together carry 31% of land use;</w:t>
        </w:r>
        <w:r>
          <w:rPr>
            <w:rFonts w:ascii="Times New Roman" w:hAnsi="Times New Roman" w:cs="Times New Roman"/>
            <w:sz w:val="20"/>
            <w:szCs w:val="20"/>
            <w:lang w:val="en-GB"/>
          </w:rPr>
          <w:t xml:space="preserve"> irrigated wheat, rice and sugar cultivation carry 34% of blue water consumption; and Danish chemicals production and Danish waste incineration carry 27% of waste generation. For climate change, the largest single pair, Danish retail trade, which carries the distribution margins on pharmaceuticals and therapeutic appliances, accounts for 4.7%, and 67.4% of </w:t>
        </w:r>
        <w:r>
          <w:rPr>
            <w:rFonts w:ascii="Times New Roman" w:hAnsi="Times New Roman" w:cs="Times New Roman"/>
            <w:sz w:val="20"/>
            <w:szCs w:val="20"/>
            <w:lang w:val="en-GB"/>
          </w:rPr>
          <w:t xml:space="preserve">that component</w:t>
        </w:r>
        <w:r>
          <w:rPr>
            <w:rFonts w:ascii="Times New Roman" w:hAnsi="Times New Roman" w:cs="Times New Roman"/>
            <w:sz w:val="20"/>
            <w:szCs w:val="20"/>
            <w:lang w:val="en-GB"/>
          </w:rPr>
          <w:t xml:space="preserve"> lies outside the twenty largest pairs.</w:t>
        </w:r>
      </w:ins>
    </w:p>
    <w:p>
      <w:pPr>
        <w:pStyle w:val="Heading2"/>
        <w:rPr>
          <w:ins w:id="7589" w:author="Albert Kwame Osei-Owusu" w:date="2026-09-12T09:00:00Z"/>
          <w:lang w:val="en-GB"/>
        </w:rPr>
      </w:pPr>
      <w:ins w:id="7590" w:author="Albert Kwame Osei-Owusu" w:date="2026-09-12T09:00:00Z">
        <w:r>
          <w:rPr>
            <w:lang w:val="en-GB"/>
          </w:rPr>
          <w:t xml:space="preserve">Validation against published Danish footprints</w:t>
        </w:r>
      </w:ins>
    </w:p>
    <w:p>
      <w:pPr>
        <w:spacing w:line="240" w:lineRule="auto"/>
        <w:rPr>
          <w:ins w:id="7591" w:author="Albert Kwame Osei-Owusu" w:date="2026-09-12T09:00:00Z"/>
          <w:rFonts w:ascii="Times New Roman" w:hAnsi="Times New Roman" w:cs="Times New Roman"/>
          <w:sz w:val="20"/>
          <w:szCs w:val="20"/>
          <w:lang w:val="en-GB"/>
        </w:rPr>
      </w:pPr>
      <w:ins w:id="123007" w:author="Albert Kwame Osei-Owusu" w:date="2026-10-21T20:00:00Z">
        <w:r>
          <w:rPr>
            <w:rFonts w:ascii="Times New Roman" w:hAnsi="Times New Roman" w:cs="Times New Roman"/>
            <w:sz w:val="20"/>
            <w:szCs w:val="20"/>
            <w:lang w:val="en-GB"/>
          </w:rPr>
          <w:t xml:space="preserve">The Danish national climate footprint computed in this study, 77.2 Mt CO₂e for 2022, is higher than </w:t>
        </w:r>
        <w:r>
          <w:rPr>
            <w:rFonts w:ascii="Times New Roman" w:hAnsi="Times New Roman" w:cs="Times New Roman"/>
            <w:sz w:val="20"/>
            <w:szCs w:val="20"/>
            <w:lang w:val="en-GB"/>
          </w:rPr>
          <w:t xml:space="preserve">the</w:t>
        </w:r>
        <w:r>
          <w:rPr>
            <w:rFonts w:ascii="Times New Roman" w:hAnsi="Times New Roman" w:cs="Times New Roman"/>
            <w:sz w:val="20"/>
            <w:szCs w:val="20"/>
            <w:lang w:val="en-GB"/>
          </w:rPr>
          <w:t xml:space="preserve"> 63.8 Mt </w:t>
        </w:r>
        <w:r>
          <w:rPr>
            <w:rFonts w:ascii="Times New Roman" w:hAnsi="Times New Roman" w:cs="Times New Roman"/>
            <w:sz w:val="20"/>
            <w:szCs w:val="20"/>
            <w:lang w:val="en-GB"/>
          </w:rPr>
          <w:t xml:space="preserve">of Eurostat’s Full International and Global Accounts for Research in input-Output analysis (FIGARO) </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34</w:t>
        </w:r>
        <w:r>
          <w:rPr>
            <w:rFonts w:ascii="Times New Roman" w:hAnsi="Times New Roman" w:cs="Times New Roman"/>
            <w:sz w:val="20"/>
            <w:szCs w:val="20"/>
            <w:lang w:val="en-GB"/>
          </w:rPr>
          <w:t xml:space="preserve">], which like this study includes households’ own emissions (57.4 Mt without them)</w:t>
        </w:r>
        <w:r>
          <w:rPr>
            <w:rFonts w:ascii="Times New Roman" w:hAnsi="Times New Roman" w:cs="Times New Roman"/>
            <w:sz w:val="20"/>
            <w:szCs w:val="20"/>
            <w:lang w:val="en-GB"/>
          </w:rPr>
          <w:t xml:space="preserve">. It is also higher than</w:t>
        </w:r>
        <w:r>
          <w:rPr>
            <w:rFonts w:ascii="Times New Roman" w:hAnsi="Times New Roman" w:cs="Times New Roman"/>
            <w:sz w:val="20"/>
            <w:szCs w:val="20"/>
            <w:lang w:val="en-GB"/>
          </w:rPr>
          <w:t xml:space="preserve"> Statistics Denmark’s </w:t>
        </w:r>
        <w:r>
          <w:rPr>
            <w:rFonts w:ascii="Times New Roman" w:hAnsi="Times New Roman" w:cs="Times New Roman"/>
            <w:sz w:val="20"/>
            <w:szCs w:val="20"/>
            <w:lang w:val="en-GB"/>
          </w:rPr>
          <w:t xml:space="preserve">AFTRYK,</w:t>
        </w:r>
        <w:r>
          <w:rPr>
            <w:rFonts w:ascii="Times New Roman" w:hAnsi="Times New Roman" w:cs="Times New Roman"/>
            <w:sz w:val="20"/>
            <w:szCs w:val="20"/>
            <w:lang w:val="en-GB"/>
          </w:rPr>
          <w:t xml:space="preserve"> 62.9 Mt [</w:t>
        </w:r>
        <w:r>
          <w:rPr>
            <w:rFonts w:ascii="Times New Roman" w:hAnsi="Times New Roman" w:cs="Times New Roman"/>
            <w:sz w:val="20"/>
            <w:szCs w:val="20"/>
            <w:lang w:val="en-GB"/>
          </w:rPr>
          <w:t xml:space="preserve">35</w:t>
        </w:r>
        <w:r>
          <w:rPr>
            <w:rFonts w:ascii="Times New Roman" w:hAnsi="Times New Roman" w:cs="Times New Roman"/>
            <w:sz w:val="20"/>
            <w:szCs w:val="20"/>
            <w:lang w:val="en-GB"/>
          </w:rPr>
          <w:t xml:space="preserve">], and Schmidt and Merciai’s EXIOBASE-based 73.9 Mt for 2016 [</w:t>
        </w:r>
        <w:r>
          <w:rPr>
            <w:rFonts w:ascii="Times New Roman" w:hAnsi="Times New Roman" w:cs="Times New Roman"/>
            <w:sz w:val="20"/>
            <w:szCs w:val="20"/>
            <w:lang w:val="en-GB"/>
          </w:rPr>
          <w:t xml:space="preserve">36</w:t>
        </w:r>
        <w:r>
          <w:rPr>
            <w:rFonts w:ascii="Times New Roman" w:hAnsi="Times New Roman" w:cs="Times New Roman"/>
            <w:sz w:val="20"/>
            <w:szCs w:val="20"/>
            <w:lang w:val="en-GB"/>
          </w:rPr>
          <w:t xml:space="preserve">]. The separation is by model family rather than by year</w:t>
        </w:r>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 national-accounts-based estimates sit below EXIOBASE-based estimates for Denmark. For health care, matching Schmidt and Merciai’s sector, health and social work services, which we take to include childcare as </w:t>
        </w:r>
        <w:r>
          <w:rPr>
            <w:rFonts w:ascii="Times New Roman" w:hAnsi="Times New Roman" w:cs="Times New Roman"/>
            <w:sz w:val="20"/>
            <w:szCs w:val="20"/>
            <w:lang w:val="en-GB"/>
          </w:rPr>
          <w:t xml:space="preserve">section</w:t>
        </w:r>
        <w:r>
          <w:rPr>
            <w:rFonts w:ascii="Times New Roman" w:hAnsi="Times New Roman" w:cs="Times New Roman"/>
            <w:sz w:val="20"/>
            <w:szCs w:val="20"/>
            <w:lang w:val="en-GB"/>
          </w:rPr>
          <w:t xml:space="preserve"> Q </w:t>
        </w:r>
        <w:r>
          <w:rPr>
            <w:rFonts w:ascii="Times New Roman" w:hAnsi="Times New Roman" w:cs="Times New Roman"/>
            <w:sz w:val="20"/>
            <w:szCs w:val="20"/>
            <w:lang w:val="en-GB"/>
          </w:rPr>
          <w:t xml:space="preserve">of the European classification of economic activities (NACE) </w:t>
        </w:r>
        <w:r>
          <w:rPr>
            <w:rFonts w:ascii="Times New Roman" w:hAnsi="Times New Roman" w:cs="Times New Roman"/>
            <w:sz w:val="20"/>
            <w:szCs w:val="20"/>
            <w:lang w:val="en-GB"/>
          </w:rPr>
          <w:t xml:space="preserve">does, and their capital treatment moves this study’s figure from 4.27 to </w:t>
        </w:r>
        <w:r>
          <w:rPr>
            <w:rFonts w:ascii="Times New Roman" w:hAnsi="Times New Roman" w:cs="Times New Roman"/>
            <w:sz w:val="20"/>
            <w:szCs w:val="20"/>
            <w:lang w:val="en-GB"/>
          </w:rPr>
          <w:t xml:space="preserve">5.945</w:t>
        </w:r>
        <w:r>
          <w:rPr>
            <w:rFonts w:ascii="Times New Roman" w:hAnsi="Times New Roman" w:cs="Times New Roman"/>
            <w:sz w:val="20"/>
            <w:szCs w:val="20"/>
            <w:lang w:val="en-GB"/>
          </w:rPr>
          <w:t xml:space="preserve"> Mt CO₂e, </w:t>
        </w:r>
        <w:r>
          <w:rPr>
            <w:rFonts w:ascii="Times New Roman" w:hAnsi="Times New Roman" w:cs="Times New Roman"/>
            <w:sz w:val="20"/>
            <w:szCs w:val="20"/>
            <w:lang w:val="en-GB"/>
          </w:rPr>
          <w:t xml:space="preserve">1.012</w:t>
        </w:r>
        <w:r>
          <w:rPr>
            <w:rFonts w:ascii="Times New Roman" w:hAnsi="Times New Roman" w:cs="Times New Roman"/>
            <w:sz w:val="20"/>
            <w:szCs w:val="20"/>
            <w:lang w:val="en-GB"/>
          </w:rPr>
          <w:t xml:space="preserve"> t per person, against their </w:t>
        </w:r>
        <w:r>
          <w:rPr>
            <w:rFonts w:ascii="Times New Roman" w:hAnsi="Times New Roman" w:cs="Times New Roman"/>
            <w:sz w:val="20"/>
            <w:szCs w:val="20"/>
            <w:lang w:val="en-GB"/>
          </w:rPr>
          <w:t xml:space="preserve">6.10</w:t>
        </w:r>
        <w:r>
          <w:rPr>
            <w:rFonts w:ascii="Times New Roman" w:hAnsi="Times New Roman" w:cs="Times New Roman"/>
            <w:sz w:val="20"/>
            <w:szCs w:val="20"/>
            <w:lang w:val="en-GB"/>
          </w:rPr>
          <w:t xml:space="preserve"> Mt and 1.07 t per person for 2016</w:t>
        </w:r>
        <w:r>
          <w:rPr>
            <w:rFonts w:ascii="Times New Roman" w:hAnsi="Times New Roman" w:cs="Times New Roman"/>
            <w:sz w:val="20"/>
            <w:szCs w:val="20"/>
            <w:lang w:val="en-GB"/>
          </w:rPr>
          <w:t xml:space="preserve">; ours is</w:t>
        </w:r>
        <w:r>
          <w:rPr>
            <w:rFonts w:ascii="Times New Roman" w:hAnsi="Times New Roman" w:cs="Times New Roman"/>
            <w:sz w:val="20"/>
            <w:szCs w:val="20"/>
            <w:lang w:val="en-GB"/>
          </w:rPr>
          <w:t xml:space="preserve"> 2.5% lower in total and 5.4% lower per person.</w:t>
        </w:r>
        <w:r>
          <w:rPr>
            <w:rFonts w:ascii="Times New Roman" w:hAnsi="Times New Roman" w:cs="Times New Roman"/>
            <w:sz w:val="20"/>
            <w:szCs w:val="20"/>
            <w:lang w:val="en-GB"/>
          </w:rPr>
          <w:t xml:space="preserve"> The match also tests the medicines question: adding the hospital medicines at the Chemicals n.e.c. intensity before the match would put the matched figure about a quarter above theirs, and the pharmaceutical-specific intensity about 9% below, whereas the published column agrees to within 3%, so the </w:t>
        </w:r>
        <w:r>
          <w:rPr>
            <w:rFonts w:ascii="Times New Roman" w:hAnsi="Times New Roman" w:cs="Times New Roman"/>
            <w:sz w:val="20"/>
            <w:szCs w:val="20"/>
            <w:lang w:val="en-GB"/>
          </w:rPr>
          <w:t xml:space="preserve">comparison, at</w:t>
        </w:r>
        <w:r>
          <w:rPr>
            <w:rFonts w:ascii="Times New Roman" w:hAnsi="Times New Roman" w:cs="Times New Roman"/>
            <w:sz w:val="20"/>
            <w:szCs w:val="20"/>
            <w:lang w:val="en-GB"/>
          </w:rPr>
          <w:t xml:space="preserve"> the </w:t>
        </w:r>
        <w:r>
          <w:rPr>
            <w:rFonts w:ascii="Times New Roman" w:hAnsi="Times New Roman" w:cs="Times New Roman"/>
            <w:sz w:val="20"/>
            <w:szCs w:val="20"/>
            <w:lang w:val="en-GB"/>
          </w:rPr>
          <w:t xml:space="preserve">precision it can bear, is consistent with</w:t>
        </w:r>
        <w:r>
          <w:rPr>
            <w:rFonts w:ascii="Times New Roman" w:hAnsi="Times New Roman" w:cs="Times New Roman"/>
            <w:sz w:val="20"/>
            <w:szCs w:val="20"/>
            <w:lang w:val="en-GB"/>
          </w:rPr>
          <w:t xml:space="preserve"> the published </w:t>
        </w:r>
        <w:r>
          <w:rPr>
            <w:rFonts w:ascii="Times New Roman" w:hAnsi="Times New Roman" w:cs="Times New Roman"/>
            <w:sz w:val="20"/>
            <w:szCs w:val="20"/>
            <w:lang w:val="en-GB"/>
          </w:rPr>
          <w:t xml:space="preserve">column and with neither correction.</w:t>
        </w:r>
        <w:r>
          <w:rPr>
            <w:rFonts w:ascii="Times New Roman" w:hAnsi="Times New Roman" w:cs="Times New Roman"/>
            <w:sz w:val="20"/>
            <w:szCs w:val="20"/>
            <w:lang w:val="en-GB"/>
          </w:rPr>
          <w:t xml:space="preserve"> The capital step adds the 23% of the endogenisation built from each region’s capital formation to the input-output and operational part of the matched figure only, because the travel and gas terms carry no capital. Their model is </w:t>
        </w:r>
        <w:r>
          <w:rPr>
            <w:rFonts w:ascii="Times New Roman" w:hAnsi="Times New Roman" w:cs="Times New Roman"/>
            <w:sz w:val="20"/>
            <w:szCs w:val="20"/>
            <w:lang w:val="en-GB"/>
          </w:rPr>
          <w:t xml:space="preserve">consequential, with marginal suppliers,</w:t>
        </w:r>
        <w:r>
          <w:rPr>
            <w:rFonts w:ascii="Times New Roman" w:hAnsi="Times New Roman" w:cs="Times New Roman"/>
            <w:sz w:val="20"/>
            <w:szCs w:val="20"/>
            <w:lang w:val="en-GB"/>
          </w:rPr>
          <w:t xml:space="preserve"> and ours </w:t>
        </w:r>
        <w:r>
          <w:rPr>
            <w:rFonts w:ascii="Times New Roman" w:hAnsi="Times New Roman" w:cs="Times New Roman"/>
            <w:sz w:val="20"/>
            <w:szCs w:val="20"/>
            <w:lang w:val="en-GB"/>
          </w:rPr>
          <w:t xml:space="preserve">uses average suppliers,</w:t>
        </w:r>
        <w:r>
          <w:rPr>
            <w:rFonts w:ascii="Times New Roman" w:hAnsi="Times New Roman" w:cs="Times New Roman"/>
            <w:sz w:val="20"/>
            <w:szCs w:val="20"/>
            <w:lang w:val="en-GB"/>
          </w:rPr>
          <w:t xml:space="preserve"> and their year is 2016, so the comparison checks order of magnitude and structure rather than the figure itself. Fig. A.11 shows the steps from the headline to the matched figure.</w:t>
        </w:r>
      </w:ins>
    </w:p>
    <w:p>
      <w:pPr>
        <w:keepNext/>
        <w:spacing w:before="240" w:after="60" w:line="240" w:lineRule="auto"/>
        <w:jc w:val="center"/>
        <w:rPr>
          <w:ins w:id="7593" w:author="Albert Kwame Osei-Owusu" w:date="2026-09-12T09:00:00Z"/>
        </w:rPr>
      </w:pPr>
      <w:ins w:id="7594" w:author="Albert Kwame Osei-Owusu" w:date="2026-09-12T09:00:00Z">
        <w:r>
          <w:rPr>
            <w:noProof/>
          </w:rPr>
          <w:drawing>
            <wp:inline distT="0" distB="0" distL="0" distR="0">
              <wp:extent cx="6116955" cy="3657429"/>
              <wp:effectExtent l="0" t="0" r="0" b="0"/>
              <wp:docPr id="950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
                      <pic:cNvPicPr>
                        <a:picLocks noChangeAspect="1" noChangeArrowheads="1"/>
                      </pic:cNvPicPr>
                    </pic:nvPicPr>
                    <pic:blipFill>
                      <a:blip r:embed="rId31" cstate="print"/>
                      <a:srcRect/>
                      <a:stretch>
                        <a:fillRect/>
                      </a:stretch>
                    </pic:blipFill>
                    <pic:spPr bwMode="auto">
                      <a:xfrm>
                        <a:off x="0" y="0"/>
                        <a:ext cx="6116955" cy="3657429"/>
                      </a:xfrm>
                      <a:prstGeom prst="rect">
                        <a:avLst/>
                      </a:prstGeom>
                      <a:noFill/>
                      <a:ln>
                        <a:noFill/>
                      </a:ln>
                    </pic:spPr>
                  </pic:pic>
                </a:graphicData>
              </a:graphic>
            </wp:inline>
          </w:drawing>
        </w:r>
      </w:ins>
    </w:p>
    <w:p>
      <w:pPr>
        <w:pStyle w:val="Caption"/>
        <w:rPr>
          <w:ins w:id="7595" w:author="Albert Kwame Osei-Owusu" w:date="2026-09-12T09:00:00Z"/>
          <w:lang w:val="en-GB"/>
        </w:rPr>
      </w:pPr>
      <w:ins w:id="7596" w:author="Albert Kwame Osei-Owusu" w:date="2026-09-12T09:00:00Z">
        <w:r>
          <w:rPr>
            <w:b/>
            <w:bCs/>
            <w:lang w:val="en-GB"/>
          </w:rPr>
          <w:t xml:space="preserve">Fig. A.11.</w:t>
        </w:r>
        <w:r>
          <w:rPr>
            <w:lang w:val="en-GB"/>
          </w:rPr>
          <w:t xml:space="preserve"> From this study’s headline to a figure comparable with that of Schmidt and Merciai, in two steps: matching the sector boundary, then matching the capital treatment.</w:t>
        </w:r>
      </w:ins>
    </w:p>
    <w:p>
      <w:pPr>
        <w:pStyle w:val="Heading2"/>
        <w:rPr>
          <w:ins w:id="7597" w:author="Albert Kwame Osei-Owusu" w:date="2026-09-12T09:00:00Z"/>
          <w:lang w:val="en-GB"/>
        </w:rPr>
      </w:pPr>
      <w:ins w:id="7598" w:author="Albert Kwame Osei-Owusu" w:date="2026-09-12T09:00:00Z">
        <w:r>
          <w:rPr>
            <w:lang w:val="en-GB"/>
          </w:rPr>
          <w:t xml:space="preserve">Parameter uncertainty, in figures</w:t>
        </w:r>
      </w:ins>
    </w:p>
    <w:p>
      <w:pPr>
        <w:spacing w:line="240" w:lineRule="auto"/>
        <w:rPr>
          <w:ins w:id="7599" w:author="Albert Kwame Osei-Owusu" w:date="2026-09-12T09:00:00Z"/>
          <w:rFonts w:ascii="Times New Roman" w:hAnsi="Times New Roman" w:cs="Times New Roman"/>
          <w:sz w:val="20"/>
          <w:szCs w:val="20"/>
          <w:lang w:val="en-GB"/>
        </w:rPr>
      </w:pPr>
      <w:ins w:id="66603" w:author="Albert Kwame Osei-Owusu" w:date="2026-09-14T09:00:00Z">
        <w:r>
          <w:rPr>
            <w:rFonts w:ascii="Times New Roman" w:hAnsi="Times New Roman" w:cs="Times New Roman"/>
            <w:sz w:val="20"/>
            <w:szCs w:val="20"/>
            <w:lang w:val="en-GB"/>
          </w:rPr>
          <w:t xml:space="preserve">Figs. A.12 to A.16 present the Monte Carlo results described above. </w:t>
        </w:r>
        <w:r>
          <w:rPr>
            <w:rFonts w:ascii="Times New Roman" w:hAnsi="Times New Roman" w:cs="Times New Roman"/>
            <w:sz w:val="20"/>
            <w:szCs w:val="20"/>
            <w:lang w:val="en-GB"/>
          </w:rPr>
          <w:t xml:space="preserve">They show how the parameter uncertainty is distributed: the intervals are set by the input-output data rather than by the Danish primary data, and the ranking of contributors is far more precisely determined than their levels.</w:t>
        </w:r>
      </w:ins>
    </w:p>
    <w:p>
      <w:pPr>
        <w:keepNext/>
        <w:spacing w:before="240" w:after="60" w:line="240" w:lineRule="auto"/>
        <w:jc w:val="center"/>
        <w:rPr>
          <w:ins w:id="7601" w:author="Albert Kwame Osei-Owusu" w:date="2026-09-12T09:00:00Z"/>
        </w:rPr>
      </w:pPr>
      <w:ins w:id="7602" w:author="Albert Kwame Osei-Owusu" w:date="2026-09-12T09:00:00Z">
        <w:r>
          <w:rPr>
            <w:noProof/>
          </w:rPr>
          <w:drawing>
            <wp:inline distT="0" distB="0" distL="0" distR="0">
              <wp:extent cx="6116955" cy="3017698"/>
              <wp:effectExtent l="0" t="0" r="0" b="0"/>
              <wp:docPr id="950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pic:cNvPicPr>
                        <a:picLocks noChangeAspect="1" noChangeArrowheads="1"/>
                      </pic:cNvPicPr>
                    </pic:nvPicPr>
                    <pic:blipFill>
                      <a:blip r:embed="rId32" cstate="print"/>
                      <a:srcRect/>
                      <a:stretch>
                        <a:fillRect/>
                      </a:stretch>
                    </pic:blipFill>
                    <pic:spPr bwMode="auto">
                      <a:xfrm>
                        <a:off x="0" y="0"/>
                        <a:ext cx="6116955" cy="3017698"/>
                      </a:xfrm>
                      <a:prstGeom prst="rect">
                        <a:avLst/>
                      </a:prstGeom>
                      <a:noFill/>
                      <a:ln>
                        <a:noFill/>
                      </a:ln>
                    </pic:spPr>
                  </pic:pic>
                </a:graphicData>
              </a:graphic>
            </wp:inline>
          </w:drawing>
        </w:r>
      </w:ins>
    </w:p>
    <w:p>
      <w:pPr>
        <w:pStyle w:val="Caption"/>
        <w:rPr>
          <w:ins w:id="7603" w:author="Albert Kwame Osei-Owusu" w:date="2026-09-12T09:00:00Z"/>
          <w:lang w:val="en-GB"/>
        </w:rPr>
      </w:pPr>
      <w:ins w:id="7604" w:author="Albert Kwame Osei-Owusu" w:date="2026-09-12T09:00:00Z">
        <w:r>
          <w:rPr>
            <w:b/>
            <w:bCs/>
            <w:lang w:val="en-GB"/>
          </w:rPr>
          <w:t xml:space="preserve">Fig. A.12.</w:t>
        </w:r>
        <w:r>
          <w:rPr>
            <w:lang w:val="en-GB"/>
          </w:rPr>
          <w:t xml:space="preserve"> The simulated distribution of each impact category, 100,000 draws, with the deterministic estimate and the 95% interval marked. The distributions are shown on their own scales because the categories differ by orders of magnitude.</w:t>
        </w:r>
      </w:ins>
    </w:p>
    <w:p>
      <w:pPr>
        <w:keepNext/>
        <w:spacing w:before="240" w:after="60" w:line="240" w:lineRule="auto"/>
        <w:jc w:val="center"/>
        <w:rPr>
          <w:ins w:id="7605" w:author="Albert Kwame Osei-Owusu" w:date="2026-09-12T09:00:00Z"/>
        </w:rPr>
      </w:pPr>
      <w:ins w:id="7606" w:author="Albert Kwame Osei-Owusu" w:date="2026-09-12T09:00:00Z">
        <w:r>
          <w:rPr>
            <w:noProof/>
          </w:rPr>
          <w:drawing>
            <wp:inline distT="0" distB="0" distL="0" distR="0">
              <wp:extent cx="6116955" cy="2513049"/>
              <wp:effectExtent l="0" t="0" r="0" b="0"/>
              <wp:docPr id="950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pic:cNvPicPr>
                        <a:picLocks noChangeAspect="1" noChangeArrowheads="1"/>
                      </pic:cNvPicPr>
                    </pic:nvPicPr>
                    <pic:blipFill>
                      <a:blip r:embed="rId33" cstate="print"/>
                      <a:srcRect/>
                      <a:stretch>
                        <a:fillRect/>
                      </a:stretch>
                    </pic:blipFill>
                    <pic:spPr bwMode="auto">
                      <a:xfrm>
                        <a:off x="0" y="0"/>
                        <a:ext cx="6116955" cy="2513049"/>
                      </a:xfrm>
                      <a:prstGeom prst="rect">
                        <a:avLst/>
                      </a:prstGeom>
                      <a:noFill/>
                      <a:ln>
                        <a:noFill/>
                      </a:ln>
                    </pic:spPr>
                  </pic:pic>
                </a:graphicData>
              </a:graphic>
            </wp:inline>
          </w:drawing>
        </w:r>
      </w:ins>
    </w:p>
    <w:p>
      <w:pPr>
        <w:pStyle w:val="Caption"/>
        <w:rPr>
          <w:ins w:id="7607" w:author="Albert Kwame Osei-Owusu" w:date="2026-09-12T09:00:00Z"/>
          <w:lang w:val="en-GB"/>
        </w:rPr>
      </w:pPr>
      <w:ins w:id="7608" w:author="Albert Kwame Osei-Owusu" w:date="2026-09-12T09:00:00Z">
        <w:r>
          <w:rPr>
            <w:b/>
            <w:bCs/>
            <w:lang w:val="en-GB"/>
          </w:rPr>
          <w:t xml:space="preserve">Fig. A.13.</w:t>
        </w:r>
        <w:r>
          <w:rPr>
            <w:lang w:val="en-GB"/>
          </w:rPr>
          <w:t xml:space="preserve"> </w:t>
        </w:r>
        <w:r>
          <w:rPr>
            <w:lang w:val="en-GB"/>
          </w:rPr>
          <w:t xml:space="preserve">Variance</w:t>
        </w:r>
        <w:r>
          <w:rPr>
            <w:lang w:val="en-GB"/>
          </w:rPr>
          <w:t xml:space="preserve"> shares by parameter for each impact category, with the covariance of employee commuting and patient and visitor travel carried as its own term so that the decomposition sums to 100%.</w:t>
        </w:r>
      </w:ins>
    </w:p>
    <w:p>
      <w:pPr>
        <w:keepNext/>
        <w:spacing w:before="240" w:after="60" w:line="240" w:lineRule="auto"/>
        <w:jc w:val="center"/>
        <w:rPr>
          <w:ins w:id="7609" w:author="Albert Kwame Osei-Owusu" w:date="2026-09-12T09:00:00Z"/>
        </w:rPr>
      </w:pPr>
      <w:ins w:id="7610" w:author="Albert Kwame Osei-Owusu" w:date="2026-09-12T09:00:00Z">
        <w:r>
          <w:rPr>
            <w:noProof/>
          </w:rPr>
          <w:drawing>
            <wp:inline distT="0" distB="0" distL="0" distR="0">
              <wp:extent cx="6116955" cy="3061026"/>
              <wp:effectExtent l="0" t="0" r="0" b="0"/>
              <wp:docPr id="950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
                      <pic:cNvPicPr>
                        <a:picLocks noChangeAspect="1" noChangeArrowheads="1"/>
                      </pic:cNvPicPr>
                    </pic:nvPicPr>
                    <pic:blipFill>
                      <a:blip r:embed="rId34" cstate="print"/>
                      <a:srcRect/>
                      <a:stretch>
                        <a:fillRect/>
                      </a:stretch>
                    </pic:blipFill>
                    <pic:spPr bwMode="auto">
                      <a:xfrm>
                        <a:off x="0" y="0"/>
                        <a:ext cx="6116955" cy="3061026"/>
                      </a:xfrm>
                      <a:prstGeom prst="rect">
                        <a:avLst/>
                      </a:prstGeom>
                      <a:noFill/>
                      <a:ln>
                        <a:noFill/>
                      </a:ln>
                    </pic:spPr>
                  </pic:pic>
                </a:graphicData>
              </a:graphic>
            </wp:inline>
          </w:drawing>
        </w:r>
      </w:ins>
    </w:p>
    <w:p>
      <w:pPr>
        <w:pStyle w:val="Caption"/>
        <w:rPr>
          <w:ins w:id="7611" w:author="Albert Kwame Osei-Owusu" w:date="2026-09-12T09:00:00Z"/>
          <w:lang w:val="en-GB"/>
        </w:rPr>
      </w:pPr>
      <w:ins w:id="7612" w:author="Albert Kwame Osei-Owusu" w:date="2026-09-12T09:00:00Z">
        <w:r>
          <w:rPr>
            <w:b/>
            <w:bCs/>
            <w:lang w:val="en-GB"/>
          </w:rPr>
          <w:t xml:space="preserve">Fig. A.14.</w:t>
        </w:r>
        <w:r>
          <w:rPr>
            <w:lang w:val="en-GB"/>
          </w:rPr>
          <w:t xml:space="preserve"> The climate contribution of each activity group with its 95% interval, ordered by share. Private travel is the only group whose coefficient of variation, 25.8%, is materially above the </w:t>
        </w:r>
      </w:ins>
      <w:ins w:id="13940" w:author="Albert Kwame Osei-Owusu" w:date="2026-09-12T09:00:00Z">
        <w:del w:id="13938" w:author="Albert Kwame Osei-Owusu" w:date="2026-09-13T09:00:00Z">
          <w:r>
            <w:rPr>
              <w:lang w:val="en-GB"/>
            </w:rPr>
            <w:delText xml:space="preserve">8.3% to 9.1%</w:delText>
          </w:r>
        </w:del>
      </w:ins>
      <w:ins w:id="13939" w:author="Albert Kwame Osei-Owusu" w:date="2026-09-13T09:00:00Z">
        <w:r>
          <w:rPr>
            <w:lang w:val="en-GB"/>
          </w:rPr>
          <w:t xml:space="preserve">8.3% to 9.1%</w:t>
        </w:r>
      </w:ins>
      <w:ins w:id="13941" w:author="Albert Kwame Osei-Owusu" w:date="2026-09-12T09:00:00Z">
        <w:r>
          <w:rPr>
            <w:lang w:val="en-GB"/>
          </w:rPr>
          <w:t xml:space="preserve"> the input-output data impose on the other groups.</w:t>
        </w:r>
      </w:ins>
    </w:p>
    <w:p>
      <w:pPr>
        <w:keepNext/>
        <w:spacing w:before="240" w:after="60" w:line="240" w:lineRule="auto"/>
        <w:jc w:val="center"/>
        <w:rPr>
          <w:ins w:id="7613" w:author="Albert Kwame Osei-Owusu" w:date="2026-09-12T09:00:00Z"/>
        </w:rPr>
      </w:pPr>
      <w:ins w:id="7614" w:author="Albert Kwame Osei-Owusu" w:date="2026-09-12T09:00:00Z">
        <w:r>
          <w:rPr>
            <w:noProof/>
          </w:rPr>
          <w:drawing>
            <wp:inline distT="0" distB="0" distL="0" distR="0">
              <wp:extent cx="6116955" cy="3382166"/>
              <wp:effectExtent l="0" t="0" r="0" b="0"/>
              <wp:docPr id="950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pic:cNvPicPr>
                        <a:picLocks noChangeAspect="1" noChangeArrowheads="1"/>
                      </pic:cNvPicPr>
                    </pic:nvPicPr>
                    <pic:blipFill>
                      <a:blip r:embed="rId35" cstate="print"/>
                      <a:srcRect/>
                      <a:stretch>
                        <a:fillRect/>
                      </a:stretch>
                    </pic:blipFill>
                    <pic:spPr bwMode="auto">
                      <a:xfrm>
                        <a:off x="0" y="0"/>
                        <a:ext cx="6116955" cy="3382166"/>
                      </a:xfrm>
                      <a:prstGeom prst="rect">
                        <a:avLst/>
                      </a:prstGeom>
                      <a:noFill/>
                      <a:ln>
                        <a:noFill/>
                      </a:ln>
                    </pic:spPr>
                  </pic:pic>
                </a:graphicData>
              </a:graphic>
            </wp:inline>
          </w:drawing>
        </w:r>
      </w:ins>
    </w:p>
    <w:p>
      <w:pPr>
        <w:pStyle w:val="Caption"/>
        <w:rPr>
          <w:ins w:id="7615" w:author="Albert Kwame Osei-Owusu" w:date="2026-09-12T09:00:00Z"/>
          <w:lang w:val="en-GB"/>
        </w:rPr>
      </w:pPr>
      <w:ins w:id="7616" w:author="Albert Kwame Osei-Owusu" w:date="2026-09-12T09:00:00Z">
        <w:r>
          <w:rPr>
            <w:b/>
            <w:bCs/>
            <w:lang w:val="en-GB"/>
          </w:rPr>
          <w:t xml:space="preserve">Fig. A.15.</w:t>
        </w:r>
        <w:r>
          <w:rPr>
            <w:lang w:val="en-GB"/>
          </w:rPr>
          <w:t xml:space="preserve"> The effect on the climate footprint of moving one parameter at a time to the ends of its own interval, with all others held at their medians.</w:t>
        </w:r>
      </w:ins>
    </w:p>
    <w:p>
      <w:pPr>
        <w:keepNext/>
        <w:spacing w:before="240" w:after="60" w:line="240" w:lineRule="auto"/>
        <w:jc w:val="center"/>
        <w:rPr>
          <w:ins w:id="7617" w:author="Albert Kwame Osei-Owusu" w:date="2026-09-12T09:00:00Z"/>
        </w:rPr>
      </w:pPr>
      <w:ins w:id="7618" w:author="Albert Kwame Osei-Owusu" w:date="2026-09-12T09:00:00Z">
        <w:r>
          <w:rPr>
            <w:noProof/>
          </w:rPr>
          <w:drawing>
            <wp:inline distT="0" distB="0" distL="0" distR="0">
              <wp:extent cx="6116955" cy="3244535"/>
              <wp:effectExtent l="0" t="0" r="0" b="0"/>
              <wp:docPr id="950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pic:cNvPicPr>
                        <a:picLocks noChangeAspect="1" noChangeArrowheads="1"/>
                      </pic:cNvPicPr>
                    </pic:nvPicPr>
                    <pic:blipFill>
                      <a:blip r:embed="rId36" cstate="print"/>
                      <a:srcRect/>
                      <a:stretch>
                        <a:fillRect/>
                      </a:stretch>
                    </pic:blipFill>
                    <pic:spPr bwMode="auto">
                      <a:xfrm>
                        <a:off x="0" y="0"/>
                        <a:ext cx="6116955" cy="3244535"/>
                      </a:xfrm>
                      <a:prstGeom prst="rect">
                        <a:avLst/>
                      </a:prstGeom>
                      <a:noFill/>
                      <a:ln>
                        <a:noFill/>
                      </a:ln>
                    </pic:spPr>
                  </pic:pic>
                </a:graphicData>
              </a:graphic>
            </wp:inline>
          </w:drawing>
        </w:r>
      </w:ins>
    </w:p>
    <w:p>
      <w:pPr>
        <w:pStyle w:val="Caption"/>
        <w:rPr>
          <w:ins w:id="7619" w:author="Albert Kwame Osei-Owusu" w:date="2026-09-12T09:00:00Z"/>
          <w:lang w:val="en-GB"/>
        </w:rPr>
      </w:pPr>
      <w:ins w:id="16114" w:author="Albert Kwame Osei-Owusu" w:date="2026-09-14T09:00:00Z">
        <w:r>
          <w:rPr>
            <w:b/>
            <w:bCs/>
            <w:lang w:val="en-GB"/>
          </w:rPr>
          <w:t xml:space="preserve">Fig. A.16.</w:t>
        </w:r>
        <w:r>
          <w:rPr>
            <w:lang w:val="en-GB"/>
          </w:rPr>
          <w:t xml:space="preserve"> The probability that each activity group holds rank one, two or three in the climate footprint across the 100,000 draws. </w:t>
        </w:r>
        <w:r>
          <w:rPr>
            <w:lang w:val="en-GB"/>
          </w:rPr>
          <w:t xml:space="preserve">Pharmaceuticals and chemical products hold rank one in 96.6% of draws on the Chemicals n.e.c. intensity (left) and services in 60.1% on the pharmaceutical-specific intensity (right).</w:t>
        </w:r>
      </w:ins>
    </w:p>
    <w:p w14:paraId="6DD4712B" w14:textId="77777777">
      <w:pPr>
        <w:pStyle w:val="Heading2"/>
        <w:rPr>
          <w:ins w:id="123091" w:author="Albert Kwame Osei-Owusu" w:date="2026-10-21T20:00:00Z"/>
          <w:lang w:val="en-GB"/>
        </w:rPr>
      </w:pPr>
      <w:ins w:id="123092" w:author="Albert Kwame Osei-Owusu" w:date="2026-10-21T20:00:00Z">
        <w:r>
          <w:rPr>
            <w:lang w:val="en-GB"/>
          </w:rPr>
          <w:t xml:space="preserve">Sensitivity cases in summary</w:t>
        </w:r>
      </w:ins>
    </w:p>
    <w:p w14:paraId="460E118F" w14:textId="77777777">
      <w:pPr>
        <w:spacing w:line="240" w:lineRule="auto"/>
        <w:rPr>
          <w:ins w:id="123089" w:author="Albert Kwame Osei-Owusu" w:date="2026-10-21T20:00:00Z"/>
          <w:rFonts w:ascii="Times New Roman" w:hAnsi="Times New Roman" w:cs="Times New Roman"/>
          <w:sz w:val="20"/>
          <w:szCs w:val="20"/>
          <w:lang w:val="en-GB"/>
        </w:rPr>
      </w:pPr>
      <w:ins w:id="123090" w:author="Albert Kwame Osei-Owusu" w:date="2026-10-21T20:00:00Z">
        <w:r>
          <w:rPr>
            <w:rFonts w:ascii="Times New Roman" w:hAnsi="Times New Roman" w:cs="Times New Roman"/>
            <w:sz w:val="20"/>
            <w:szCs w:val="20"/>
            <w:lang w:val="en-GB"/>
          </w:rPr>
          <w:t xml:space="preserve">Table A.7 lists the sensitivity cases described under Sensitivity, with the choice each one changes, how it is computed and its effect on the climate footprint. Each case changes one </w:t>
        </w:r>
        <w:r>
          <w:rPr>
            <w:rFonts w:ascii="Times New Roman" w:hAnsi="Times New Roman" w:cs="Times New Roman"/>
            <w:sz w:val="20"/>
            <w:szCs w:val="20"/>
            <w:lang w:val="en-GB"/>
          </w:rPr>
          <w:t xml:space="preserve">choice, except the last medicines case, which combines two,</w:t>
        </w:r>
        <w:r>
          <w:rPr>
            <w:rFonts w:ascii="Times New Roman" w:hAnsi="Times New Roman" w:cs="Times New Roman"/>
            <w:sz w:val="20"/>
            <w:szCs w:val="20"/>
            <w:lang w:val="en-GB"/>
          </w:rPr>
          <w:t xml:space="preserve"> and keeps every other input of the headline; the pharmaceutical-specific case reports the median and 95% interval of 100,000 draws, and the other cases are deterministic.</w:t>
        </w:r>
      </w:ins>
    </w:p>
    <w:p w14:paraId="790495FD" w14:textId="77777777">
      <w:pPr>
        <w:pStyle w:val="TableCaption"/>
        <w:rPr>
          <w:ins w:id="123093" w:author="Albert Kwame Osei-Owusu" w:date="2026-10-21T20:00:00Z"/>
        </w:rPr>
      </w:pPr>
      <w:ins w:id="123094" w:author="Albert Kwame Osei-Owusu" w:date="2026-10-21T20:00:00Z">
        <w:r>
          <w:rPr>
            <w:b/>
            <w:bCs/>
          </w:rPr>
          <w:t xml:space="preserve">Table A.7.</w:t>
        </w:r>
        <w:r>
          <w:t xml:space="preserve"> Sensitivity cases for the climate footprint of Danish health care, 2022.</w:t>
        </w:r>
      </w:ins>
    </w:p>
    <w:tbl>
      <w:tblPr>
        <w:tblW w:w="9634" w:type="dxa"/>
        <w:tblBorders>
          <w:top w:val="single" w:sz="8" w:space="0" w:color="000000"/>
          <w:left w:val="nil"/>
          <w:bottom w:val="single" w:sz="8" w:space="0" w:color="000000"/>
          <w:right w:val="nil"/>
          <w:insideH w:val="nil"/>
          <w:insideV w:val="nil"/>
        </w:tblBorders>
        <w:tblLayout w:type="fixed"/>
        <w:tblCellMar>
          <w:left w:w="57" w:type="dxa"/>
          <w:right w:w="57" w:type="dxa"/>
        </w:tblCellMar>
        <w:tblLook w:val="0000" w:firstRow="0" w:lastRow="0" w:firstColumn="0" w:lastColumn="0" w:noHBand="1" w:noVBand="1"/>
      </w:tblPr>
      <w:tblGrid>
        <w:gridCol w:w="2200"/>
        <w:gridCol w:w="4634"/>
        <w:gridCol w:w="1500"/>
        <w:gridCol w:w="1300"/>
      </w:tblGrid>
      <w:tr>
        <w:trPr>
          <w:cantSplit/>
          <w:tblHeader/>
          <w:ins w:id="123095" w:author="Albert Kwame Osei-Owusu" w:date="2026-10-21T20:00:00Z"/>
        </w:trPr>
        <w:tc>
          <w:tcPr>
            <w:tcW w:w="2200" w:type="dxa"/>
            <w:tcBorders>
              <w:bottom w:val="single" w:sz="4" w:space="0" w:color="000000"/>
            </w:tcBorders>
          </w:tcPr>
          <w:p w14:paraId="4B1540A6" w14:textId="77777777">
            <w:pPr>
              <w:pStyle w:val="TableText"/>
              <w:rPr>
                <w:ins w:id="123096" w:author="Albert Kwame Osei-Owusu" w:date="2026-10-21T20:00:00Z"/>
              </w:rPr>
            </w:pPr>
            <w:ins w:id="123097" w:author="Albert Kwame Osei-Owusu" w:date="2026-10-21T20:00:00Z">
              <w:r>
                <w:rPr>
                  <w:b/>
                  <w:bCs/>
                </w:rPr>
                <w:t xml:space="preserve">Case</w:t>
              </w:r>
            </w:ins>
          </w:p>
        </w:tc>
        <w:tc>
          <w:tcPr>
            <w:tcW w:w="4634" w:type="dxa"/>
            <w:tcBorders>
              <w:bottom w:val="single" w:sz="4" w:space="0" w:color="000000"/>
            </w:tcBorders>
          </w:tcPr>
          <w:p w14:paraId="25901CE2" w14:textId="77777777">
            <w:pPr>
              <w:pStyle w:val="TableText"/>
              <w:rPr>
                <w:ins w:id="123098" w:author="Albert Kwame Osei-Owusu" w:date="2026-10-21T20:00:00Z"/>
              </w:rPr>
            </w:pPr>
            <w:ins w:id="123099" w:author="Albert Kwame Osei-Owusu" w:date="2026-10-21T20:00:00Z">
              <w:r>
                <w:rPr>
                  <w:b/>
                  <w:bCs/>
                </w:rPr>
                <w:t xml:space="preserve">What changes and how it is computed</w:t>
              </w:r>
            </w:ins>
          </w:p>
        </w:tc>
        <w:tc>
          <w:tcPr>
            <w:tcW w:w="1500" w:type="dxa"/>
            <w:tcBorders>
              <w:bottom w:val="single" w:sz="4" w:space="0" w:color="000000"/>
            </w:tcBorders>
          </w:tcPr>
          <w:p w14:paraId="6083D0C7" w14:textId="77777777">
            <w:pPr>
              <w:pStyle w:val="TableText"/>
              <w:rPr>
                <w:ins w:id="123100" w:author="Albert Kwame Osei-Owusu" w:date="2026-10-21T20:00:00Z"/>
              </w:rPr>
            </w:pPr>
            <w:ins w:id="123101" w:author="Albert Kwame Osei-Owusu" w:date="2026-10-21T20:00:00Z">
              <w:r>
                <w:rPr>
                  <w:b/>
                  <w:bCs/>
                </w:rPr>
                <w:t xml:space="preserve">Climate change (kt CO₂e)</w:t>
              </w:r>
            </w:ins>
          </w:p>
        </w:tc>
        <w:tc>
          <w:tcPr>
            <w:tcW w:w="1300" w:type="dxa"/>
            <w:tcBorders>
              <w:bottom w:val="single" w:sz="4" w:space="0" w:color="000000"/>
            </w:tcBorders>
          </w:tcPr>
          <w:p w14:paraId="7DFCFBDF" w14:textId="77777777">
            <w:pPr>
              <w:pStyle w:val="TableText"/>
              <w:rPr>
                <w:ins w:id="123102" w:author="Albert Kwame Osei-Owusu" w:date="2026-10-21T20:00:00Z"/>
              </w:rPr>
            </w:pPr>
            <w:ins w:id="123103" w:author="Albert Kwame Osei-Owusu" w:date="2026-10-21T20:00:00Z">
              <w:r>
                <w:rPr>
                  <w:b/>
                  <w:bCs/>
                </w:rPr>
                <w:t xml:space="preserve">Change from headline (%)</w:t>
              </w:r>
            </w:ins>
          </w:p>
        </w:tc>
      </w:tr>
      <w:tr>
        <w:trPr>
          <w:cantSplit/>
          <w:ins w:id="123104" w:author="Albert Kwame Osei-Owusu" w:date="2026-10-21T20:00:00Z"/>
        </w:trPr>
        <w:tc>
          <w:tcPr>
            <w:tcW w:w="2200" w:type="dxa"/>
          </w:tcPr>
          <w:p w14:paraId="406A430C" w14:textId="77777777">
            <w:pPr>
              <w:pStyle w:val="TableText"/>
              <w:rPr>
                <w:ins w:id="123105" w:author="Albert Kwame Osei-Owusu" w:date="2026-10-21T20:00:00Z"/>
              </w:rPr>
            </w:pPr>
            <w:ins w:id="123106" w:author="Albert Kwame Osei-Owusu" w:date="2026-10-21T20:00:00Z">
              <w:r>
                <w:t xml:space="preserve">Headline</w:t>
              </w:r>
            </w:ins>
          </w:p>
        </w:tc>
        <w:tc>
          <w:tcPr>
            <w:tcW w:w="4634" w:type="dxa"/>
          </w:tcPr>
          <w:p w14:paraId="5DF8BC8B" w14:textId="77777777">
            <w:pPr>
              <w:pStyle w:val="TableText"/>
              <w:rPr>
                <w:ins w:id="123107" w:author="Albert Kwame Osei-Owusu" w:date="2026-10-21T20:00:00Z"/>
              </w:rPr>
            </w:pPr>
            <w:ins w:id="123108" w:author="Albert Kwame Osei-Owusu" w:date="2026-10-21T20:00:00Z">
              <w:r>
                <w:t xml:space="preserve">EXIOBASE version 3.8.2 for 2022 with the Danish sea-transport reallocation; medicines at the Chemicals n.e.c. intensity; capital excluded; 95% interval of 100,000 draws in brackets</w:t>
              </w:r>
            </w:ins>
          </w:p>
        </w:tc>
        <w:tc>
          <w:tcPr>
            <w:tcW w:w="1500" w:type="dxa"/>
          </w:tcPr>
          <w:p w14:paraId="685256E2" w14:textId="77777777">
            <w:pPr>
              <w:pStyle w:val="TableText"/>
              <w:rPr>
                <w:ins w:id="123109" w:author="Albert Kwame Osei-Owusu" w:date="2026-10-21T20:00:00Z"/>
              </w:rPr>
            </w:pPr>
            <w:ins w:id="123110" w:author="Albert Kwame Osei-Owusu" w:date="2026-10-21T20:00:00Z">
              <w:r>
                <w:t xml:space="preserve">4,267 (3,675 to 5,029)</w:t>
              </w:r>
            </w:ins>
          </w:p>
        </w:tc>
        <w:tc>
          <w:tcPr>
            <w:tcW w:w="1300" w:type="dxa"/>
          </w:tcPr>
          <w:p w14:paraId="2F772565" w14:textId="77777777">
            <w:pPr>
              <w:pStyle w:val="TableText"/>
              <w:rPr>
                <w:ins w:id="123111" w:author="Albert Kwame Osei-Owusu" w:date="2026-10-21T20:00:00Z"/>
              </w:rPr>
            </w:pPr>
            <w:ins w:id="123112" w:author="Albert Kwame Osei-Owusu" w:date="2026-10-21T20:00:00Z">
              <w:r>
                <w:t xml:space="preserve">0</w:t>
              </w:r>
            </w:ins>
          </w:p>
        </w:tc>
      </w:tr>
      <w:tr>
        <w:trPr>
          <w:cantSplit/>
          <w:ins w:id="123113" w:author="Albert Kwame Osei-Owusu" w:date="2026-10-21T20:00:00Z"/>
        </w:trPr>
        <w:tc>
          <w:tcPr>
            <w:tcW w:w="2200" w:type="dxa"/>
          </w:tcPr>
          <w:p w14:paraId="4776AE0D" w14:textId="77777777">
            <w:pPr>
              <w:pStyle w:val="TableText"/>
              <w:rPr>
                <w:ins w:id="123114" w:author="Albert Kwame Osei-Owusu" w:date="2026-10-21T20:00:00Z"/>
              </w:rPr>
            </w:pPr>
            <w:ins w:id="123115" w:author="Albert Kwame Osei-Owusu" w:date="2026-10-21T20:00:00Z">
              <w:r>
                <w:t xml:space="preserve">Pharmaceutical-specific intensity</w:t>
              </w:r>
            </w:ins>
          </w:p>
        </w:tc>
        <w:tc>
          <w:tcPr>
            <w:tcW w:w="4634" w:type="dxa"/>
          </w:tcPr>
          <w:p w14:paraId="49AD9F99" w14:textId="77777777">
            <w:pPr>
              <w:pStyle w:val="TableText"/>
              <w:rPr>
                <w:ins w:id="123116" w:author="Albert Kwame Osei-Owusu" w:date="2026-10-21T20:00:00Z"/>
              </w:rPr>
            </w:pPr>
            <w:ins w:id="123117" w:author="Albert Kwame Osei-Owusu" w:date="2026-10-21T20:00:00Z">
              <w:r>
                <w:t xml:space="preserve">Medicines bought as goods carried at one third of the Chemicals n.e.c. intensity for climate change (one seventh for material extraction, between one seventh and one for the other categories); median of 100,000 draws</w:t>
              </w:r>
            </w:ins>
          </w:p>
        </w:tc>
        <w:tc>
          <w:tcPr>
            <w:tcW w:w="1500" w:type="dxa"/>
          </w:tcPr>
          <w:p w14:paraId="51491834" w14:textId="77777777">
            <w:pPr>
              <w:pStyle w:val="TableText"/>
              <w:rPr>
                <w:ins w:id="123118" w:author="Albert Kwame Osei-Owusu" w:date="2026-10-21T20:00:00Z"/>
              </w:rPr>
            </w:pPr>
            <w:ins w:id="123119" w:author="Albert Kwame Osei-Owusu" w:date="2026-10-21T20:00:00Z">
              <w:r>
                <w:t xml:space="preserve">3,734 (3,163 to 4,457)</w:t>
              </w:r>
            </w:ins>
          </w:p>
        </w:tc>
        <w:tc>
          <w:tcPr>
            <w:tcW w:w="1300" w:type="dxa"/>
          </w:tcPr>
          <w:p w14:paraId="641CE86B" w14:textId="77777777">
            <w:pPr>
              <w:pStyle w:val="TableText"/>
              <w:rPr>
                <w:ins w:id="123120" w:author="Albert Kwame Osei-Owusu" w:date="2026-10-21T20:00:00Z"/>
              </w:rPr>
            </w:pPr>
            <w:ins w:id="123121" w:author="Albert Kwame Osei-Owusu" w:date="2026-10-21T20:00:00Z">
              <w:r>
                <w:t xml:space="preserve">−12.5</w:t>
              </w:r>
            </w:ins>
          </w:p>
        </w:tc>
      </w:tr>
      <w:tr>
        <w:trPr>
          <w:cantSplit/>
          <w:ins w:id="123122" w:author="Albert Kwame Osei-Owusu" w:date="2026-10-21T20:00:00Z"/>
        </w:trPr>
        <w:tc>
          <w:tcPr>
            <w:tcW w:w="2200" w:type="dxa"/>
          </w:tcPr>
          <w:p w14:paraId="276D06B4" w14:textId="77777777">
            <w:pPr>
              <w:pStyle w:val="TableText"/>
              <w:rPr>
                <w:ins w:id="123123" w:author="Albert Kwame Osei-Owusu" w:date="2026-10-21T20:00:00Z"/>
              </w:rPr>
            </w:pPr>
            <w:ins w:id="123124" w:author="Albert Kwame Osei-Owusu" w:date="2026-10-21T20:00:00Z">
              <w:r>
                <w:t xml:space="preserve">National mix of services purchases</w:t>
              </w:r>
            </w:ins>
          </w:p>
        </w:tc>
        <w:tc>
          <w:tcPr>
            <w:tcW w:w="4634" w:type="dxa"/>
          </w:tcPr>
          <w:p w14:paraId="5C13804E" w14:textId="77777777">
            <w:pPr>
              <w:pStyle w:val="TableText"/>
              <w:rPr>
                <w:ins w:id="123125" w:author="Albert Kwame Osei-Owusu" w:date="2026-10-21T20:00:00Z"/>
              </w:rPr>
            </w:pPr>
            <w:ins w:id="123126" w:author="Albert Kwame Osei-Owusu" w:date="2026-10-21T20:00:00Z">
              <w:r>
                <w:t xml:space="preserve">Services purchases re-weighted, product by product and by domestic or imported origin, to the purchases of the Danish health and care industries in Statistics Denmark’s input-output table for 2022, with the services spend held at 10,009 million euros and energy kept at EXIOBASE’s purchases</w:t>
              </w:r>
            </w:ins>
          </w:p>
        </w:tc>
        <w:tc>
          <w:tcPr>
            <w:tcW w:w="1500" w:type="dxa"/>
          </w:tcPr>
          <w:p w14:paraId="4AC73F3F" w14:textId="77777777">
            <w:pPr>
              <w:pStyle w:val="TableText"/>
              <w:rPr>
                <w:ins w:id="123127" w:author="Albert Kwame Osei-Owusu" w:date="2026-10-21T20:00:00Z"/>
              </w:rPr>
            </w:pPr>
            <w:ins w:id="123128" w:author="Albert Kwame Osei-Owusu" w:date="2026-10-21T20:00:00Z">
              <w:r>
                <w:t xml:space="preserve">5,734</w:t>
              </w:r>
            </w:ins>
          </w:p>
        </w:tc>
        <w:tc>
          <w:tcPr>
            <w:tcW w:w="1300" w:type="dxa"/>
          </w:tcPr>
          <w:p w14:paraId="1BB3A403" w14:textId="77777777">
            <w:pPr>
              <w:pStyle w:val="TableText"/>
              <w:rPr>
                <w:ins w:id="123129" w:author="Albert Kwame Osei-Owusu" w:date="2026-10-21T20:00:00Z"/>
              </w:rPr>
            </w:pPr>
            <w:ins w:id="123130" w:author="Albert Kwame Osei-Owusu" w:date="2026-10-21T20:00:00Z">
              <w:r>
                <w:t xml:space="preserve">+34.4</w:t>
              </w:r>
            </w:ins>
          </w:p>
        </w:tc>
      </w:tr>
      <w:tr>
        <w:trPr>
          <w:cantSplit/>
          <w:ins w:id="123131" w:author="Albert Kwame Osei-Owusu" w:date="2026-10-21T20:00:00Z"/>
        </w:trPr>
        <w:tc>
          <w:tcPr>
            <w:tcW w:w="2200" w:type="dxa"/>
          </w:tcPr>
          <w:p w14:paraId="4208E2DD" w14:textId="77777777">
            <w:pPr>
              <w:pStyle w:val="TableText"/>
              <w:rPr>
                <w:ins w:id="123132" w:author="Albert Kwame Osei-Owusu" w:date="2026-10-21T20:00:00Z"/>
              </w:rPr>
            </w:pPr>
            <w:ins w:id="123133" w:author="Albert Kwame Osei-Owusu" w:date="2026-10-21T20:00:00Z">
              <w:r>
                <w:t xml:space="preserve">Hospital medicines added</w:t>
              </w:r>
            </w:ins>
          </w:p>
        </w:tc>
        <w:tc>
          <w:tcPr>
            <w:tcW w:w="4634" w:type="dxa"/>
          </w:tcPr>
          <w:p w14:paraId="2B82219B" w14:textId="77777777">
            <w:pPr>
              <w:pStyle w:val="TableText"/>
              <w:rPr>
                <w:ins w:id="123134" w:author="Albert Kwame Osei-Owusu" w:date="2026-10-21T20:00:00Z"/>
              </w:rPr>
            </w:pPr>
            <w:ins w:id="123135" w:author="Albert Kwame Osei-Owusu" w:date="2026-10-21T20:00:00Z">
              <w:r>
                <w:t xml:space="preserve">As the previous case, but only the medicines re-weighted, at the Chemicals n.e.c. intensity</w:t>
              </w:r>
            </w:ins>
          </w:p>
        </w:tc>
        <w:tc>
          <w:tcPr>
            <w:tcW w:w="1500" w:type="dxa"/>
          </w:tcPr>
          <w:p w14:paraId="5DE95B63" w14:textId="77777777">
            <w:pPr>
              <w:pStyle w:val="TableText"/>
              <w:rPr>
                <w:ins w:id="123136" w:author="Albert Kwame Osei-Owusu" w:date="2026-10-21T20:00:00Z"/>
              </w:rPr>
            </w:pPr>
            <w:ins w:id="123137" w:author="Albert Kwame Osei-Owusu" w:date="2026-10-21T20:00:00Z">
              <w:r>
                <w:t xml:space="preserve">5,635</w:t>
              </w:r>
            </w:ins>
          </w:p>
        </w:tc>
        <w:tc>
          <w:tcPr>
            <w:tcW w:w="1300" w:type="dxa"/>
          </w:tcPr>
          <w:p w14:paraId="71AD69A6" w14:textId="77777777">
            <w:pPr>
              <w:pStyle w:val="TableText"/>
              <w:rPr>
                <w:ins w:id="123138" w:author="Albert Kwame Osei-Owusu" w:date="2026-10-21T20:00:00Z"/>
              </w:rPr>
            </w:pPr>
            <w:ins w:id="123139" w:author="Albert Kwame Osei-Owusu" w:date="2026-10-21T20:00:00Z">
              <w:r>
                <w:t xml:space="preserve">+32.1</w:t>
              </w:r>
            </w:ins>
          </w:p>
        </w:tc>
      </w:tr>
      <w:tr>
        <w:trPr>
          <w:cantSplit/>
          <w:ins w:id="123140" w:author="Albert Kwame Osei-Owusu" w:date="2026-10-21T20:00:00Z"/>
        </w:trPr>
        <w:tc>
          <w:tcPr>
            <w:tcW w:w="2200" w:type="dxa"/>
          </w:tcPr>
          <w:p w14:paraId="768DF970" w14:textId="77777777">
            <w:pPr>
              <w:pStyle w:val="TableText"/>
              <w:rPr>
                <w:ins w:id="123141" w:author="Albert Kwame Osei-Owusu" w:date="2026-10-21T20:00:00Z"/>
              </w:rPr>
            </w:pPr>
            <w:ins w:id="123142" w:author="Albert Kwame Osei-Owusu" w:date="2026-10-21T20:00:00Z">
              <w:r>
                <w:t xml:space="preserve">Hospital medicines at pharmaceutical intensity</w:t>
              </w:r>
            </w:ins>
          </w:p>
        </w:tc>
        <w:tc>
          <w:tcPr>
            <w:tcW w:w="4634" w:type="dxa"/>
          </w:tcPr>
          <w:p w14:paraId="6E4DF7F5" w14:textId="77777777">
            <w:pPr>
              <w:pStyle w:val="TableText"/>
              <w:rPr>
                <w:ins w:id="123143" w:author="Albert Kwame Osei-Owusu" w:date="2026-10-21T20:00:00Z"/>
              </w:rPr>
            </w:pPr>
            <w:ins w:id="123144" w:author="Albert Kwame Osei-Owusu" w:date="2026-10-21T20:00:00Z">
              <w:r>
                <w:t xml:space="preserve">As the previous case, with the medicines at the pharmaceutical-specific intensity</w:t>
              </w:r>
            </w:ins>
          </w:p>
        </w:tc>
        <w:tc>
          <w:tcPr>
            <w:tcW w:w="1500" w:type="dxa"/>
          </w:tcPr>
          <w:p w14:paraId="6A8F91CE" w14:textId="77777777">
            <w:pPr>
              <w:pStyle w:val="TableText"/>
              <w:rPr>
                <w:ins w:id="123145" w:author="Albert Kwame Osei-Owusu" w:date="2026-10-21T20:00:00Z"/>
              </w:rPr>
            </w:pPr>
            <w:ins w:id="123146" w:author="Albert Kwame Osei-Owusu" w:date="2026-10-21T20:00:00Z">
              <w:r>
                <w:t xml:space="preserve">3,933</w:t>
              </w:r>
            </w:ins>
          </w:p>
        </w:tc>
        <w:tc>
          <w:tcPr>
            <w:tcW w:w="1300" w:type="dxa"/>
          </w:tcPr>
          <w:p w14:paraId="2029E715" w14:textId="77777777">
            <w:pPr>
              <w:pStyle w:val="TableText"/>
              <w:rPr>
                <w:ins w:id="123147" w:author="Albert Kwame Osei-Owusu" w:date="2026-10-21T20:00:00Z"/>
              </w:rPr>
            </w:pPr>
            <w:ins w:id="123148" w:author="Albert Kwame Osei-Owusu" w:date="2026-10-21T20:00:00Z">
              <w:r>
                <w:t xml:space="preserve">−7.8</w:t>
              </w:r>
            </w:ins>
          </w:p>
        </w:tc>
      </w:tr>
      <w:tr>
        <w:trPr>
          <w:cantSplit/>
          <w:ins w:id="123149" w:author="Albert Kwame Osei-Owusu" w:date="2026-10-21T20:00:00Z"/>
        </w:trPr>
        <w:tc>
          <w:tcPr>
            <w:tcW w:w="2200" w:type="dxa"/>
          </w:tcPr>
          <w:p w14:paraId="132DF88D" w14:textId="77777777">
            <w:pPr>
              <w:pStyle w:val="TableText"/>
              <w:rPr>
                <w:ins w:id="123150" w:author="Albert Kwame Osei-Owusu" w:date="2026-10-21T20:00:00Z"/>
              </w:rPr>
            </w:pPr>
            <w:ins w:id="123151" w:author="Albert Kwame Osei-Owusu" w:date="2026-10-21T20:00:00Z">
              <w:r>
                <w:t xml:space="preserve">Distribution margins at manufacturing intensity</w:t>
              </w:r>
            </w:ins>
          </w:p>
        </w:tc>
        <w:tc>
          <w:tcPr>
            <w:tcW w:w="4634" w:type="dxa"/>
          </w:tcPr>
          <w:p w14:paraId="71BFA47A" w14:textId="77777777">
            <w:pPr>
              <w:pStyle w:val="TableText"/>
              <w:rPr>
                <w:ins w:id="123152" w:author="Albert Kwame Osei-Owusu" w:date="2026-10-21T20:00:00Z"/>
              </w:rPr>
            </w:pPr>
            <w:ins w:id="123153" w:author="Albert Kwame Osei-Owusu" w:date="2026-10-21T20:00:00Z">
              <w:r>
                <w:t xml:space="preserve">Each pharmaceutical and appliance purchase column mapped whole to its manufacturing sector, margins included</w:t>
              </w:r>
            </w:ins>
          </w:p>
        </w:tc>
        <w:tc>
          <w:tcPr>
            <w:tcW w:w="1500" w:type="dxa"/>
          </w:tcPr>
          <w:p w14:paraId="1055A465" w14:textId="77777777">
            <w:pPr>
              <w:pStyle w:val="TableText"/>
              <w:rPr>
                <w:ins w:id="123154" w:author="Albert Kwame Osei-Owusu" w:date="2026-10-21T20:00:00Z"/>
              </w:rPr>
            </w:pPr>
            <w:ins w:id="123155" w:author="Albert Kwame Osei-Owusu" w:date="2026-10-21T20:00:00Z">
              <w:r>
                <w:t xml:space="preserve">4,755</w:t>
              </w:r>
            </w:ins>
          </w:p>
        </w:tc>
        <w:tc>
          <w:tcPr>
            <w:tcW w:w="1300" w:type="dxa"/>
          </w:tcPr>
          <w:p w14:paraId="4C71AEA3" w14:textId="77777777">
            <w:pPr>
              <w:pStyle w:val="TableText"/>
              <w:rPr>
                <w:ins w:id="123156" w:author="Albert Kwame Osei-Owusu" w:date="2026-10-21T20:00:00Z"/>
              </w:rPr>
            </w:pPr>
            <w:ins w:id="123157" w:author="Albert Kwame Osei-Owusu" w:date="2026-10-21T20:00:00Z">
              <w:r>
                <w:t xml:space="preserve">+11.4</w:t>
              </w:r>
            </w:ins>
          </w:p>
        </w:tc>
      </w:tr>
      <w:tr>
        <w:trPr>
          <w:cantSplit/>
          <w:ins w:id="123158" w:author="Albert Kwame Osei-Owusu" w:date="2026-10-21T20:00:00Z"/>
        </w:trPr>
        <w:tc>
          <w:tcPr>
            <w:tcW w:w="2200" w:type="dxa"/>
          </w:tcPr>
          <w:p w14:paraId="7CAEF033" w14:textId="77777777">
            <w:pPr>
              <w:pStyle w:val="TableText"/>
              <w:rPr>
                <w:ins w:id="123159" w:author="Albert Kwame Osei-Owusu" w:date="2026-10-21T20:00:00Z"/>
              </w:rPr>
            </w:pPr>
            <w:ins w:id="123160" w:author="Albert Kwame Osei-Owusu" w:date="2026-10-21T20:00:00Z">
              <w:r>
                <w:t xml:space="preserve">Sea-transport target share</w:t>
              </w:r>
            </w:ins>
          </w:p>
        </w:tc>
        <w:tc>
          <w:tcPr>
            <w:tcW w:w="4634" w:type="dxa"/>
          </w:tcPr>
          <w:p w14:paraId="380479B6" w14:textId="77777777">
            <w:pPr>
              <w:pStyle w:val="TableText"/>
              <w:rPr>
                <w:ins w:id="123161" w:author="Albert Kwame Osei-Owusu" w:date="2026-10-21T20:00:00Z"/>
              </w:rPr>
            </w:pPr>
            <w:ins w:id="123162" w:author="Albert Kwame Osei-Owusu" w:date="2026-10-21T20:00:00Z">
              <w:r>
                <w:t xml:space="preserve">Share of Danish sea-transport output in Danish intermediate use set between 0.05 and 0.15 instead of 0.065</w:t>
              </w:r>
            </w:ins>
          </w:p>
        </w:tc>
        <w:tc>
          <w:tcPr>
            <w:tcW w:w="1500" w:type="dxa"/>
          </w:tcPr>
          <w:p w14:paraId="3375D3A5" w14:textId="77777777">
            <w:pPr>
              <w:pStyle w:val="TableText"/>
              <w:rPr>
                <w:ins w:id="123163" w:author="Albert Kwame Osei-Owusu" w:date="2026-10-21T20:00:00Z"/>
              </w:rPr>
            </w:pPr>
            <w:ins w:id="123164" w:author="Albert Kwame Osei-Owusu" w:date="2026-10-21T20:00:00Z">
              <w:r>
                <w:t xml:space="preserve">4,245 to 4,397</w:t>
              </w:r>
            </w:ins>
          </w:p>
        </w:tc>
        <w:tc>
          <w:tcPr>
            <w:tcW w:w="1300" w:type="dxa"/>
          </w:tcPr>
          <w:p w14:paraId="68F8F7D3" w14:textId="77777777">
            <w:pPr>
              <w:pStyle w:val="TableText"/>
              <w:rPr>
                <w:ins w:id="123165" w:author="Albert Kwame Osei-Owusu" w:date="2026-10-21T20:00:00Z"/>
              </w:rPr>
            </w:pPr>
            <w:ins w:id="123166" w:author="Albert Kwame Osei-Owusu" w:date="2026-10-21T20:00:00Z">
              <w:r>
                <w:t xml:space="preserve">−0.5 to +3.1</w:t>
              </w:r>
            </w:ins>
          </w:p>
        </w:tc>
      </w:tr>
      <w:tr>
        <w:trPr>
          <w:cantSplit/>
          <w:ins w:id="123167" w:author="Albert Kwame Osei-Owusu" w:date="2026-10-21T20:00:00Z"/>
        </w:trPr>
        <w:tc>
          <w:tcPr>
            <w:tcW w:w="2200" w:type="dxa"/>
          </w:tcPr>
          <w:p w14:paraId="5F681A7D" w14:textId="77777777">
            <w:pPr>
              <w:pStyle w:val="TableText"/>
              <w:rPr>
                <w:ins w:id="123168" w:author="Albert Kwame Osei-Owusu" w:date="2026-10-21T20:00:00Z"/>
              </w:rPr>
            </w:pPr>
            <w:ins w:id="123169" w:author="Albert Kwame Osei-Owusu" w:date="2026-10-21T20:00:00Z">
              <w:r>
                <w:t xml:space="preserve">No sea-transport reallocation</w:t>
              </w:r>
            </w:ins>
          </w:p>
        </w:tc>
        <w:tc>
          <w:tcPr>
            <w:tcW w:w="4634" w:type="dxa"/>
          </w:tcPr>
          <w:p w14:paraId="7C855A68" w14:textId="77777777">
            <w:pPr>
              <w:pStyle w:val="TableText"/>
              <w:rPr>
                <w:ins w:id="123170" w:author="Albert Kwame Osei-Owusu" w:date="2026-10-21T20:00:00Z"/>
              </w:rPr>
            </w:pPr>
            <w:ins w:id="123171" w:author="Albert Kwame Osei-Owusu" w:date="2026-10-21T20:00:00Z">
              <w:r>
                <w:t xml:space="preserve">EXIOBASE’s own allocation, 73.6% of the output in Danish intermediate use</w:t>
              </w:r>
            </w:ins>
          </w:p>
        </w:tc>
        <w:tc>
          <w:tcPr>
            <w:tcW w:w="1500" w:type="dxa"/>
          </w:tcPr>
          <w:p w14:paraId="6E09265F" w14:textId="77777777">
            <w:pPr>
              <w:pStyle w:val="TableText"/>
              <w:rPr>
                <w:ins w:id="123172" w:author="Albert Kwame Osei-Owusu" w:date="2026-10-21T20:00:00Z"/>
              </w:rPr>
            </w:pPr>
            <w:ins w:id="123173" w:author="Albert Kwame Osei-Owusu" w:date="2026-10-21T20:00:00Z">
              <w:r>
                <w:t xml:space="preserve">5,688</w:t>
              </w:r>
            </w:ins>
          </w:p>
        </w:tc>
        <w:tc>
          <w:tcPr>
            <w:tcW w:w="1300" w:type="dxa"/>
          </w:tcPr>
          <w:p w14:paraId="31E0E32C" w14:textId="77777777">
            <w:pPr>
              <w:pStyle w:val="TableText"/>
              <w:rPr>
                <w:ins w:id="123174" w:author="Albert Kwame Osei-Owusu" w:date="2026-10-21T20:00:00Z"/>
              </w:rPr>
            </w:pPr>
            <w:ins w:id="123175" w:author="Albert Kwame Osei-Owusu" w:date="2026-10-21T20:00:00Z">
              <w:r>
                <w:t xml:space="preserve">+33.3</w:t>
              </w:r>
            </w:ins>
          </w:p>
        </w:tc>
      </w:tr>
      <w:tr>
        <w:trPr>
          <w:cantSplit/>
          <w:ins w:id="123176" w:author="Albert Kwame Osei-Owusu" w:date="2026-10-21T20:00:00Z"/>
        </w:trPr>
        <w:tc>
          <w:tcPr>
            <w:tcW w:w="2200" w:type="dxa"/>
          </w:tcPr>
          <w:p w14:paraId="206957CC" w14:textId="77777777">
            <w:pPr>
              <w:pStyle w:val="TableText"/>
              <w:rPr>
                <w:ins w:id="123177" w:author="Albert Kwame Osei-Owusu" w:date="2026-10-21T20:00:00Z"/>
              </w:rPr>
            </w:pPr>
            <w:ins w:id="123178" w:author="Albert Kwame Osei-Owusu" w:date="2026-10-21T20:00:00Z">
              <w:r>
                <w:t xml:space="preserve">Boundary with childcare</w:t>
              </w:r>
            </w:ins>
          </w:p>
        </w:tc>
        <w:tc>
          <w:tcPr>
            <w:tcW w:w="4634" w:type="dxa"/>
          </w:tcPr>
          <w:p w14:paraId="788692BE" w14:textId="77777777">
            <w:pPr>
              <w:pStyle w:val="TableText"/>
              <w:rPr>
                <w:ins w:id="123179" w:author="Albert Kwame Osei-Owusu" w:date="2026-10-21T20:00:00Z"/>
              </w:rPr>
            </w:pPr>
            <w:ins w:id="123180" w:author="Albert Kwame Osei-Owusu" w:date="2026-10-21T20:00:00Z">
              <w:r>
                <w:t xml:space="preserve">Childcare added to expenditure, the operational term and the commuting allocation, as in the Dutch template</w:t>
              </w:r>
            </w:ins>
          </w:p>
        </w:tc>
        <w:tc>
          <w:tcPr>
            <w:tcW w:w="1500" w:type="dxa"/>
          </w:tcPr>
          <w:p w14:paraId="7521F04B" w14:textId="77777777">
            <w:pPr>
              <w:pStyle w:val="TableText"/>
              <w:rPr>
                <w:ins w:id="123181" w:author="Albert Kwame Osei-Owusu" w:date="2026-10-21T20:00:00Z"/>
              </w:rPr>
            </w:pPr>
            <w:ins w:id="123182" w:author="Albert Kwame Osei-Owusu" w:date="2026-10-21T20:00:00Z">
              <w:r>
                <w:t xml:space="preserve">4,994</w:t>
              </w:r>
            </w:ins>
          </w:p>
        </w:tc>
        <w:tc>
          <w:tcPr>
            <w:tcW w:w="1300" w:type="dxa"/>
          </w:tcPr>
          <w:p w14:paraId="1792D213" w14:textId="77777777">
            <w:pPr>
              <w:pStyle w:val="TableText"/>
              <w:rPr>
                <w:ins w:id="123183" w:author="Albert Kwame Osei-Owusu" w:date="2026-10-21T20:00:00Z"/>
              </w:rPr>
            </w:pPr>
            <w:ins w:id="123184" w:author="Albert Kwame Osei-Owusu" w:date="2026-10-21T20:00:00Z">
              <w:r>
                <w:t xml:space="preserve">+17.0</w:t>
              </w:r>
            </w:ins>
          </w:p>
        </w:tc>
      </w:tr>
      <w:tr>
        <w:trPr>
          <w:cantSplit/>
          <w:ins w:id="123185" w:author="Albert Kwame Osei-Owusu" w:date="2026-10-21T20:00:00Z"/>
        </w:trPr>
        <w:tc>
          <w:tcPr>
            <w:tcW w:w="2200" w:type="dxa"/>
          </w:tcPr>
          <w:p w14:paraId="49BBA355" w14:textId="77777777">
            <w:pPr>
              <w:pStyle w:val="TableText"/>
              <w:rPr>
                <w:ins w:id="123186" w:author="Albert Kwame Osei-Owusu" w:date="2026-10-21T20:00:00Z"/>
              </w:rPr>
            </w:pPr>
            <w:ins w:id="123187" w:author="Albert Kwame Osei-Owusu" w:date="2026-10-21T20:00:00Z">
              <w:r>
                <w:t xml:space="preserve">Boundary without residential and elder care</w:t>
              </w:r>
            </w:ins>
          </w:p>
        </w:tc>
        <w:tc>
          <w:tcPr>
            <w:tcW w:w="4634" w:type="dxa"/>
          </w:tcPr>
          <w:p w14:paraId="5732863B" w14:textId="77777777">
            <w:pPr>
              <w:pStyle w:val="TableText"/>
              <w:rPr>
                <w:ins w:id="123188" w:author="Albert Kwame Osei-Owusu" w:date="2026-10-21T20:00:00Z"/>
              </w:rPr>
            </w:pPr>
            <w:ins w:id="123189" w:author="Albert Kwame Osei-Owusu" w:date="2026-10-21T20:00:00Z">
              <w:r>
                <w:t xml:space="preserve">Residential and elder care removed from expenditure, the operational term and the commuting allocation</w:t>
              </w:r>
            </w:ins>
          </w:p>
        </w:tc>
        <w:tc>
          <w:tcPr>
            <w:tcW w:w="1500" w:type="dxa"/>
          </w:tcPr>
          <w:p w14:paraId="553682D5" w14:textId="77777777">
            <w:pPr>
              <w:pStyle w:val="TableText"/>
              <w:rPr>
                <w:ins w:id="123190" w:author="Albert Kwame Osei-Owusu" w:date="2026-10-21T20:00:00Z"/>
              </w:rPr>
            </w:pPr>
            <w:ins w:id="123191" w:author="Albert Kwame Osei-Owusu" w:date="2026-10-21T20:00:00Z">
              <w:r>
                <w:t xml:space="preserve">3,462</w:t>
              </w:r>
            </w:ins>
          </w:p>
        </w:tc>
        <w:tc>
          <w:tcPr>
            <w:tcW w:w="1300" w:type="dxa"/>
          </w:tcPr>
          <w:p w14:paraId="6103260E" w14:textId="77777777">
            <w:pPr>
              <w:pStyle w:val="TableText"/>
              <w:rPr>
                <w:ins w:id="123192" w:author="Albert Kwame Osei-Owusu" w:date="2026-10-21T20:00:00Z"/>
              </w:rPr>
            </w:pPr>
            <w:ins w:id="123193" w:author="Albert Kwame Osei-Owusu" w:date="2026-10-21T20:00:00Z">
              <w:r>
                <w:t xml:space="preserve">−18.9</w:t>
              </w:r>
            </w:ins>
          </w:p>
        </w:tc>
      </w:tr>
      <w:tr>
        <w:trPr>
          <w:cantSplit/>
          <w:ins w:id="123194" w:author="Albert Kwame Osei-Owusu" w:date="2026-10-21T20:00:00Z"/>
        </w:trPr>
        <w:tc>
          <w:tcPr>
            <w:tcW w:w="2200" w:type="dxa"/>
          </w:tcPr>
          <w:p w14:paraId="5353D41F" w14:textId="77777777">
            <w:pPr>
              <w:pStyle w:val="TableText"/>
              <w:rPr>
                <w:ins w:id="123195" w:author="Albert Kwame Osei-Owusu" w:date="2026-10-21T20:00:00Z"/>
              </w:rPr>
            </w:pPr>
            <w:ins w:id="123196" w:author="Albert Kwame Osei-Owusu" w:date="2026-10-21T20:00:00Z">
              <w:r>
                <w:t xml:space="preserve">Capital of the health industries</w:t>
              </w:r>
            </w:ins>
          </w:p>
        </w:tc>
        <w:tc>
          <w:tcPr>
            <w:tcW w:w="4634" w:type="dxa"/>
          </w:tcPr>
          <w:p w14:paraId="2AF72EAC" w14:textId="77777777">
            <w:pPr>
              <w:pStyle w:val="TableText"/>
              <w:rPr>
                <w:ins w:id="123197" w:author="Albert Kwame Osei-Owusu" w:date="2026-10-21T20:00:00Z"/>
              </w:rPr>
            </w:pPr>
            <w:ins w:id="123198" w:author="Albert Kwame Osei-Owusu" w:date="2026-10-21T20:00:00Z">
              <w:r>
                <w:t xml:space="preserve">Consumption of fixed capital of the Danish health and residential care industries added as an exogenous service flow</w:t>
              </w:r>
            </w:ins>
          </w:p>
        </w:tc>
        <w:tc>
          <w:tcPr>
            <w:tcW w:w="1500" w:type="dxa"/>
          </w:tcPr>
          <w:p w14:paraId="6ED4289B" w14:textId="77777777">
            <w:pPr>
              <w:pStyle w:val="TableText"/>
              <w:rPr>
                <w:ins w:id="123199" w:author="Albert Kwame Osei-Owusu" w:date="2026-10-21T20:00:00Z"/>
              </w:rPr>
            </w:pPr>
            <w:ins w:id="123200" w:author="Albert Kwame Osei-Owusu" w:date="2026-10-21T20:00:00Z">
              <w:r>
                <w:t xml:space="preserve">4,802</w:t>
              </w:r>
            </w:ins>
          </w:p>
        </w:tc>
        <w:tc>
          <w:tcPr>
            <w:tcW w:w="1300" w:type="dxa"/>
          </w:tcPr>
          <w:p w14:paraId="6D462EFF" w14:textId="77777777">
            <w:pPr>
              <w:pStyle w:val="TableText"/>
              <w:rPr>
                <w:ins w:id="123201" w:author="Albert Kwame Osei-Owusu" w:date="2026-10-21T20:00:00Z"/>
              </w:rPr>
            </w:pPr>
            <w:ins w:id="123202" w:author="Albert Kwame Osei-Owusu" w:date="2026-10-21T20:00:00Z">
              <w:r>
                <w:t xml:space="preserve">+12.5</w:t>
              </w:r>
            </w:ins>
          </w:p>
        </w:tc>
      </w:tr>
      <w:tr>
        <w:trPr>
          <w:cantSplit/>
          <w:ins w:id="123203" w:author="Albert Kwame Osei-Owusu" w:date="2026-10-21T20:00:00Z"/>
        </w:trPr>
        <w:tc>
          <w:tcPr>
            <w:tcW w:w="2200" w:type="dxa"/>
          </w:tcPr>
          <w:p w14:paraId="11A8F6B1" w14:textId="77777777">
            <w:pPr>
              <w:pStyle w:val="TableText"/>
              <w:rPr>
                <w:ins w:id="123204" w:author="Albert Kwame Osei-Owusu" w:date="2026-10-21T20:00:00Z"/>
              </w:rPr>
            </w:pPr>
            <w:ins w:id="123205" w:author="Albert Kwame Osei-Owusu" w:date="2026-10-21T20:00:00Z">
              <w:r>
                <w:t xml:space="preserve">Capital of the supplying industries</w:t>
              </w:r>
            </w:ins>
          </w:p>
        </w:tc>
        <w:tc>
          <w:tcPr>
            <w:tcW w:w="4634" w:type="dxa"/>
          </w:tcPr>
          <w:p w14:paraId="60A1300F" w14:textId="77777777">
            <w:pPr>
              <w:pStyle w:val="TableText"/>
              <w:rPr>
                <w:ins w:id="123206" w:author="Albert Kwame Osei-Owusu" w:date="2026-10-21T20:00:00Z"/>
              </w:rPr>
            </w:pPr>
            <w:ins w:id="123207" w:author="Albert Kwame Osei-Owusu" w:date="2026-10-21T20:00:00Z">
              <w:r>
                <w:t xml:space="preserve">Capital endogenised on the 2020 capital use matrices for EXIOBASE version 3.8.2 [32], applied to 2022 output</w:t>
              </w:r>
            </w:ins>
          </w:p>
        </w:tc>
        <w:tc>
          <w:tcPr>
            <w:tcW w:w="1500" w:type="dxa"/>
          </w:tcPr>
          <w:p w14:paraId="3178C695" w14:textId="77777777">
            <w:pPr>
              <w:pStyle w:val="TableText"/>
              <w:rPr>
                <w:ins w:id="123208" w:author="Albert Kwame Osei-Owusu" w:date="2026-10-21T20:00:00Z"/>
              </w:rPr>
            </w:pPr>
            <w:ins w:id="123209" w:author="Albert Kwame Osei-Owusu" w:date="2026-10-21T20:00:00Z">
              <w:r>
                <w:t xml:space="preserve">5,018</w:t>
              </w:r>
            </w:ins>
          </w:p>
        </w:tc>
        <w:tc>
          <w:tcPr>
            <w:tcW w:w="1300" w:type="dxa"/>
          </w:tcPr>
          <w:p w14:paraId="743A4A52" w14:textId="77777777">
            <w:pPr>
              <w:pStyle w:val="TableText"/>
              <w:rPr>
                <w:ins w:id="123210" w:author="Albert Kwame Osei-Owusu" w:date="2026-10-21T20:00:00Z"/>
              </w:rPr>
            </w:pPr>
            <w:ins w:id="123211" w:author="Albert Kwame Osei-Owusu" w:date="2026-10-21T20:00:00Z">
              <w:r>
                <w:t xml:space="preserve">+17.6</w:t>
              </w:r>
            </w:ins>
          </w:p>
        </w:tc>
      </w:tr>
      <w:tr>
        <w:trPr>
          <w:cantSplit/>
          <w:ins w:id="123212" w:author="Albert Kwame Osei-Owusu" w:date="2026-10-21T20:00:00Z"/>
        </w:trPr>
        <w:tc>
          <w:tcPr>
            <w:tcW w:w="2200" w:type="dxa"/>
          </w:tcPr>
          <w:p w14:paraId="1E1E7D91" w14:textId="77777777">
            <w:pPr>
              <w:pStyle w:val="TableText"/>
              <w:rPr>
                <w:ins w:id="123213" w:author="Albert Kwame Osei-Owusu" w:date="2026-10-21T20:00:00Z"/>
              </w:rPr>
            </w:pPr>
            <w:ins w:id="123214" w:author="Albert Kwame Osei-Owusu" w:date="2026-10-21T20:00:00Z">
              <w:r>
                <w:t xml:space="preserve">Capital, full endogenisation</w:t>
              </w:r>
            </w:ins>
          </w:p>
        </w:tc>
        <w:tc>
          <w:tcPr>
            <w:tcW w:w="4634" w:type="dxa"/>
          </w:tcPr>
          <w:p w14:paraId="3D815867" w14:textId="77777777">
            <w:pPr>
              <w:pStyle w:val="TableText"/>
              <w:rPr>
                <w:ins w:id="123215" w:author="Albert Kwame Osei-Owusu" w:date="2026-10-21T20:00:00Z"/>
              </w:rPr>
            </w:pPr>
            <w:ins w:id="123216" w:author="Albert Kwame Osei-Owusu" w:date="2026-10-21T20:00:00Z">
              <w:r>
                <w:t xml:space="preserve">Capital endogenised from each region’s own capital formation and consumption of fixed capital</w:t>
              </w:r>
            </w:ins>
          </w:p>
        </w:tc>
        <w:tc>
          <w:tcPr>
            <w:tcW w:w="1500" w:type="dxa"/>
          </w:tcPr>
          <w:p w14:paraId="581D1C8B" w14:textId="77777777">
            <w:pPr>
              <w:pStyle w:val="TableText"/>
              <w:rPr>
                <w:ins w:id="123217" w:author="Albert Kwame Osei-Owusu" w:date="2026-10-21T20:00:00Z"/>
              </w:rPr>
            </w:pPr>
            <w:ins w:id="123218" w:author="Albert Kwame Osei-Owusu" w:date="2026-10-21T20:00:00Z">
              <w:r>
                <w:t xml:space="preserve">5,079</w:t>
              </w:r>
            </w:ins>
          </w:p>
        </w:tc>
        <w:tc>
          <w:tcPr>
            <w:tcW w:w="1300" w:type="dxa"/>
          </w:tcPr>
          <w:p w14:paraId="75FF785B" w14:textId="77777777">
            <w:pPr>
              <w:pStyle w:val="TableText"/>
              <w:rPr>
                <w:ins w:id="123219" w:author="Albert Kwame Osei-Owusu" w:date="2026-10-21T20:00:00Z"/>
              </w:rPr>
            </w:pPr>
            <w:ins w:id="123220" w:author="Albert Kwame Osei-Owusu" w:date="2026-10-21T20:00:00Z">
              <w:r>
                <w:t xml:space="preserve">+19.0</w:t>
              </w:r>
            </w:ins>
          </w:p>
        </w:tc>
      </w:tr>
      <w:tr>
        <w:trPr>
          <w:cantSplit/>
          <w:ins w:id="123221" w:author="Albert Kwame Osei-Owusu" w:date="2026-10-21T20:00:00Z"/>
        </w:trPr>
        <w:tc>
          <w:tcPr>
            <w:tcW w:w="2200" w:type="dxa"/>
          </w:tcPr>
          <w:p w14:paraId="1C1C2F66" w14:textId="77777777">
            <w:pPr>
              <w:pStyle w:val="TableText"/>
              <w:rPr>
                <w:ins w:id="123222" w:author="Albert Kwame Osei-Owusu" w:date="2026-10-21T20:00:00Z"/>
              </w:rPr>
            </w:pPr>
            <w:ins w:id="123223" w:author="Albert Kwame Osei-Owusu" w:date="2026-10-21T20:00:00Z">
              <w:r>
                <w:t xml:space="preserve">GWP revision</w:t>
              </w:r>
            </w:ins>
          </w:p>
        </w:tc>
        <w:tc>
          <w:tcPr>
            <w:tcW w:w="4634" w:type="dxa"/>
          </w:tcPr>
          <w:p w14:paraId="50EFA23E" w14:textId="77777777">
            <w:pPr>
              <w:pStyle w:val="TableText"/>
              <w:rPr>
                <w:ins w:id="123224" w:author="Albert Kwame Osei-Owusu" w:date="2026-10-21T20:00:00Z"/>
              </w:rPr>
            </w:pPr>
            <w:ins w:id="123225" w:author="Albert Kwame Osei-Owusu" w:date="2026-10-21T20:00:00Z">
              <w:r>
                <w:t xml:space="preserve">Input-output component characterised on the SAR, TAR, AR4 or AR5 values instead of AR6; the other terms unchanged</w:t>
              </w:r>
            </w:ins>
          </w:p>
        </w:tc>
        <w:tc>
          <w:tcPr>
            <w:tcW w:w="1500" w:type="dxa"/>
          </w:tcPr>
          <w:p w14:paraId="64C9295A" w14:textId="77777777">
            <w:pPr>
              <w:pStyle w:val="TableText"/>
              <w:rPr>
                <w:ins w:id="123226" w:author="Albert Kwame Osei-Owusu" w:date="2026-10-21T20:00:00Z"/>
              </w:rPr>
            </w:pPr>
            <w:ins w:id="123227" w:author="Albert Kwame Osei-Owusu" w:date="2026-10-21T20:00:00Z">
              <w:r>
                <w:t xml:space="preserve">4,105 to 4,277</w:t>
              </w:r>
            </w:ins>
          </w:p>
        </w:tc>
        <w:tc>
          <w:tcPr>
            <w:tcW w:w="1300" w:type="dxa"/>
          </w:tcPr>
          <w:p w14:paraId="6745A4D8" w14:textId="77777777">
            <w:pPr>
              <w:pStyle w:val="TableText"/>
              <w:rPr>
                <w:ins w:id="123228" w:author="Albert Kwame Osei-Owusu" w:date="2026-10-21T20:00:00Z"/>
              </w:rPr>
            </w:pPr>
            <w:ins w:id="123229" w:author="Albert Kwame Osei-Owusu" w:date="2026-10-21T20:00:00Z">
              <w:r>
                <w:t xml:space="preserve">−3.8 to +0.2</w:t>
              </w:r>
            </w:ins>
          </w:p>
        </w:tc>
      </w:tr>
      <w:tr>
        <w:trPr>
          <w:cantSplit/>
          <w:ins w:id="123230" w:author="Albert Kwame Osei-Owusu" w:date="2026-10-21T20:00:00Z"/>
        </w:trPr>
        <w:tc>
          <w:tcPr>
            <w:tcW w:w="2200" w:type="dxa"/>
          </w:tcPr>
          <w:p w14:paraId="200A8007" w14:textId="77777777">
            <w:pPr>
              <w:pStyle w:val="TableText"/>
              <w:rPr>
                <w:ins w:id="123231" w:author="Albert Kwame Osei-Owusu" w:date="2026-10-21T20:00:00Z"/>
              </w:rPr>
            </w:pPr>
            <w:ins w:id="123232" w:author="Albert Kwame Osei-Owusu" w:date="2026-10-21T20:00:00Z">
              <w:r>
                <w:t xml:space="preserve">Correlation of the travel terms</w:t>
              </w:r>
            </w:ins>
          </w:p>
        </w:tc>
        <w:tc>
          <w:tcPr>
            <w:tcW w:w="4634" w:type="dxa"/>
          </w:tcPr>
          <w:p w14:paraId="5DED6290" w14:textId="77777777">
            <w:pPr>
              <w:pStyle w:val="TableText"/>
              <w:rPr>
                <w:ins w:id="123233" w:author="Albert Kwame Osei-Owusu" w:date="2026-10-21T20:00:00Z"/>
              </w:rPr>
            </w:pPr>
            <w:ins w:id="123234" w:author="Albert Kwame Osei-Owusu" w:date="2026-10-21T20:00:00Z">
              <w:r>
                <w:t xml:space="preserve">Correlation between employee commuting and patient and visitor travel set to 0 or 0.5 instead of 0.8; 95% interval of 20,000 draws, which is 3,672 to 5,027 at 0.8</w:t>
              </w:r>
            </w:ins>
          </w:p>
        </w:tc>
        <w:tc>
          <w:tcPr>
            <w:tcW w:w="1500" w:type="dxa"/>
          </w:tcPr>
          <w:p w14:paraId="664EA023" w14:textId="77777777">
            <w:pPr>
              <w:pStyle w:val="TableText"/>
              <w:rPr>
                <w:ins w:id="123235" w:author="Albert Kwame Osei-Owusu" w:date="2026-10-21T20:00:00Z"/>
              </w:rPr>
            </w:pPr>
            <w:ins w:id="123236" w:author="Albert Kwame Osei-Owusu" w:date="2026-10-21T20:00:00Z">
              <w:r>
                <w:t xml:space="preserve">3,715 to 4,972 (0); 3,690 to 5,003 (0.5)</w:t>
              </w:r>
            </w:ins>
          </w:p>
        </w:tc>
        <w:tc>
          <w:tcPr>
            <w:tcW w:w="1300" w:type="dxa"/>
          </w:tcPr>
          <w:p w14:paraId="4CA01C54" w14:textId="77777777">
            <w:pPr>
              <w:pStyle w:val="TableText"/>
              <w:rPr>
                <w:ins w:id="123237" w:author="Albert Kwame Osei-Owusu" w:date="2026-10-21T20:00:00Z"/>
              </w:rPr>
            </w:pPr>
            <w:ins w:id="123238" w:author="Albert Kwame Osei-Owusu" w:date="2026-10-21T20:00:00Z">
              <w:r>
                <w:t xml:space="preserve">Interval only</w:t>
              </w:r>
            </w:ins>
          </w:p>
        </w:tc>
      </w:tr>
    </w:tbl>
    <w:p w14:paraId="49989349" w14:textId="77777777">
      <w:pPr>
        <w:pStyle w:val="TableNote"/>
        <w:rPr>
          <w:ins w:id="123239" w:author="Albert Kwame Osei-Owusu" w:date="2026-10-21T20:00:00Z"/>
        </w:rPr>
      </w:pPr>
      <w:ins w:id="123240" w:author="Albert Kwame Osei-Owusu" w:date="2026-10-21T20:00:00Z">
        <w:r>
          <w:t xml:space="preserve">Changes are relative to the deterministic headline of 4,266.88 kt CO₂e. GWP, global warming potential; SAR, TAR, AR4, AR5 and AR6, the Second to Sixth Assessment Reports of the Intergovernmental Panel on Climate Change. The effects on the other four categories are published with the results.</w:t>
        </w:r>
      </w:ins>
    </w:p>
    <w:p w14:paraId="347CFF9C" w14:textId="77777777" w:rsidR="00B57CEF" w:rsidRPr="000F0CBE" w:rsidRDefault="00B57CEF" w:rsidP="000F0CBE">
      <w:pPr>
        <w:spacing w:line="240" w:lineRule="auto"/>
        <w:rPr>
          <w:del w:id="120982" w:author="Albert Kwame Osei-Owusu" w:date="2026-09-14T16:00:00Z"/>
          <w:rFonts w:ascii="Times New Roman" w:hAnsi="Times New Roman" w:cs="Times New Roman"/>
          <w:sz w:val="20"/>
          <w:szCs w:val="20"/>
          <w:lang w:val="en-GB"/>
        </w:rPr>
      </w:pPr>
    </w:p>
    <w:p w14:paraId="3A66D80B" w14:textId="77777777" w:rsidR="00045CCE" w:rsidRPr="00845AB3" w:rsidRDefault="00045CCE" w:rsidP="000F0CBE">
      <w:pPr>
        <w:pStyle w:val="Heading1"/>
        <w:rPr>
          <w:lang w:val="en-GB"/>
        </w:rPr>
      </w:pPr>
      <w:r>
        <w:rPr>
          <w:lang w:val="en-GB"/>
        </w:rPr>
        <w:t>References</w:t>
      </w:r>
    </w:p>
    <w:p>
      <w:pPr>
        <w:spacing w:after="60" w:line="240" w:lineRule="auto"/>
        <w:ind w:left="567" w:hanging="567"/>
        <w:rPr>
          <w:ins w:id="117762" w:author="Albert Kwame Osei-Owusu" w:date="2026-09-14T09:00:00Z"/>
          <w:rFonts w:ascii="Times New Roman" w:hAnsi="Times New Roman" w:cs="Times New Roman"/>
          <w:sz w:val="20"/>
          <w:szCs w:val="20"/>
          <w:lang w:val="en-GB"/>
        </w:rPr>
      </w:pPr>
      <w:ins w:id="117763" w:author="Albert Kwame Osei-Owusu" w:date="2026-09-14T09:00:00Z">
        <w:r>
          <w:rPr>
            <w:rFonts w:ascii="Times New Roman" w:hAnsi="Times New Roman" w:cs="Times New Roman"/>
            <w:sz w:val="20"/>
            <w:szCs w:val="20"/>
            <w:lang w:val="en-GB"/>
          </w:rPr>
          <w:t xml:space="preserve">[1]</w:t>
        </w:r>
        <w:r>
          <w:rPr>
            <w:rFonts w:ascii="Times New Roman" w:hAnsi="Times New Roman" w:cs="Times New Roman"/>
            <w:sz w:val="20"/>
            <w:szCs w:val="20"/>
            <w:lang w:val="en-GB"/>
          </w:rPr>
          <w:tab/>
        </w:r>
        <w:r>
          <w:rPr>
            <w:rFonts w:ascii="Times New Roman" w:hAnsi="Times New Roman" w:cs="Times New Roman"/>
            <w:sz w:val="20"/>
            <w:szCs w:val="20"/>
            <w:lang w:val="en-GB"/>
          </w:rPr>
          <w:t xml:space="preserve">OECD, Eurostat, World Health Organization, A System of Health Accounts 2011: Revised Edition, OECD Publishing, Paris, 2017. </w:t>
        </w:r>
      </w:ins>
      <w:hyperlink r:id="rIdRef1" w:history="1">
        <w:ins w:id="117764" w:author="Albert Kwame Osei-Owusu" w:date="2026-09-14T09:00:00Z">
          <w:r>
            <w:rPr>
              <w:rStyle w:val="Hyperlink"/>
              <w:rFonts w:ascii="Times New Roman" w:hAnsi="Times New Roman" w:cs="Times New Roman"/>
              <w:sz w:val="20"/>
              <w:szCs w:val="20"/>
              <w:lang w:val="en-GB"/>
            </w:rPr>
            <w:t xml:space="preserve">https://doi.org/10.1787/9789264270985-en</w:t>
          </w:r>
        </w:ins>
      </w:hyperlink>
      <w:ins w:id="117765"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766" w:author="Albert Kwame Osei-Owusu" w:date="2026-09-14T09:00:00Z"/>
          <w:rFonts w:ascii="Times New Roman" w:hAnsi="Times New Roman" w:cs="Times New Roman"/>
          <w:sz w:val="20"/>
          <w:szCs w:val="20"/>
          <w:lang w:val="en-GB"/>
        </w:rPr>
      </w:pPr>
      <w:ins w:id="117767" w:author="Albert Kwame Osei-Owusu" w:date="2026-09-14T09:00:00Z">
        <w:r>
          <w:rPr>
            <w:rFonts w:ascii="Times New Roman" w:hAnsi="Times New Roman" w:cs="Times New Roman"/>
            <w:sz w:val="20"/>
            <w:szCs w:val="20"/>
            <w:lang w:val="en-GB"/>
          </w:rPr>
          <w:t xml:space="preserve">[2]</w:t>
        </w:r>
        <w:r>
          <w:rPr>
            <w:rFonts w:ascii="Times New Roman" w:hAnsi="Times New Roman" w:cs="Times New Roman"/>
            <w:sz w:val="20"/>
            <w:szCs w:val="20"/>
            <w:lang w:val="en-GB"/>
          </w:rPr>
          <w:tab/>
        </w:r>
        <w:r>
          <w:rPr>
            <w:rFonts w:ascii="Times New Roman" w:hAnsi="Times New Roman" w:cs="Times New Roman"/>
            <w:sz w:val="20"/>
            <w:szCs w:val="20"/>
            <w:lang w:val="en-GB"/>
          </w:rPr>
          <w:t xml:space="preserve">R.H. Hagenaars, An investigation into the carbon and material footprint of the Dutch consumption of pharmaceuticals, MSc thesis, Industrial Ecology, Delft University of Technology and Leiden University, 2022. </w:t>
        </w:r>
      </w:ins>
      <w:hyperlink r:id="rIdRef2" w:history="1">
        <w:ins w:id="117768" w:author="Albert Kwame Osei-Owusu" w:date="2026-09-14T09:00:00Z">
          <w:r>
            <w:rPr>
              <w:rStyle w:val="Hyperlink"/>
              <w:rFonts w:ascii="Times New Roman" w:hAnsi="Times New Roman" w:cs="Times New Roman"/>
              <w:sz w:val="20"/>
              <w:szCs w:val="20"/>
              <w:lang w:val="en-GB"/>
            </w:rPr>
            <w:t xml:space="preserve">https://resolver.tudelft.nl/uuid:6256cb61-eab8-4c4c-bd3a-07ff8e709219</w:t>
          </w:r>
        </w:ins>
      </w:hyperlink>
      <w:ins w:id="117769"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770" w:author="Albert Kwame Osei-Owusu" w:date="2026-09-14T09:00:00Z"/>
          <w:rFonts w:ascii="Times New Roman" w:hAnsi="Times New Roman" w:cs="Times New Roman"/>
          <w:sz w:val="20"/>
          <w:szCs w:val="20"/>
          <w:lang w:val="en-GB"/>
        </w:rPr>
      </w:pPr>
      <w:ins w:id="117771" w:author="Albert Kwame Osei-Owusu" w:date="2026-09-14T09:00:00Z">
        <w:r>
          <w:rPr>
            <w:rFonts w:ascii="Times New Roman" w:hAnsi="Times New Roman" w:cs="Times New Roman"/>
            <w:sz w:val="20"/>
            <w:szCs w:val="20"/>
            <w:lang w:val="en-GB"/>
          </w:rPr>
          <w:t xml:space="preserve">[3]</w:t>
        </w:r>
        <w:r>
          <w:rPr>
            <w:rFonts w:ascii="Times New Roman" w:hAnsi="Times New Roman" w:cs="Times New Roman"/>
            <w:sz w:val="20"/>
            <w:szCs w:val="20"/>
            <w:lang w:val="en-GB"/>
          </w:rPr>
          <w:tab/>
        </w:r>
        <w:r>
          <w:rPr>
            <w:rFonts w:ascii="Times New Roman" w:hAnsi="Times New Roman" w:cs="Times New Roman"/>
            <w:sz w:val="20"/>
            <w:szCs w:val="20"/>
            <w:lang w:val="en-GB"/>
          </w:rPr>
          <w:t xml:space="preserve">R.W.F. Olsen, K.B. Johansen, F. Ayivee, S. Gislason, S.A. Pedersen, C. Cimpan, The greener prescription: life cycle environmental impact of oral and IV penicillin treatments, Sustain. Chem. Pharm. 50 (2026) 102346. </w:t>
        </w:r>
      </w:ins>
      <w:hyperlink r:id="rIdRef3" w:history="1">
        <w:ins w:id="117772" w:author="Albert Kwame Osei-Owusu" w:date="2026-09-14T09:00:00Z">
          <w:r>
            <w:rPr>
              <w:rStyle w:val="Hyperlink"/>
              <w:rFonts w:ascii="Times New Roman" w:hAnsi="Times New Roman" w:cs="Times New Roman"/>
              <w:sz w:val="20"/>
              <w:szCs w:val="20"/>
              <w:lang w:val="en-GB"/>
            </w:rPr>
            <w:t xml:space="preserve">https://doi.org/10.1016/j.scp.2026.102346</w:t>
          </w:r>
        </w:ins>
      </w:hyperlink>
      <w:ins w:id="117773"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774" w:author="Albert Kwame Osei-Owusu" w:date="2026-09-14T09:00:00Z"/>
          <w:rFonts w:ascii="Times New Roman" w:hAnsi="Times New Roman" w:cs="Times New Roman"/>
          <w:sz w:val="20"/>
          <w:szCs w:val="20"/>
          <w:lang w:val="en-GB"/>
        </w:rPr>
      </w:pPr>
      <w:ins w:id="117775" w:author="Albert Kwame Osei-Owusu" w:date="2026-09-14T09:00:00Z">
        <w:r>
          <w:rPr>
            <w:rFonts w:ascii="Times New Roman" w:hAnsi="Times New Roman" w:cs="Times New Roman"/>
            <w:sz w:val="20"/>
            <w:szCs w:val="20"/>
            <w:lang w:val="en-GB"/>
          </w:rPr>
          <w:t xml:space="preserve">[4]</w:t>
        </w:r>
        <w:r>
          <w:rPr>
            <w:rFonts w:ascii="Times New Roman" w:hAnsi="Times New Roman" w:cs="Times New Roman"/>
            <w:sz w:val="20"/>
            <w:szCs w:val="20"/>
            <w:lang w:val="en-GB"/>
          </w:rPr>
          <w:tab/>
        </w:r>
        <w:r>
          <w:rPr>
            <w:rFonts w:ascii="Times New Roman" w:hAnsi="Times New Roman" w:cs="Times New Roman"/>
            <w:sz w:val="20"/>
            <w:szCs w:val="20"/>
            <w:lang w:val="en-GB"/>
          </w:rPr>
          <w:t xml:space="preserve">Statistics Denmark, Input-output tables 2016 and 2022, 117 industries, current prices; supply and use tables 2019 [datasets], Statistics Denmark, Copenhagen, 2025. </w:t>
        </w:r>
      </w:ins>
      <w:hyperlink r:id="rIdRef4" w:history="1">
        <w:ins w:id="117776" w:author="Albert Kwame Osei-Owusu" w:date="2026-09-14T09:00:00Z">
          <w:r>
            <w:rPr>
              <w:rStyle w:val="Hyperlink"/>
              <w:rFonts w:ascii="Times New Roman" w:hAnsi="Times New Roman" w:cs="Times New Roman"/>
              <w:sz w:val="20"/>
              <w:szCs w:val="20"/>
              <w:lang w:val="en-GB"/>
            </w:rPr>
            <w:t xml:space="preserve">https://www.dst.dk/en/Statistik/emner/oekonomi/nationalregnskab/input-output</w:t>
          </w:r>
        </w:ins>
      </w:hyperlink>
      <w:ins w:id="117777" w:author="Albert Kwame Osei-Owusu" w:date="2026-09-14T09:00:00Z">
        <w:r>
          <w:rPr>
            <w:rFonts w:ascii="Times New Roman" w:hAnsi="Times New Roman" w:cs="Times New Roman"/>
            <w:sz w:val="20"/>
            <w:szCs w:val="20"/>
            <w:lang w:val="en-GB"/>
          </w:rPr>
          <w:t xml:space="preserve"> (accessed 7 September 2026).</w:t>
        </w:r>
      </w:ins>
    </w:p>
    <w:p>
      <w:pPr>
        <w:spacing w:after="60" w:line="240" w:lineRule="auto"/>
        <w:ind w:left="567" w:hanging="567"/>
        <w:rPr>
          <w:ins w:id="117778" w:author="Albert Kwame Osei-Owusu" w:date="2026-09-14T09:00:00Z"/>
          <w:rFonts w:ascii="Times New Roman" w:hAnsi="Times New Roman" w:cs="Times New Roman"/>
          <w:sz w:val="20"/>
          <w:szCs w:val="20"/>
          <w:lang w:val="en-GB"/>
        </w:rPr>
      </w:pPr>
      <w:ins w:id="117779" w:author="Albert Kwame Osei-Owusu" w:date="2026-09-14T09:00:00Z">
        <w:r>
          <w:rPr>
            <w:rFonts w:ascii="Times New Roman" w:hAnsi="Times New Roman" w:cs="Times New Roman"/>
            <w:sz w:val="20"/>
            <w:szCs w:val="20"/>
            <w:lang w:val="en-GB"/>
          </w:rPr>
          <w:t xml:space="preserve">[5]</w:t>
        </w:r>
        <w:r>
          <w:rPr>
            <w:rFonts w:ascii="Times New Roman" w:hAnsi="Times New Roman" w:cs="Times New Roman"/>
            <w:sz w:val="20"/>
            <w:szCs w:val="20"/>
            <w:lang w:val="en-GB"/>
          </w:rPr>
          <w:tab/>
        </w:r>
        <w:r>
          <w:rPr>
            <w:rFonts w:ascii="Times New Roman" w:hAnsi="Times New Roman" w:cs="Times New Roman"/>
            <w:sz w:val="20"/>
            <w:szCs w:val="20"/>
            <w:lang w:val="en-GB"/>
          </w:rPr>
          <w:t xml:space="preserve">P. Forster, T. Storelvmo, K. Armour, W. Collins, J.-L. Dufresne, D. Frame, D.J. Lunt, T. Mauritsen, M.D. Palmer, M. Watanabe, M. Wild, H. Zhang, The Earth’s energy budget, climate feedbacks, and climate sensitivity, in: V. Masson-Delmotte, P. Zhai, A. Pirani, S.L. Connors, C. Péan, S. Berger, N. Caud, Y. Chen, L. Goldfarb, M.I. Gomis, M. Huang, K. Leitzell, E. Lonnoy, J.B.R. Matthews, T.K. Maycock, T. Waterfield, O. Yelekçi, R. Yu, B. Zhou (Eds.), Climate Change 2021: The Physical Science Basis. Contribution of Working Group I to the Sixth Assessment Report of the Intergovernmental Panel on Climate Change, Cambridge University Press, Cambridge and New York, 2021, pp. 923-1054. </w:t>
        </w:r>
      </w:ins>
      <w:hyperlink r:id="rIdRef5" w:history="1">
        <w:ins w:id="117780" w:author="Albert Kwame Osei-Owusu" w:date="2026-09-14T09:00:00Z">
          <w:r>
            <w:rPr>
              <w:rStyle w:val="Hyperlink"/>
              <w:rFonts w:ascii="Times New Roman" w:hAnsi="Times New Roman" w:cs="Times New Roman"/>
              <w:sz w:val="20"/>
              <w:szCs w:val="20"/>
              <w:lang w:val="en-GB"/>
            </w:rPr>
            <w:t xml:space="preserve">https://doi.org/10.1017/9781009157896.009</w:t>
          </w:r>
        </w:ins>
      </w:hyperlink>
      <w:ins w:id="117781"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782" w:author="Albert Kwame Osei-Owusu" w:date="2026-09-14T09:00:00Z"/>
          <w:rFonts w:ascii="Times New Roman" w:hAnsi="Times New Roman" w:cs="Times New Roman"/>
          <w:sz w:val="20"/>
          <w:szCs w:val="20"/>
          <w:lang w:val="en-GB"/>
        </w:rPr>
      </w:pPr>
      <w:ins w:id="117783" w:author="Albert Kwame Osei-Owusu" w:date="2026-09-14T09:00:00Z">
        <w:r>
          <w:rPr>
            <w:rFonts w:ascii="Times New Roman" w:hAnsi="Times New Roman" w:cs="Times New Roman"/>
            <w:sz w:val="20"/>
            <w:szCs w:val="20"/>
            <w:lang w:val="en-GB"/>
          </w:rPr>
          <w:t xml:space="preserve">[6]</w:t>
        </w:r>
        <w:r>
          <w:rPr>
            <w:rFonts w:ascii="Times New Roman" w:hAnsi="Times New Roman" w:cs="Times New Roman"/>
            <w:sz w:val="20"/>
            <w:szCs w:val="20"/>
            <w:lang w:val="en-GB"/>
          </w:rPr>
          <w:tab/>
        </w:r>
        <w:r>
          <w:rPr>
            <w:rFonts w:ascii="Times New Roman" w:hAnsi="Times New Roman" w:cs="Times New Roman"/>
            <w:sz w:val="20"/>
            <w:szCs w:val="20"/>
            <w:lang w:val="en-GB"/>
          </w:rPr>
          <w:t xml:space="preserve">C. Smith, Z.R.J. Nicholls, K. Armour, W. Collins, P. Forster, M. Meinshausen, M.D. Palmer, M. Watanabe, The Earth’s energy budget, climate feedbacks, and climate sensitivity supplementary material, in: V. Masson-Delmotte, P. Zhai, A. Pirani, S.L. Connors, C. Péan, S. Berger, N. Caud, Y. Chen, L. Goldfarb, M.I. Gomis, M. Huang, K. Leitzell, E. Lonnoy, J.B.R. Matthews, T.K. Maycock, T. Waterfield, O. Yelekçi, R. Yu, B. Zhou (Eds.), Climate Change 2021: The Physical Science Basis. Contribution of Working Group I to the Sixth Assessment Report of the Intergovernmental Panel on Climate Change, IPCC, 2021. </w:t>
        </w:r>
      </w:ins>
      <w:hyperlink r:id="rIdRef6" w:history="1">
        <w:ins w:id="117784" w:author="Albert Kwame Osei-Owusu" w:date="2026-09-14T09:00:00Z">
          <w:r>
            <w:rPr>
              <w:rStyle w:val="Hyperlink"/>
              <w:rFonts w:ascii="Times New Roman" w:hAnsi="Times New Roman" w:cs="Times New Roman"/>
              <w:sz w:val="20"/>
              <w:szCs w:val="20"/>
              <w:lang w:val="en-GB"/>
            </w:rPr>
            <w:t xml:space="preserve">https://www.ipcc.ch/report/ar6/wg1/downloads/report/IPCC_AR6_WGI_Chapter07_SM.pdf</w:t>
          </w:r>
        </w:ins>
      </w:hyperlink>
      <w:ins w:id="117785"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786" w:author="Albert Kwame Osei-Owusu" w:date="2026-09-14T09:00:00Z"/>
          <w:rFonts w:ascii="Times New Roman" w:hAnsi="Times New Roman" w:cs="Times New Roman"/>
          <w:sz w:val="20"/>
          <w:szCs w:val="20"/>
          <w:lang w:val="en-GB"/>
        </w:rPr>
      </w:pPr>
      <w:ins w:id="117787" w:author="Albert Kwame Osei-Owusu" w:date="2026-09-14T09:00:00Z">
        <w:r>
          <w:rPr>
            <w:rFonts w:ascii="Times New Roman" w:hAnsi="Times New Roman" w:cs="Times New Roman"/>
            <w:sz w:val="20"/>
            <w:szCs w:val="20"/>
            <w:lang w:val="en-GB"/>
          </w:rPr>
          <w:t xml:space="preserve">[7]</w:t>
        </w:r>
        <w:r>
          <w:rPr>
            <w:rFonts w:ascii="Times New Roman" w:hAnsi="Times New Roman" w:cs="Times New Roman"/>
            <w:sz w:val="20"/>
            <w:szCs w:val="20"/>
            <w:lang w:val="en-GB"/>
          </w:rPr>
          <w:tab/>
        </w:r>
        <w:r>
          <w:rPr>
            <w:rFonts w:ascii="Times New Roman" w:hAnsi="Times New Roman" w:cs="Times New Roman"/>
            <w:sz w:val="20"/>
            <w:szCs w:val="20"/>
            <w:lang w:val="en-GB"/>
          </w:rPr>
          <w:t xml:space="preserve">H. Christiansen, O. Baescu, The Danish National Travel Survey: Annual Statistical Report for Denmark for 2022, data version TU0622v1, DTU Center for Transport Analytics, Technical University of Denmark, Kongens Lyngby, </w:t>
        </w:r>
        <w:r>
          <w:rPr>
            <w:rFonts w:ascii="Times New Roman" w:hAnsi="Times New Roman" w:cs="Times New Roman"/>
            <w:sz w:val="20"/>
            <w:szCs w:val="20"/>
            <w:lang w:val="en-GB"/>
          </w:rPr>
          <w:t xml:space="preserve">2023; the reports for 2016 and 2019 are data version TU0621v1, 2022.</w:t>
        </w:r>
        <w:r>
          <w:rPr>
            <w:rFonts w:ascii="Times New Roman" w:hAnsi="Times New Roman" w:cs="Times New Roman"/>
            <w:sz w:val="20"/>
            <w:szCs w:val="20"/>
            <w:lang w:val="en-GB"/>
          </w:rPr>
          <w:t xml:space="preserve"> </w:t>
        </w:r>
      </w:ins>
      <w:hyperlink r:id="rIdRef7" w:history="1">
        <w:ins w:id="117788" w:author="Albert Kwame Osei-Owusu" w:date="2026-09-14T09:00:00Z">
          <w:r>
            <w:rPr>
              <w:rStyle w:val="Hyperlink"/>
              <w:rFonts w:ascii="Times New Roman" w:hAnsi="Times New Roman" w:cs="Times New Roman"/>
              <w:sz w:val="20"/>
              <w:szCs w:val="20"/>
              <w:lang w:val="en-GB"/>
            </w:rPr>
            <w:t xml:space="preserve">https://orbit.dtu.dk/en/publications/the-danish-national-travel-survey-annual-statistical-report-for-d-2/</w:t>
          </w:r>
        </w:ins>
      </w:hyperlink>
      <w:ins w:id="117789"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790" w:author="Albert Kwame Osei-Owusu" w:date="2026-09-14T09:00:00Z"/>
          <w:rFonts w:ascii="Times New Roman" w:hAnsi="Times New Roman" w:cs="Times New Roman"/>
          <w:sz w:val="20"/>
          <w:szCs w:val="20"/>
          <w:lang w:val="en-GB"/>
        </w:rPr>
      </w:pPr>
      <w:ins w:id="117791" w:author="Albert Kwame Osei-Owusu" w:date="2026-09-14T09:00:00Z">
        <w:r>
          <w:rPr>
            <w:rFonts w:ascii="Times New Roman" w:hAnsi="Times New Roman" w:cs="Times New Roman"/>
            <w:sz w:val="20"/>
            <w:szCs w:val="20"/>
            <w:lang w:val="en-GB"/>
          </w:rPr>
          <w:t xml:space="preserve">[8]</w:t>
        </w:r>
        <w:r>
          <w:rPr>
            <w:rFonts w:ascii="Times New Roman" w:hAnsi="Times New Roman" w:cs="Times New Roman"/>
            <w:sz w:val="20"/>
            <w:szCs w:val="20"/>
            <w:lang w:val="en-GB"/>
          </w:rPr>
          <w:tab/>
        </w:r>
        <w:r>
          <w:rPr>
            <w:rFonts w:ascii="Times New Roman" w:hAnsi="Times New Roman" w:cs="Times New Roman"/>
            <w:sz w:val="20"/>
            <w:szCs w:val="20"/>
            <w:lang w:val="en-GB"/>
          </w:rPr>
          <w:t xml:space="preserve">M.A. Steenmeijer, J.F.D. Rodrigues, M.C. Zijp, S.L. Waaijers-van der Loop, The environmental impact of the Dutch health-care sector beyond climate change: an input-output analysis, Lancet Planet. Health 6 (2022) e949-e957. </w:t>
        </w:r>
      </w:ins>
      <w:hyperlink r:id="rIdRef8" w:history="1">
        <w:ins w:id="117792" w:author="Albert Kwame Osei-Owusu" w:date="2026-09-14T09:00:00Z">
          <w:r>
            <w:rPr>
              <w:rStyle w:val="Hyperlink"/>
              <w:rFonts w:ascii="Times New Roman" w:hAnsi="Times New Roman" w:cs="Times New Roman"/>
              <w:sz w:val="20"/>
              <w:szCs w:val="20"/>
              <w:lang w:val="en-GB"/>
            </w:rPr>
            <w:t xml:space="preserve">https://doi.org/10.1016/S2542-5196(22)00244-3</w:t>
          </w:r>
        </w:ins>
      </w:hyperlink>
      <w:ins w:id="117793"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794" w:author="Albert Kwame Osei-Owusu" w:date="2026-09-14T09:00:00Z"/>
          <w:rFonts w:ascii="Times New Roman" w:hAnsi="Times New Roman" w:cs="Times New Roman"/>
          <w:sz w:val="20"/>
          <w:szCs w:val="20"/>
          <w:lang w:val="en-GB"/>
        </w:rPr>
      </w:pPr>
      <w:ins w:id="117795" w:author="Albert Kwame Osei-Owusu" w:date="2026-09-14T09:00:00Z">
        <w:r>
          <w:rPr>
            <w:rFonts w:ascii="Times New Roman" w:hAnsi="Times New Roman" w:cs="Times New Roman"/>
            <w:sz w:val="20"/>
            <w:szCs w:val="20"/>
            <w:lang w:val="en-GB"/>
          </w:rPr>
          <w:t xml:space="preserve">[9]</w:t>
        </w:r>
        <w:r>
          <w:rPr>
            <w:rFonts w:ascii="Times New Roman" w:hAnsi="Times New Roman" w:cs="Times New Roman"/>
            <w:sz w:val="20"/>
            <w:szCs w:val="20"/>
            <w:lang w:val="en-GB"/>
          </w:rPr>
          <w:tab/>
        </w:r>
        <w:r>
          <w:rPr>
            <w:rFonts w:ascii="Times New Roman" w:hAnsi="Times New Roman" w:cs="Times New Roman"/>
            <w:sz w:val="20"/>
            <w:szCs w:val="20"/>
            <w:lang w:val="en-GB"/>
          </w:rPr>
          <w:t xml:space="preserve">O.-K. Nielsen, M.S. Plejdrup, M. Winther, M. Nielsen, S. Gyldenkærne, M.H. Mikkelsen, R. Albrektsen, K. Hjelgaard, P. Fauser, H.G. Bruun, G. Levin, T.A. Andersen, S.L. Tougaard, L.S.H. Arendal, V.K. Johannsen, T. Nord-Larsen, L. Vesterdal, I. Stupak, N. Scott-Bentsen, L. Baunbæk, M.G. Hansen, Denmark’s National Inventory Document 2026: Emission Inventories 1990-2024, Submitted under the United Nations Framework Convention on Climate Change and the Paris Agreement, Scientific Report from DCE, Danish Centre for Environment and Energy, No. 706, Aarhus University, Aarhus, 2026. </w:t>
        </w:r>
      </w:ins>
      <w:hyperlink r:id="rIdRef9" w:history="1">
        <w:ins w:id="117796" w:author="Albert Kwame Osei-Owusu" w:date="2026-09-14T09:00:00Z">
          <w:r>
            <w:rPr>
              <w:rStyle w:val="Hyperlink"/>
              <w:rFonts w:ascii="Times New Roman" w:hAnsi="Times New Roman" w:cs="Times New Roman"/>
              <w:sz w:val="20"/>
              <w:szCs w:val="20"/>
              <w:lang w:val="en-GB"/>
            </w:rPr>
            <w:t xml:space="preserve">https://pure.au.dk/portal/en/publications/denmarks-national-inventory-document-2026-emission-inventories-19/</w:t>
          </w:r>
        </w:ins>
      </w:hyperlink>
      <w:ins w:id="117797"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798" w:author="Albert Kwame Osei-Owusu" w:date="2026-09-14T09:00:00Z"/>
          <w:rFonts w:ascii="Times New Roman" w:hAnsi="Times New Roman" w:cs="Times New Roman"/>
          <w:sz w:val="20"/>
          <w:szCs w:val="20"/>
          <w:lang w:val="en-GB"/>
        </w:rPr>
      </w:pPr>
      <w:ins w:id="117799" w:author="Albert Kwame Osei-Owusu" w:date="2026-09-14T09:00:00Z">
        <w:r>
          <w:rPr>
            <w:rFonts w:ascii="Times New Roman" w:hAnsi="Times New Roman" w:cs="Times New Roman"/>
            <w:sz w:val="20"/>
            <w:szCs w:val="20"/>
            <w:lang w:val="en-GB"/>
          </w:rPr>
          <w:t xml:space="preserve">[10]</w:t>
        </w:r>
        <w:r>
          <w:rPr>
            <w:rFonts w:ascii="Times New Roman" w:hAnsi="Times New Roman" w:cs="Times New Roman"/>
            <w:sz w:val="20"/>
            <w:szCs w:val="20"/>
            <w:lang w:val="en-GB"/>
          </w:rPr>
          <w:tab/>
        </w:r>
        <w:r>
          <w:rPr>
            <w:rFonts w:ascii="Times New Roman" w:hAnsi="Times New Roman" w:cs="Times New Roman"/>
            <w:sz w:val="20"/>
            <w:szCs w:val="20"/>
            <w:lang w:val="en-GB"/>
          </w:rPr>
          <w:t xml:space="preserve">Danish Health Data Authority (Sundhedsdatastyrelsen), medstat.dk: sales of medicines by ATC code, N01AB halogenated hydrocarbons, entire country, all sectors, 2016-2022 [dataset], Register of Medicinal Product Statistics, 2026. </w:t>
        </w:r>
      </w:ins>
      <w:hyperlink r:id="rIdRef10" w:history="1">
        <w:ins w:id="117800" w:author="Albert Kwame Osei-Owusu" w:date="2026-09-14T09:00:00Z">
          <w:r>
            <w:rPr>
              <w:rStyle w:val="Hyperlink"/>
              <w:rFonts w:ascii="Times New Roman" w:hAnsi="Times New Roman" w:cs="Times New Roman"/>
              <w:sz w:val="20"/>
              <w:szCs w:val="20"/>
              <w:lang w:val="en-GB"/>
            </w:rPr>
            <w:t xml:space="preserve">https://medstat.dk/en</w:t>
          </w:r>
        </w:ins>
      </w:hyperlink>
      <w:ins w:id="117801" w:author="Albert Kwame Osei-Owusu" w:date="2026-09-14T09:00:00Z">
        <w:r>
          <w:rPr>
            <w:rFonts w:ascii="Times New Roman" w:hAnsi="Times New Roman" w:cs="Times New Roman"/>
            <w:sz w:val="20"/>
            <w:szCs w:val="20"/>
            <w:lang w:val="en-GB"/>
          </w:rPr>
          <w:t xml:space="preserve"> (accessed 7 September 2026).</w:t>
        </w:r>
      </w:ins>
    </w:p>
    <w:p>
      <w:pPr>
        <w:spacing w:after="60" w:line="240" w:lineRule="auto"/>
        <w:ind w:left="567" w:hanging="567"/>
        <w:rPr>
          <w:ins w:id="117802" w:author="Albert Kwame Osei-Owusu" w:date="2026-09-14T09:00:00Z"/>
          <w:rFonts w:ascii="Times New Roman" w:hAnsi="Times New Roman" w:cs="Times New Roman"/>
          <w:sz w:val="20"/>
          <w:szCs w:val="20"/>
          <w:lang w:val="en-GB"/>
        </w:rPr>
      </w:pPr>
      <w:ins w:id="117803" w:author="Albert Kwame Osei-Owusu" w:date="2026-09-14T09:00:00Z">
        <w:r>
          <w:rPr>
            <w:rFonts w:ascii="Times New Roman" w:hAnsi="Times New Roman" w:cs="Times New Roman"/>
            <w:sz w:val="20"/>
            <w:szCs w:val="20"/>
            <w:lang w:val="en-GB"/>
          </w:rPr>
          <w:t xml:space="preserve">[11]</w:t>
        </w:r>
        <w:r>
          <w:rPr>
            <w:rFonts w:ascii="Times New Roman" w:hAnsi="Times New Roman" w:cs="Times New Roman"/>
            <w:sz w:val="20"/>
            <w:szCs w:val="20"/>
            <w:lang w:val="en-GB"/>
          </w:rPr>
          <w:tab/>
        </w:r>
        <w:r>
          <w:rPr>
            <w:rFonts w:ascii="Times New Roman" w:hAnsi="Times New Roman" w:cs="Times New Roman"/>
            <w:sz w:val="20"/>
            <w:szCs w:val="20"/>
            <w:lang w:val="en-GB"/>
          </w:rPr>
          <w:t xml:space="preserve">M.J. Laster, Z. Fang, E.I. Eger, Specific gravities of desflurane, enflurane, halothane, isoflurane, and sevoflurane, Anesth. Analg. 78 (1994) 1152-1153. </w:t>
        </w:r>
      </w:ins>
      <w:hyperlink r:id="rIdRef11" w:history="1">
        <w:ins w:id="117804" w:author="Albert Kwame Osei-Owusu" w:date="2026-09-14T09:00:00Z">
          <w:r>
            <w:rPr>
              <w:rStyle w:val="Hyperlink"/>
              <w:rFonts w:ascii="Times New Roman" w:hAnsi="Times New Roman" w:cs="Times New Roman"/>
              <w:sz w:val="20"/>
              <w:szCs w:val="20"/>
              <w:lang w:val="en-GB"/>
            </w:rPr>
            <w:t xml:space="preserve">https://doi.org/10.1213/00000539-199406000-00022</w:t>
          </w:r>
        </w:ins>
      </w:hyperlink>
      <w:ins w:id="117805"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06" w:author="Albert Kwame Osei-Owusu" w:date="2026-09-14T09:00:00Z"/>
          <w:rFonts w:ascii="Times New Roman" w:hAnsi="Times New Roman" w:cs="Times New Roman"/>
          <w:sz w:val="20"/>
          <w:szCs w:val="20"/>
          <w:lang w:val="en-GB"/>
        </w:rPr>
      </w:pPr>
      <w:ins w:id="117807" w:author="Albert Kwame Osei-Owusu" w:date="2026-09-14T09:00:00Z">
        <w:r>
          <w:rPr>
            <w:rFonts w:ascii="Times New Roman" w:hAnsi="Times New Roman" w:cs="Times New Roman"/>
            <w:sz w:val="20"/>
            <w:szCs w:val="20"/>
            <w:lang w:val="en-GB"/>
          </w:rPr>
          <w:t xml:space="preserve">[12]</w:t>
        </w:r>
        <w:r>
          <w:rPr>
            <w:rFonts w:ascii="Times New Roman" w:hAnsi="Times New Roman" w:cs="Times New Roman"/>
            <w:sz w:val="20"/>
            <w:szCs w:val="20"/>
            <w:lang w:val="en-GB"/>
          </w:rPr>
          <w:tab/>
        </w:r>
        <w:r>
          <w:rPr>
            <w:rFonts w:ascii="Times New Roman" w:hAnsi="Times New Roman" w:cs="Times New Roman"/>
            <w:sz w:val="20"/>
            <w:szCs w:val="20"/>
            <w:lang w:val="en-GB"/>
          </w:rPr>
          <w:t xml:space="preserve">E.D. Kharasch, M.D. Karol, C. Lanni, R. Sawchuk, Clinical sevoflurane metabolism and disposition. I. Sevoflurane and metabolite pharmacokinetics, Anesthesiology 82 (1995) 1369-1378. </w:t>
        </w:r>
      </w:ins>
      <w:hyperlink r:id="rIdRef12" w:history="1">
        <w:ins w:id="117808" w:author="Albert Kwame Osei-Owusu" w:date="2026-09-14T09:00:00Z">
          <w:r>
            <w:rPr>
              <w:rStyle w:val="Hyperlink"/>
              <w:rFonts w:ascii="Times New Roman" w:hAnsi="Times New Roman" w:cs="Times New Roman"/>
              <w:sz w:val="20"/>
              <w:szCs w:val="20"/>
              <w:lang w:val="en-GB"/>
            </w:rPr>
            <w:t xml:space="preserve">https://doi.org/10.1097/00000542-199506000-00008</w:t>
          </w:r>
        </w:ins>
      </w:hyperlink>
      <w:ins w:id="117809"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10" w:author="Albert Kwame Osei-Owusu" w:date="2026-09-14T09:00:00Z"/>
          <w:rFonts w:ascii="Times New Roman" w:hAnsi="Times New Roman" w:cs="Times New Roman"/>
          <w:sz w:val="20"/>
          <w:szCs w:val="20"/>
          <w:lang w:val="en-GB"/>
        </w:rPr>
      </w:pPr>
      <w:ins w:id="117811" w:author="Albert Kwame Osei-Owusu" w:date="2026-09-14T09:00:00Z">
        <w:r>
          <w:rPr>
            <w:rFonts w:ascii="Times New Roman" w:hAnsi="Times New Roman" w:cs="Times New Roman"/>
            <w:sz w:val="20"/>
            <w:szCs w:val="20"/>
            <w:lang w:val="en-GB"/>
          </w:rPr>
          <w:t xml:space="preserve">[13]</w:t>
        </w:r>
        <w:r>
          <w:rPr>
            <w:rFonts w:ascii="Times New Roman" w:hAnsi="Times New Roman" w:cs="Times New Roman"/>
            <w:sz w:val="20"/>
            <w:szCs w:val="20"/>
            <w:lang w:val="en-GB"/>
          </w:rPr>
          <w:tab/>
        </w:r>
        <w:r>
          <w:rPr>
            <w:rFonts w:ascii="Times New Roman" w:hAnsi="Times New Roman" w:cs="Times New Roman"/>
            <w:sz w:val="20"/>
            <w:szCs w:val="20"/>
            <w:lang w:val="en-GB"/>
          </w:rPr>
          <w:t xml:space="preserve">Danish Environmental Protection Agency, T.S. Poulsen (Ed.), Danish consumption and emission of F-gases in 2022, Environmental Project No. 2255, The Danish Environmental Protection Agency, Odense, 2024. </w:t>
        </w:r>
      </w:ins>
      <w:hyperlink r:id="rIdRef13" w:history="1">
        <w:ins w:id="117812" w:author="Albert Kwame Osei-Owusu" w:date="2026-09-14T09:00:00Z">
          <w:r>
            <w:rPr>
              <w:rStyle w:val="Hyperlink"/>
              <w:rFonts w:ascii="Times New Roman" w:hAnsi="Times New Roman" w:cs="Times New Roman"/>
              <w:sz w:val="20"/>
              <w:szCs w:val="20"/>
              <w:lang w:val="en-GB"/>
            </w:rPr>
            <w:t xml:space="preserve">https://www2.mst.dk/Udgiv/publications/2024/01/978-87-7038-582-4.pdf</w:t>
          </w:r>
        </w:ins>
      </w:hyperlink>
      <w:ins w:id="117813"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14" w:author="Albert Kwame Osei-Owusu" w:date="2026-09-14T09:00:00Z"/>
          <w:rFonts w:ascii="Times New Roman" w:hAnsi="Times New Roman" w:cs="Times New Roman"/>
          <w:sz w:val="20"/>
          <w:szCs w:val="20"/>
          <w:lang w:val="en-GB"/>
        </w:rPr>
      </w:pPr>
      <w:ins w:id="117815" w:author="Albert Kwame Osei-Owusu" w:date="2026-09-14T09:00:00Z">
        <w:r>
          <w:rPr>
            <w:rFonts w:ascii="Times New Roman" w:hAnsi="Times New Roman" w:cs="Times New Roman"/>
            <w:sz w:val="20"/>
            <w:szCs w:val="20"/>
            <w:lang w:val="en-GB"/>
          </w:rPr>
          <w:t xml:space="preserve">[14]</w:t>
        </w:r>
        <w:r>
          <w:rPr>
            <w:rFonts w:ascii="Times New Roman" w:hAnsi="Times New Roman" w:cs="Times New Roman"/>
            <w:sz w:val="20"/>
            <w:szCs w:val="20"/>
            <w:lang w:val="en-GB"/>
          </w:rPr>
          <w:tab/>
        </w:r>
        <w:r>
          <w:rPr>
            <w:rFonts w:ascii="Times New Roman" w:hAnsi="Times New Roman" w:cs="Times New Roman"/>
            <w:sz w:val="20"/>
            <w:szCs w:val="20"/>
            <w:lang w:val="en-GB"/>
          </w:rPr>
          <w:t xml:space="preserve">Danish Environmental Protection Agency, </w:t>
        </w:r>
        <w:r>
          <w:rPr>
            <w:rFonts w:ascii="Times New Roman" w:hAnsi="Times New Roman" w:cs="Times New Roman"/>
            <w:sz w:val="20"/>
            <w:szCs w:val="20"/>
            <w:lang w:val="en-GB"/>
          </w:rPr>
          <w:t xml:space="preserve">M.A. Sørensen, O.-K. Nielsen, T.S. Poulsen, K. Valbum, N.S. Nilsen (Eds.), </w:t>
        </w:r>
        <w:r>
          <w:rPr>
            <w:rFonts w:ascii="Times New Roman" w:hAnsi="Times New Roman" w:cs="Times New Roman"/>
            <w:sz w:val="20"/>
            <w:szCs w:val="20"/>
            <w:lang w:val="en-GB"/>
          </w:rPr>
          <w:t xml:space="preserve">Danish consumption and emission of F-gases in 2019, Environmental Project No. 2161, </w:t>
        </w:r>
        <w:r>
          <w:rPr>
            <w:rFonts w:ascii="Times New Roman" w:hAnsi="Times New Roman" w:cs="Times New Roman"/>
            <w:sz w:val="20"/>
            <w:szCs w:val="20"/>
            <w:lang w:val="en-GB"/>
          </w:rPr>
          <w:t xml:space="preserve">Miljøstyrelsen,</w:t>
        </w:r>
        <w:r>
          <w:rPr>
            <w:rFonts w:ascii="Times New Roman" w:hAnsi="Times New Roman" w:cs="Times New Roman"/>
            <w:sz w:val="20"/>
            <w:szCs w:val="20"/>
            <w:lang w:val="en-GB"/>
          </w:rPr>
          <w:t xml:space="preserve"> Odense, 2021. </w:t>
        </w:r>
      </w:ins>
      <w:hyperlink r:id="rIdRef14" w:history="1">
        <w:ins w:id="117816" w:author="Albert Kwame Osei-Owusu" w:date="2026-09-14T09:00:00Z">
          <w:r>
            <w:rPr>
              <w:rStyle w:val="Hyperlink"/>
              <w:rFonts w:ascii="Times New Roman" w:hAnsi="Times New Roman" w:cs="Times New Roman"/>
              <w:sz w:val="20"/>
              <w:szCs w:val="20"/>
              <w:lang w:val="en-GB"/>
            </w:rPr>
            <w:t xml:space="preserve">https://www2.mst.dk/Udgiv/publications/2021/02/978-87-7038-274-8.pdf</w:t>
          </w:r>
        </w:ins>
      </w:hyperlink>
      <w:ins w:id="117817"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18" w:author="Albert Kwame Osei-Owusu" w:date="2026-09-14T09:00:00Z"/>
          <w:rFonts w:ascii="Times New Roman" w:hAnsi="Times New Roman" w:cs="Times New Roman"/>
          <w:sz w:val="20"/>
          <w:szCs w:val="20"/>
          <w:lang w:val="en-GB"/>
        </w:rPr>
      </w:pPr>
      <w:ins w:id="117819" w:author="Albert Kwame Osei-Owusu" w:date="2026-09-14T09:00:00Z">
        <w:r>
          <w:rPr>
            <w:rFonts w:ascii="Times New Roman" w:hAnsi="Times New Roman" w:cs="Times New Roman"/>
            <w:sz w:val="20"/>
            <w:szCs w:val="20"/>
            <w:lang w:val="en-GB"/>
          </w:rPr>
          <w:t xml:space="preserve">[15]</w:t>
        </w:r>
        <w:r>
          <w:rPr>
            <w:rFonts w:ascii="Times New Roman" w:hAnsi="Times New Roman" w:cs="Times New Roman"/>
            <w:sz w:val="20"/>
            <w:szCs w:val="20"/>
            <w:lang w:val="en-GB"/>
          </w:rPr>
          <w:tab/>
        </w:r>
        <w:r>
          <w:rPr>
            <w:rFonts w:ascii="Times New Roman" w:hAnsi="Times New Roman" w:cs="Times New Roman"/>
            <w:sz w:val="20"/>
            <w:szCs w:val="20"/>
            <w:lang w:val="en-GB"/>
          </w:rPr>
          <w:t xml:space="preserve">Danish Environmental Protection Agency, T.S. Poulsen (Ed.), Danish consumption and emission of F-gases, Environmental Project No. 1979, Miljøstyrelsen, Copenhagen, 2018. </w:t>
        </w:r>
      </w:ins>
      <w:hyperlink r:id="rIdRef15" w:history="1">
        <w:ins w:id="117820" w:author="Albert Kwame Osei-Owusu" w:date="2026-09-14T09:00:00Z">
          <w:r>
            <w:rPr>
              <w:rStyle w:val="Hyperlink"/>
              <w:rFonts w:ascii="Times New Roman" w:hAnsi="Times New Roman" w:cs="Times New Roman"/>
              <w:sz w:val="20"/>
              <w:szCs w:val="20"/>
              <w:lang w:val="en-GB"/>
            </w:rPr>
            <w:t xml:space="preserve">https://www2.mst.dk/Udgiv/publications/2018/02/978-87-93614-62-8.pdf</w:t>
          </w:r>
        </w:ins>
      </w:hyperlink>
      <w:ins w:id="117821"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22" w:author="Albert Kwame Osei-Owusu" w:date="2026-09-14T09:00:00Z"/>
          <w:rFonts w:ascii="Times New Roman" w:hAnsi="Times New Roman" w:cs="Times New Roman"/>
          <w:sz w:val="20"/>
          <w:szCs w:val="20"/>
          <w:lang w:val="en-GB"/>
        </w:rPr>
      </w:pPr>
      <w:ins w:id="117823" w:author="Albert Kwame Osei-Owusu" w:date="2026-09-14T09:00:00Z">
        <w:r>
          <w:rPr>
            <w:rFonts w:ascii="Times New Roman" w:hAnsi="Times New Roman" w:cs="Times New Roman"/>
            <w:sz w:val="20"/>
            <w:szCs w:val="20"/>
            <w:lang w:val="en-GB"/>
          </w:rPr>
          <w:t xml:space="preserve">[16]</w:t>
        </w:r>
        <w:r>
          <w:rPr>
            <w:rFonts w:ascii="Times New Roman" w:hAnsi="Times New Roman" w:cs="Times New Roman"/>
            <w:sz w:val="20"/>
            <w:szCs w:val="20"/>
            <w:lang w:val="en-GB"/>
          </w:rPr>
          <w:tab/>
        </w:r>
        <w:r>
          <w:rPr>
            <w:rFonts w:ascii="Times New Roman" w:hAnsi="Times New Roman" w:cs="Times New Roman"/>
            <w:sz w:val="20"/>
            <w:szCs w:val="20"/>
            <w:lang w:val="en-GB"/>
          </w:rPr>
          <w:t xml:space="preserve">J. Vestbo, K. Press-Kristensen, Translated impact on carbon footprint from choice of inhaled therapy: a Danish scenario, Eur. Respir. J. 62 (2023) 2300856. </w:t>
        </w:r>
      </w:ins>
      <w:hyperlink r:id="rIdRef16" w:history="1">
        <w:ins w:id="117824" w:author="Albert Kwame Osei-Owusu" w:date="2026-09-14T09:00:00Z">
          <w:r>
            <w:rPr>
              <w:rStyle w:val="Hyperlink"/>
              <w:rFonts w:ascii="Times New Roman" w:hAnsi="Times New Roman" w:cs="Times New Roman"/>
              <w:sz w:val="20"/>
              <w:szCs w:val="20"/>
              <w:lang w:val="en-GB"/>
            </w:rPr>
            <w:t xml:space="preserve">https://doi.org/10.1183/13993003.00856-2023</w:t>
          </w:r>
        </w:ins>
      </w:hyperlink>
      <w:ins w:id="117825"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26" w:author="Albert Kwame Osei-Owusu" w:date="2026-09-14T09:00:00Z"/>
          <w:rFonts w:ascii="Times New Roman" w:hAnsi="Times New Roman" w:cs="Times New Roman"/>
          <w:sz w:val="20"/>
          <w:szCs w:val="20"/>
          <w:lang w:val="en-GB"/>
        </w:rPr>
      </w:pPr>
      <w:ins w:id="117827" w:author="Albert Kwame Osei-Owusu" w:date="2026-09-14T09:00:00Z">
        <w:r>
          <w:rPr>
            <w:rFonts w:ascii="Times New Roman" w:hAnsi="Times New Roman" w:cs="Times New Roman"/>
            <w:sz w:val="20"/>
            <w:szCs w:val="20"/>
            <w:lang w:val="en-GB"/>
          </w:rPr>
          <w:t xml:space="preserve">[17]</w:t>
        </w:r>
        <w:r>
          <w:rPr>
            <w:rFonts w:ascii="Times New Roman" w:hAnsi="Times New Roman" w:cs="Times New Roman"/>
            <w:sz w:val="20"/>
            <w:szCs w:val="20"/>
            <w:lang w:val="en-GB"/>
          </w:rPr>
          <w:tab/>
        </w:r>
        <w:r>
          <w:rPr>
            <w:rFonts w:ascii="Times New Roman" w:hAnsi="Times New Roman" w:cs="Times New Roman"/>
            <w:sz w:val="20"/>
            <w:szCs w:val="20"/>
            <w:lang w:val="en-GB"/>
          </w:rPr>
          <w:t xml:space="preserve">Statistics Denmark, DRIVHUS: Greenhouse gas accounts (in CO₂ equivalents) by industry and type of emission; AFFALD01: Waste generation by industry and waste category; NABB117: Employment (117-grouping), hours worked by industry</w:t>
        </w:r>
        <w:r>
          <w:rPr>
            <w:rFonts w:ascii="Times New Roman" w:hAnsi="Times New Roman" w:cs="Times New Roman"/>
            <w:sz w:val="20"/>
            <w:szCs w:val="20"/>
            <w:lang w:val="en-GB"/>
          </w:rPr>
          <w:t xml:space="preserve">; FOLK1A: Population at the first day of the quarter</w:t>
        </w:r>
        <w:r>
          <w:rPr>
            <w:rFonts w:ascii="Times New Roman" w:hAnsi="Times New Roman" w:cs="Times New Roman"/>
            <w:sz w:val="20"/>
            <w:szCs w:val="20"/>
            <w:lang w:val="en-GB"/>
          </w:rPr>
          <w:t xml:space="preserve"> [datasets], StatBank Denmark, 2025-2026. </w:t>
        </w:r>
      </w:ins>
      <w:hyperlink r:id="rIdRef17" w:history="1">
        <w:ins w:id="117828" w:author="Albert Kwame Osei-Owusu" w:date="2026-09-14T09:00:00Z">
          <w:r>
            <w:rPr>
              <w:rStyle w:val="Hyperlink"/>
              <w:rFonts w:ascii="Times New Roman" w:hAnsi="Times New Roman" w:cs="Times New Roman"/>
              <w:sz w:val="20"/>
              <w:szCs w:val="20"/>
              <w:lang w:val="en-GB"/>
            </w:rPr>
            <w:t xml:space="preserve">https://www.statbank.dk/DRIVHUS,</w:t>
          </w:r>
        </w:ins>
      </w:hyperlink>
      <w:ins w:id="117829" w:author="Albert Kwame Osei-Owusu" w:date="2026-09-14T09:00:00Z">
        <w:r>
          <w:rPr>
            <w:rFonts w:ascii="Times New Roman" w:hAnsi="Times New Roman" w:cs="Times New Roman"/>
            <w:sz w:val="20"/>
            <w:szCs w:val="20"/>
            <w:lang w:val="en-GB"/>
          </w:rPr>
          <w:t xml:space="preserve"> </w:t>
        </w:r>
      </w:ins>
      <w:hyperlink r:id="rIdRef18" w:history="1">
        <w:ins w:id="117830" w:author="Albert Kwame Osei-Owusu" w:date="2026-09-14T09:00:00Z">
          <w:r>
            <w:rPr>
              <w:rStyle w:val="Hyperlink"/>
              <w:rFonts w:ascii="Times New Roman" w:hAnsi="Times New Roman" w:cs="Times New Roman"/>
              <w:sz w:val="20"/>
              <w:szCs w:val="20"/>
              <w:lang w:val="en-GB"/>
            </w:rPr>
            <w:t xml:space="preserve">https://www.statbank.dk/</w:t>
          </w:r>
          <w:r>
            <w:rPr>
              <w:rStyle w:val="Hyperlink"/>
              <w:rFonts w:ascii="Times New Roman" w:hAnsi="Times New Roman" w:cs="Times New Roman"/>
              <w:sz w:val="20"/>
              <w:szCs w:val="20"/>
              <w:lang w:val="en-GB"/>
            </w:rPr>
            <w:t xml:space="preserve">AFFALD01, https://www.statbank.dk/NABB117</w:t>
          </w:r>
        </w:ins>
      </w:hyperlink>
      <w:ins w:id="117831" w:author="Albert Kwame Osei-Owusu" w:date="2026-09-14T09:00:00Z">
        <w:r>
          <w:rPr>
            <w:rFonts w:ascii="Times New Roman" w:hAnsi="Times New Roman" w:cs="Times New Roman"/>
            <w:sz w:val="20"/>
            <w:szCs w:val="20"/>
            <w:lang w:val="en-GB"/>
          </w:rPr>
          <w:t xml:space="preserve"> and </w:t>
        </w:r>
      </w:ins>
      <w:hyperlink r:id="rIdRef19" w:history="1">
        <w:ins w:id="117832" w:author="Albert Kwame Osei-Owusu" w:date="2026-09-14T09:00:00Z">
          <w:r>
            <w:rPr>
              <w:rStyle w:val="Hyperlink"/>
              <w:rFonts w:ascii="Times New Roman" w:hAnsi="Times New Roman" w:cs="Times New Roman"/>
              <w:sz w:val="20"/>
              <w:szCs w:val="20"/>
              <w:lang w:val="en-GB"/>
            </w:rPr>
            <w:t xml:space="preserve">https://www.statbank.dk/</w:t>
          </w:r>
          <w:r>
            <w:rPr>
              <w:rStyle w:val="Hyperlink"/>
              <w:rFonts w:ascii="Times New Roman" w:hAnsi="Times New Roman" w:cs="Times New Roman"/>
              <w:sz w:val="20"/>
              <w:szCs w:val="20"/>
              <w:lang w:val="en-GB"/>
            </w:rPr>
            <w:t xml:space="preserve">FOLK1A</w:t>
          </w:r>
        </w:ins>
      </w:hyperlink>
      <w:ins w:id="117833" w:author="Albert Kwame Osei-Owusu" w:date="2026-09-14T09:00:00Z">
        <w:r>
          <w:rPr>
            <w:rFonts w:ascii="Times New Roman" w:hAnsi="Times New Roman" w:cs="Times New Roman"/>
            <w:sz w:val="20"/>
            <w:szCs w:val="20"/>
            <w:lang w:val="en-GB"/>
          </w:rPr>
          <w:t xml:space="preserve"> (accessed 7 and 14 September </w:t>
        </w:r>
        <w:r>
          <w:rPr>
            <w:rFonts w:ascii="Times New Roman" w:hAnsi="Times New Roman" w:cs="Times New Roman"/>
            <w:sz w:val="20"/>
            <w:szCs w:val="20"/>
            <w:lang w:val="en-GB"/>
          </w:rPr>
          <w:t xml:space="preserve">and 21 October </w:t>
        </w:r>
        <w:r>
          <w:rPr>
            <w:rFonts w:ascii="Times New Roman" w:hAnsi="Times New Roman" w:cs="Times New Roman"/>
            <w:sz w:val="20"/>
            <w:szCs w:val="20"/>
            <w:lang w:val="en-GB"/>
          </w:rPr>
          <w:t xml:space="preserve">2026).</w:t>
        </w:r>
      </w:ins>
    </w:p>
    <w:p>
      <w:pPr>
        <w:spacing w:after="60" w:line="240" w:lineRule="auto"/>
        <w:ind w:left="567" w:hanging="567"/>
        <w:rPr>
          <w:ins w:id="117834" w:author="Albert Kwame Osei-Owusu" w:date="2026-09-14T09:00:00Z"/>
          <w:rFonts w:ascii="Times New Roman" w:hAnsi="Times New Roman" w:cs="Times New Roman"/>
          <w:sz w:val="20"/>
          <w:szCs w:val="20"/>
          <w:lang w:val="en-GB"/>
        </w:rPr>
      </w:pPr>
      <w:ins w:id="117835" w:author="Albert Kwame Osei-Owusu" w:date="2026-09-14T09:00:00Z">
        <w:r>
          <w:rPr>
            <w:rFonts w:ascii="Times New Roman" w:hAnsi="Times New Roman" w:cs="Times New Roman"/>
            <w:sz w:val="20"/>
            <w:szCs w:val="20"/>
            <w:lang w:val="en-GB"/>
          </w:rPr>
          <w:t xml:space="preserve">[18]</w:t>
        </w:r>
        <w:r>
          <w:rPr>
            <w:rFonts w:ascii="Times New Roman" w:hAnsi="Times New Roman" w:cs="Times New Roman"/>
            <w:sz w:val="20"/>
            <w:szCs w:val="20"/>
            <w:lang w:val="en-GB"/>
          </w:rPr>
          <w:tab/>
        </w:r>
        <w:r>
          <w:rPr>
            <w:rFonts w:ascii="Times New Roman" w:hAnsi="Times New Roman" w:cs="Times New Roman"/>
            <w:sz w:val="20"/>
            <w:szCs w:val="20"/>
            <w:lang w:val="en-GB"/>
          </w:rPr>
          <w:t xml:space="preserve">Statistics Netherlands (CBS), Personenmobiliteit; vervoerwijzen en reismotieven, regio’s, 2010-2017 [Personal mobility; modes of travel and travel purposes, regions], table 83500NED [dataset], StatLine, 2018. </w:t>
        </w:r>
      </w:ins>
      <w:hyperlink r:id="rIdRef20" w:history="1">
        <w:ins w:id="117836" w:author="Albert Kwame Osei-Owusu" w:date="2026-09-14T09:00:00Z">
          <w:r>
            <w:rPr>
              <w:rStyle w:val="Hyperlink"/>
              <w:rFonts w:ascii="Times New Roman" w:hAnsi="Times New Roman" w:cs="Times New Roman"/>
              <w:sz w:val="20"/>
              <w:szCs w:val="20"/>
              <w:lang w:val="en-GB"/>
            </w:rPr>
            <w:t xml:space="preserve">https://opendata.cbs.nl/statline/#/CBS/nl/dataset/83500NED/table</w:t>
          </w:r>
        </w:ins>
      </w:hyperlink>
      <w:ins w:id="117837"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38" w:author="Albert Kwame Osei-Owusu" w:date="2026-09-14T09:00:00Z"/>
          <w:rFonts w:ascii="Times New Roman" w:hAnsi="Times New Roman" w:cs="Times New Roman"/>
          <w:sz w:val="20"/>
          <w:szCs w:val="20"/>
          <w:lang w:val="en-GB"/>
        </w:rPr>
      </w:pPr>
      <w:ins w:id="117839" w:author="Albert Kwame Osei-Owusu" w:date="2026-09-14T09:00:00Z">
        <w:r>
          <w:rPr>
            <w:rFonts w:ascii="Times New Roman" w:hAnsi="Times New Roman" w:cs="Times New Roman"/>
            <w:sz w:val="20"/>
            <w:szCs w:val="20"/>
            <w:lang w:val="en-GB"/>
          </w:rPr>
          <w:t xml:space="preserve">[19]</w:t>
        </w:r>
        <w:r>
          <w:rPr>
            <w:rFonts w:ascii="Times New Roman" w:hAnsi="Times New Roman" w:cs="Times New Roman"/>
            <w:sz w:val="20"/>
            <w:szCs w:val="20"/>
            <w:lang w:val="en-GB"/>
          </w:rPr>
          <w:tab/>
        </w:r>
        <w:r>
          <w:rPr>
            <w:rFonts w:ascii="Times New Roman" w:hAnsi="Times New Roman" w:cs="Times New Roman"/>
            <w:sz w:val="20"/>
            <w:szCs w:val="20"/>
            <w:lang w:val="en-GB"/>
          </w:rPr>
          <w:t xml:space="preserve">I. Tennison, S. Roschnik, B. Ashby, R. Boyd, I. Hamilton, T. Oreszczyn, A. Owen, M. Romanello, P. Ruyssevelt, J.D. Sherman, A.Z.P. Smith, K. Steele, N. Watts, M.J. Eckelman, Health care’s response to climate change: a carbon footprint assessment of the NHS in England, Lancet Planet. Health 5 (2021) e84-e92. </w:t>
        </w:r>
      </w:ins>
      <w:hyperlink r:id="rIdRef21" w:history="1">
        <w:ins w:id="117840" w:author="Albert Kwame Osei-Owusu" w:date="2026-09-14T09:00:00Z">
          <w:r>
            <w:rPr>
              <w:rStyle w:val="Hyperlink"/>
              <w:rFonts w:ascii="Times New Roman" w:hAnsi="Times New Roman" w:cs="Times New Roman"/>
              <w:sz w:val="20"/>
              <w:szCs w:val="20"/>
              <w:lang w:val="en-GB"/>
            </w:rPr>
            <w:t xml:space="preserve">https://doi.org/10.1016/S2542-5196(20)30271-0</w:t>
          </w:r>
        </w:ins>
      </w:hyperlink>
      <w:ins w:id="117841"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42" w:author="Albert Kwame Osei-Owusu" w:date="2026-09-14T09:00:00Z"/>
          <w:rFonts w:ascii="Times New Roman" w:hAnsi="Times New Roman" w:cs="Times New Roman"/>
          <w:sz w:val="20"/>
          <w:szCs w:val="20"/>
          <w:lang w:val="en-GB"/>
        </w:rPr>
      </w:pPr>
      <w:ins w:id="117843" w:author="Albert Kwame Osei-Owusu" w:date="2026-09-14T09:00:00Z">
        <w:r>
          <w:rPr>
            <w:rFonts w:ascii="Times New Roman" w:hAnsi="Times New Roman" w:cs="Times New Roman"/>
            <w:sz w:val="20"/>
            <w:szCs w:val="20"/>
            <w:lang w:val="en-GB"/>
          </w:rPr>
          <w:t xml:space="preserve">[20]</w:t>
        </w:r>
        <w:r>
          <w:rPr>
            <w:rFonts w:ascii="Times New Roman" w:hAnsi="Times New Roman" w:cs="Times New Roman"/>
            <w:sz w:val="20"/>
            <w:szCs w:val="20"/>
            <w:lang w:val="en-GB"/>
          </w:rPr>
          <w:tab/>
        </w:r>
        <w:r>
          <w:rPr>
            <w:rFonts w:ascii="Times New Roman" w:hAnsi="Times New Roman" w:cs="Times New Roman"/>
            <w:sz w:val="20"/>
            <w:szCs w:val="20"/>
            <w:lang w:val="en-GB"/>
          </w:rPr>
          <w:t xml:space="preserve">M. Lenzen, A. Malik, M. Li, J. Fry, H. Weisz, P.-P. Pichler, L.S.M. Chaves, A. Capon, D. Pencheon, The environmental footprint of health care: a global assessment, Lancet Planet. Health 4 (2020) e271-e279. </w:t>
        </w:r>
      </w:ins>
      <w:hyperlink r:id="rIdRef22" w:history="1">
        <w:ins w:id="117844" w:author="Albert Kwame Osei-Owusu" w:date="2026-09-14T09:00:00Z">
          <w:r>
            <w:rPr>
              <w:rStyle w:val="Hyperlink"/>
              <w:rFonts w:ascii="Times New Roman" w:hAnsi="Times New Roman" w:cs="Times New Roman"/>
              <w:sz w:val="20"/>
              <w:szCs w:val="20"/>
              <w:lang w:val="en-GB"/>
            </w:rPr>
            <w:t xml:space="preserve">https://doi.org/10.1016/S2542-5196(20)30121-2</w:t>
          </w:r>
        </w:ins>
      </w:hyperlink>
      <w:ins w:id="117845"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46" w:author="Albert Kwame Osei-Owusu" w:date="2026-09-14T09:00:00Z"/>
          <w:rFonts w:ascii="Times New Roman" w:hAnsi="Times New Roman" w:cs="Times New Roman"/>
          <w:sz w:val="20"/>
          <w:szCs w:val="20"/>
          <w:lang w:val="en-GB"/>
        </w:rPr>
      </w:pPr>
      <w:ins w:id="117847" w:author="Albert Kwame Osei-Owusu" w:date="2026-09-14T09:00:00Z">
        <w:r>
          <w:rPr>
            <w:rFonts w:ascii="Times New Roman" w:hAnsi="Times New Roman" w:cs="Times New Roman"/>
            <w:sz w:val="20"/>
            <w:szCs w:val="20"/>
            <w:lang w:val="en-GB"/>
          </w:rPr>
          <w:t xml:space="preserve">[21]</w:t>
        </w:r>
        <w:r>
          <w:rPr>
            <w:rFonts w:ascii="Times New Roman" w:hAnsi="Times New Roman" w:cs="Times New Roman"/>
            <w:sz w:val="20"/>
            <w:szCs w:val="20"/>
            <w:lang w:val="en-GB"/>
          </w:rPr>
          <w:tab/>
        </w:r>
        <w:r>
          <w:rPr>
            <w:rFonts w:ascii="Times New Roman" w:hAnsi="Times New Roman" w:cs="Times New Roman"/>
            <w:sz w:val="20"/>
            <w:szCs w:val="20"/>
            <w:lang w:val="en-GB"/>
          </w:rPr>
          <w:t xml:space="preserve">I.M. Sobol’, Global sensitivity indices for nonlinear mathematical models and their Monte Carlo estimates, Math. Comput. Simul. 55 (2001) 271-280. </w:t>
        </w:r>
      </w:ins>
      <w:hyperlink r:id="rIdRef23" w:history="1">
        <w:ins w:id="117848" w:author="Albert Kwame Osei-Owusu" w:date="2026-09-14T09:00:00Z">
          <w:r>
            <w:rPr>
              <w:rStyle w:val="Hyperlink"/>
              <w:rFonts w:ascii="Times New Roman" w:hAnsi="Times New Roman" w:cs="Times New Roman"/>
              <w:sz w:val="20"/>
              <w:szCs w:val="20"/>
              <w:lang w:val="en-GB"/>
            </w:rPr>
            <w:t xml:space="preserve">https://doi.org/10.1016/S0378-4754(00)00270-6</w:t>
          </w:r>
        </w:ins>
      </w:hyperlink>
      <w:ins w:id="117849"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50" w:author="Albert Kwame Osei-Owusu" w:date="2026-09-14T09:00:00Z"/>
          <w:rFonts w:ascii="Times New Roman" w:hAnsi="Times New Roman" w:cs="Times New Roman"/>
          <w:sz w:val="20"/>
          <w:szCs w:val="20"/>
          <w:lang w:val="en-GB"/>
        </w:rPr>
      </w:pPr>
      <w:ins w:id="117851" w:author="Albert Kwame Osei-Owusu" w:date="2026-09-14T09:00:00Z">
        <w:r>
          <w:rPr>
            <w:rFonts w:ascii="Times New Roman" w:hAnsi="Times New Roman" w:cs="Times New Roman"/>
            <w:sz w:val="20"/>
            <w:szCs w:val="20"/>
            <w:lang w:val="en-GB"/>
          </w:rPr>
          <w:t xml:space="preserve">[22]</w:t>
        </w:r>
        <w:r>
          <w:rPr>
            <w:rFonts w:ascii="Times New Roman" w:hAnsi="Times New Roman" w:cs="Times New Roman"/>
            <w:sz w:val="20"/>
            <w:szCs w:val="20"/>
            <w:lang w:val="en-GB"/>
          </w:rPr>
          <w:tab/>
        </w:r>
        <w:r>
          <w:rPr>
            <w:rFonts w:ascii="Times New Roman" w:hAnsi="Times New Roman" w:cs="Times New Roman"/>
            <w:sz w:val="20"/>
            <w:szCs w:val="20"/>
            <w:lang w:val="en-GB"/>
          </w:rPr>
          <w:t xml:space="preserve">C.-J.H. Södersten, R. Wood, E.G. Hertwich, Endogenizing capital in MRIO models: the implications for consumption-based accounting, Environ. Sci. Technol. 52 (2018) 13250-13259. </w:t>
        </w:r>
      </w:ins>
      <w:hyperlink r:id="rIdRef24" w:history="1">
        <w:ins w:id="117852" w:author="Albert Kwame Osei-Owusu" w:date="2026-09-14T09:00:00Z">
          <w:r>
            <w:rPr>
              <w:rStyle w:val="Hyperlink"/>
              <w:rFonts w:ascii="Times New Roman" w:hAnsi="Times New Roman" w:cs="Times New Roman"/>
              <w:sz w:val="20"/>
              <w:szCs w:val="20"/>
              <w:lang w:val="en-GB"/>
            </w:rPr>
            <w:t xml:space="preserve">https://doi.org/10.1021/acs.est.8b02791</w:t>
          </w:r>
        </w:ins>
      </w:hyperlink>
      <w:ins w:id="117853"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54" w:author="Albert Kwame Osei-Owusu" w:date="2026-09-14T09:00:00Z"/>
          <w:rFonts w:ascii="Times New Roman" w:hAnsi="Times New Roman" w:cs="Times New Roman"/>
          <w:sz w:val="20"/>
          <w:szCs w:val="20"/>
          <w:lang w:val="en-GB"/>
        </w:rPr>
      </w:pPr>
      <w:ins w:id="117855" w:author="Albert Kwame Osei-Owusu" w:date="2026-09-14T09:00:00Z">
        <w:r>
          <w:rPr>
            <w:rFonts w:ascii="Times New Roman" w:hAnsi="Times New Roman" w:cs="Times New Roman"/>
            <w:sz w:val="20"/>
            <w:szCs w:val="20"/>
            <w:lang w:val="en-GB"/>
          </w:rPr>
          <w:t xml:space="preserve">[23]</w:t>
        </w:r>
        <w:r>
          <w:rPr>
            <w:rFonts w:ascii="Times New Roman" w:hAnsi="Times New Roman" w:cs="Times New Roman"/>
            <w:sz w:val="20"/>
            <w:szCs w:val="20"/>
            <w:lang w:val="en-GB"/>
          </w:rPr>
          <w:tab/>
        </w:r>
        <w:r>
          <w:rPr>
            <w:rFonts w:ascii="Times New Roman" w:hAnsi="Times New Roman" w:cs="Times New Roman"/>
            <w:sz w:val="20"/>
            <w:szCs w:val="20"/>
            <w:lang w:val="en-GB"/>
          </w:rPr>
          <w:t xml:space="preserve">K. Stadler, R. Wood, T. Bulavskaya, C.-J. Södersten, M. Simas, S. Schmidt, A. Usubiaga, J. Acosta-Fernández, J. Kuenen, M. Bruckner, S. Giljum, S. Lutter, S. Merciai, J.H. Schmidt, M.C. Theurl, C. Plutzar, T. Kastner, N. Eisenmenger, K.-H. Erb, A. de Koning, A. Tukker, EXIOBASE 3 [dataset], Zenodo, version 3.8.2, 2021. </w:t>
        </w:r>
      </w:ins>
      <w:hyperlink r:id="rIdRef25" w:history="1">
        <w:ins w:id="117856" w:author="Albert Kwame Osei-Owusu" w:date="2026-09-14T09:00:00Z">
          <w:r>
            <w:rPr>
              <w:rStyle w:val="Hyperlink"/>
              <w:rFonts w:ascii="Times New Roman" w:hAnsi="Times New Roman" w:cs="Times New Roman"/>
              <w:sz w:val="20"/>
              <w:szCs w:val="20"/>
              <w:lang w:val="en-GB"/>
            </w:rPr>
            <w:t xml:space="preserve">https://doi.org/10.5281/zenodo.5589597</w:t>
          </w:r>
        </w:ins>
      </w:hyperlink>
      <w:ins w:id="117857"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58" w:author="Albert Kwame Osei-Owusu" w:date="2026-09-14T09:00:00Z"/>
          <w:rFonts w:ascii="Times New Roman" w:hAnsi="Times New Roman" w:cs="Times New Roman"/>
          <w:sz w:val="20"/>
          <w:szCs w:val="20"/>
          <w:lang w:val="en-GB"/>
        </w:rPr>
      </w:pPr>
      <w:ins w:id="117859" w:author="Albert Kwame Osei-Owusu" w:date="2026-09-14T09:00:00Z">
        <w:r>
          <w:rPr>
            <w:rFonts w:ascii="Times New Roman" w:hAnsi="Times New Roman" w:cs="Times New Roman"/>
            <w:sz w:val="20"/>
            <w:szCs w:val="20"/>
            <w:lang w:val="en-GB"/>
          </w:rPr>
          <w:t xml:space="preserve">[24]</w:t>
        </w:r>
        <w:r>
          <w:rPr>
            <w:rFonts w:ascii="Times New Roman" w:hAnsi="Times New Roman" w:cs="Times New Roman"/>
            <w:sz w:val="20"/>
            <w:szCs w:val="20"/>
            <w:lang w:val="en-GB"/>
          </w:rPr>
          <w:tab/>
        </w:r>
        <w:r>
          <w:rPr>
            <w:rFonts w:ascii="Times New Roman" w:hAnsi="Times New Roman" w:cs="Times New Roman"/>
            <w:sz w:val="20"/>
            <w:szCs w:val="20"/>
            <w:lang w:val="en-GB"/>
          </w:rPr>
          <w:t xml:space="preserve">World Resources Institute, World Business Council for Sustainable Development, The Greenhouse Gas Protocol: A Corporate Accounting and Reporting Standard, revised ed., World Resources Institute and World Business Council for Sustainable Development, Washington, DC and Geneva, 2004. </w:t>
        </w:r>
      </w:ins>
      <w:hyperlink r:id="rIdRef26" w:history="1">
        <w:ins w:id="117860" w:author="Albert Kwame Osei-Owusu" w:date="2026-09-14T09:00:00Z">
          <w:r>
            <w:rPr>
              <w:rStyle w:val="Hyperlink"/>
              <w:rFonts w:ascii="Times New Roman" w:hAnsi="Times New Roman" w:cs="Times New Roman"/>
              <w:sz w:val="20"/>
              <w:szCs w:val="20"/>
              <w:lang w:val="en-GB"/>
            </w:rPr>
            <w:t xml:space="preserve">https://ghgprotocol.org/corporate-standard</w:t>
          </w:r>
        </w:ins>
      </w:hyperlink>
      <w:ins w:id="117861"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62" w:author="Albert Kwame Osei-Owusu" w:date="2026-09-14T09:00:00Z"/>
          <w:rFonts w:ascii="Times New Roman" w:hAnsi="Times New Roman" w:cs="Times New Roman"/>
          <w:sz w:val="20"/>
          <w:szCs w:val="20"/>
          <w:lang w:val="en-GB"/>
        </w:rPr>
      </w:pPr>
      <w:ins w:id="117863" w:author="Albert Kwame Osei-Owusu" w:date="2026-09-14T09:00:00Z">
        <w:r>
          <w:rPr>
            <w:rFonts w:ascii="Times New Roman" w:hAnsi="Times New Roman" w:cs="Times New Roman"/>
            <w:sz w:val="20"/>
            <w:szCs w:val="20"/>
            <w:lang w:val="en-GB"/>
          </w:rPr>
          <w:t xml:space="preserve">[25]</w:t>
        </w:r>
        <w:r>
          <w:rPr>
            <w:rFonts w:ascii="Times New Roman" w:hAnsi="Times New Roman" w:cs="Times New Roman"/>
            <w:sz w:val="20"/>
            <w:szCs w:val="20"/>
            <w:lang w:val="en-GB"/>
          </w:rPr>
          <w:tab/>
        </w:r>
        <w:r>
          <w:rPr>
            <w:rFonts w:ascii="Times New Roman" w:hAnsi="Times New Roman" w:cs="Times New Roman"/>
            <w:sz w:val="20"/>
            <w:szCs w:val="20"/>
            <w:lang w:val="en-GB"/>
          </w:rPr>
          <w:t xml:space="preserve">E.G. Hertwich, R. Wood, The growing importance of scope 3 greenhouse gas emissions from industry, Environ. Res. Lett. 13 (2018) 104013. </w:t>
        </w:r>
      </w:ins>
      <w:hyperlink r:id="rIdRef27" w:history="1">
        <w:ins w:id="117864" w:author="Albert Kwame Osei-Owusu" w:date="2026-09-14T09:00:00Z">
          <w:r>
            <w:rPr>
              <w:rStyle w:val="Hyperlink"/>
              <w:rFonts w:ascii="Times New Roman" w:hAnsi="Times New Roman" w:cs="Times New Roman"/>
              <w:sz w:val="20"/>
              <w:szCs w:val="20"/>
              <w:lang w:val="en-GB"/>
            </w:rPr>
            <w:t xml:space="preserve">https://doi.org/10.1088/1748-9326/aae19a</w:t>
          </w:r>
        </w:ins>
      </w:hyperlink>
      <w:ins w:id="117865"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66" w:author="Albert Kwame Osei-Owusu" w:date="2026-09-14T09:00:00Z"/>
          <w:rFonts w:ascii="Times New Roman" w:hAnsi="Times New Roman" w:cs="Times New Roman"/>
          <w:sz w:val="20"/>
          <w:szCs w:val="20"/>
          <w:lang w:val="en-GB"/>
        </w:rPr>
      </w:pPr>
      <w:ins w:id="117867" w:author="Albert Kwame Osei-Owusu" w:date="2026-09-14T09:00:00Z">
        <w:r>
          <w:rPr>
            <w:rFonts w:ascii="Times New Roman" w:hAnsi="Times New Roman" w:cs="Times New Roman"/>
            <w:sz w:val="20"/>
            <w:szCs w:val="20"/>
            <w:lang w:val="en-GB"/>
          </w:rPr>
          <w:t xml:space="preserve">[26]</w:t>
        </w:r>
        <w:r>
          <w:rPr>
            <w:rFonts w:ascii="Times New Roman" w:hAnsi="Times New Roman" w:cs="Times New Roman"/>
            <w:sz w:val="20"/>
            <w:szCs w:val="20"/>
            <w:lang w:val="en-GB"/>
          </w:rPr>
          <w:tab/>
        </w:r>
        <w:r>
          <w:rPr>
            <w:rFonts w:ascii="Times New Roman" w:hAnsi="Times New Roman" w:cs="Times New Roman"/>
            <w:sz w:val="20"/>
            <w:szCs w:val="20"/>
            <w:lang w:val="en-GB"/>
          </w:rPr>
          <w:t xml:space="preserve">C. Doucet, M. Lioussis, N. Yamano, M. Mueller, Measuring greenhouse gas emissions in the health sector: a new approach to model GHG emissions combining (JHAQ) health expenditure data and the multi-regional inter-country input-output (ICIO) tables, OECD Health Working Papers No. 184, OECD Publishing, Paris, 2025. </w:t>
        </w:r>
      </w:ins>
      <w:hyperlink r:id="rIdRef28" w:history="1">
        <w:ins w:id="117868" w:author="Albert Kwame Osei-Owusu" w:date="2026-09-14T09:00:00Z">
          <w:r>
            <w:rPr>
              <w:rStyle w:val="Hyperlink"/>
              <w:rFonts w:ascii="Times New Roman" w:hAnsi="Times New Roman" w:cs="Times New Roman"/>
              <w:sz w:val="20"/>
              <w:szCs w:val="20"/>
              <w:lang w:val="en-GB"/>
            </w:rPr>
            <w:t xml:space="preserve">https://doi.org/10.1787/4d15c6ef-en</w:t>
          </w:r>
        </w:ins>
      </w:hyperlink>
      <w:ins w:id="117869"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70" w:author="Albert Kwame Osei-Owusu" w:date="2026-09-14T09:00:00Z"/>
          <w:rFonts w:ascii="Times New Roman" w:hAnsi="Times New Roman" w:cs="Times New Roman"/>
          <w:sz w:val="20"/>
          <w:szCs w:val="20"/>
          <w:lang w:val="en-GB"/>
        </w:rPr>
      </w:pPr>
      <w:ins w:id="117871" w:author="Albert Kwame Osei-Owusu" w:date="2026-09-14T09:00:00Z">
        <w:r>
          <w:rPr>
            <w:rFonts w:ascii="Times New Roman" w:hAnsi="Times New Roman" w:cs="Times New Roman"/>
            <w:sz w:val="20"/>
            <w:szCs w:val="20"/>
            <w:lang w:val="en-GB"/>
          </w:rPr>
          <w:t xml:space="preserve">[27]</w:t>
        </w:r>
        <w:r>
          <w:rPr>
            <w:rFonts w:ascii="Times New Roman" w:hAnsi="Times New Roman" w:cs="Times New Roman"/>
            <w:sz w:val="20"/>
            <w:szCs w:val="20"/>
            <w:lang w:val="en-GB"/>
          </w:rPr>
          <w:tab/>
        </w:r>
        <w:r>
          <w:rPr>
            <w:rFonts w:ascii="Times New Roman" w:hAnsi="Times New Roman" w:cs="Times New Roman"/>
            <w:sz w:val="20"/>
            <w:szCs w:val="20"/>
            <w:lang w:val="en-GB"/>
          </w:rPr>
          <w:t xml:space="preserve">P. Rørmose Jensen, B. Iliev, Compilation of a consumption based greenhouse gas account for Denmark using coupled models, Technical report for Eurostat, grant no. 101022790, Statistics Denmark, Copenhagen, 2022. </w:t>
        </w:r>
      </w:ins>
      <w:hyperlink r:id="rIdRef29" w:history="1">
        <w:ins w:id="117872" w:author="Albert Kwame Osei-Owusu" w:date="2026-09-14T09:00:00Z">
          <w:r>
            <w:rPr>
              <w:rStyle w:val="Hyperlink"/>
              <w:rFonts w:ascii="Times New Roman" w:hAnsi="Times New Roman" w:cs="Times New Roman"/>
              <w:sz w:val="20"/>
              <w:szCs w:val="20"/>
              <w:lang w:val="en-GB"/>
            </w:rPr>
            <w:t xml:space="preserve">https://www.dst.dk/Site/Dst/SingleFiles/GetArchiveFile.aspx?fi=868742149393&amp;fo=0&amp;ext=kvaldel</w:t>
          </w:r>
        </w:ins>
      </w:hyperlink>
      <w:ins w:id="117873" w:author="Albert Kwame Osei-Owusu" w:date="2026-09-14T09:00:00Z">
        <w:r>
          <w:rPr>
            <w:rFonts w:ascii="Times New Roman" w:hAnsi="Times New Roman" w:cs="Times New Roman"/>
            <w:sz w:val="20"/>
            <w:szCs w:val="20"/>
            <w:lang w:val="en-GB"/>
          </w:rPr>
          <w:t xml:space="preserve"> (accessed 14 September 2026).</w:t>
        </w:r>
      </w:ins>
    </w:p>
    <w:p w14:paraId="36EAF194" w14:textId="77777777">
      <w:pPr>
        <w:spacing w:after="60" w:line="240" w:lineRule="auto"/>
        <w:ind w:left="567" w:hanging="567"/>
        <w:rPr>
          <w:ins w:id="123242" w:author="Albert Kwame Osei-Owusu" w:date="2026-10-21T20:00:00Z"/>
          <w:rFonts w:ascii="Times New Roman" w:hAnsi="Times New Roman" w:cs="Times New Roman"/>
          <w:sz w:val="20"/>
          <w:szCs w:val="20"/>
          <w:lang w:val="en-GB"/>
        </w:rPr>
      </w:pPr>
      <w:ins w:id="123243" w:author="Albert Kwame Osei-Owusu" w:date="2026-10-21T20:00:00Z">
        <w:r>
          <w:rPr>
            <w:rFonts w:ascii="Times New Roman" w:hAnsi="Times New Roman" w:cs="Times New Roman"/>
            <w:sz w:val="20"/>
            <w:szCs w:val="20"/>
            <w:lang w:val="en-GB"/>
          </w:rPr>
          <w:t xml:space="preserve">[28]</w:t>
        </w:r>
        <w:r>
          <w:tab/>
        </w:r>
        <w:r>
          <w:t xml:space="preserve">L. Cabernard, S. Pfister, S. Hellweg, A new method for analyzing sustainability performance of global supply chains and its application to material resources, Sci. Total Environ. 684 (2019) 164-177. https://doi.org/10.1016/j.scitotenv.2019.04.434.</w:t>
        </w:r>
      </w:ins>
    </w:p>
    <w:p>
      <w:pPr>
        <w:spacing w:after="60" w:line="240" w:lineRule="auto"/>
        <w:ind w:left="567" w:hanging="567"/>
        <w:rPr>
          <w:ins w:id="117874" w:author="Albert Kwame Osei-Owusu" w:date="2026-09-14T09:00:00Z"/>
          <w:rFonts w:ascii="Times New Roman" w:hAnsi="Times New Roman" w:cs="Times New Roman"/>
          <w:sz w:val="20"/>
          <w:szCs w:val="20"/>
          <w:lang w:val="en-GB"/>
        </w:rPr>
      </w:pPr>
      <w:ins w:id="117875"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29</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P.-P. Pichler, I.S. Jaccard, U. Weisz, H. Weisz, International comparison of health care carbon footprints, Environ. Res. Lett. 14 (2019) 064004. </w:t>
        </w:r>
      </w:ins>
      <w:hyperlink r:id="rIdRef30" w:history="1">
        <w:ins w:id="117876" w:author="Albert Kwame Osei-Owusu" w:date="2026-09-14T09:00:00Z">
          <w:r>
            <w:rPr>
              <w:rStyle w:val="Hyperlink"/>
              <w:rFonts w:ascii="Times New Roman" w:hAnsi="Times New Roman" w:cs="Times New Roman"/>
              <w:sz w:val="20"/>
              <w:szCs w:val="20"/>
              <w:lang w:val="en-GB"/>
            </w:rPr>
            <w:t xml:space="preserve">https://doi.org/10.1088/1748-9326/ab19e1</w:t>
          </w:r>
        </w:ins>
      </w:hyperlink>
      <w:ins w:id="117877"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78" w:author="Albert Kwame Osei-Owusu" w:date="2026-09-14T09:00:00Z"/>
          <w:rFonts w:ascii="Times New Roman" w:hAnsi="Times New Roman" w:cs="Times New Roman"/>
          <w:sz w:val="20"/>
          <w:szCs w:val="20"/>
          <w:lang w:val="en-GB"/>
        </w:rPr>
      </w:pPr>
      <w:ins w:id="117879"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30</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M.J. Eckelman, J. Sherman, Environmental impacts of the U.S. health care system and effects on public health, PLoS One 11 (2016) e0157014. </w:t>
        </w:r>
      </w:ins>
      <w:hyperlink r:id="rIdRef31" w:history="1">
        <w:ins w:id="117880" w:author="Albert Kwame Osei-Owusu" w:date="2026-09-14T09:00:00Z">
          <w:r>
            <w:rPr>
              <w:rStyle w:val="Hyperlink"/>
              <w:rFonts w:ascii="Times New Roman" w:hAnsi="Times New Roman" w:cs="Times New Roman"/>
              <w:sz w:val="20"/>
              <w:szCs w:val="20"/>
              <w:lang w:val="en-GB"/>
            </w:rPr>
            <w:t xml:space="preserve">https://doi.org/10.1371/journal.pone.0157014</w:t>
          </w:r>
        </w:ins>
      </w:hyperlink>
      <w:ins w:id="117881" w:author="Albert Kwame Osei-Owusu" w:date="2026-09-14T09:00:00Z">
        <w:r>
          <w:rPr>
            <w:rFonts w:ascii="Times New Roman" w:hAnsi="Times New Roman" w:cs="Times New Roman"/>
            <w:sz w:val="20"/>
            <w:szCs w:val="20"/>
            <w:lang w:val="en-GB"/>
          </w:rPr>
          <w:t xml:space="preserve">.</w:t>
        </w:r>
      </w:ins>
    </w:p>
    <w:p>
      <w:pPr>
        <w:spacing w:after="60" w:line="240" w:lineRule="auto"/>
        <w:ind w:left="567" w:hanging="567"/>
        <w:rPr>
          <w:ins w:id="117882" w:author="Albert Kwame Osei-Owusu" w:date="2026-09-14T09:00:00Z"/>
          <w:rFonts w:ascii="Times New Roman" w:hAnsi="Times New Roman" w:cs="Times New Roman"/>
          <w:sz w:val="20"/>
          <w:szCs w:val="20"/>
          <w:lang w:val="en-GB"/>
        </w:rPr>
      </w:pPr>
      <w:ins w:id="117883"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31</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A. Malik, M. Lenzen, S. McAlister, F. McGain, The carbon footprint of Australian health care, Lancet Planet. Health 2 (2018) e27-e35. </w:t>
        </w:r>
      </w:ins>
      <w:hyperlink r:id="rIdRef32" w:history="1">
        <w:ins w:id="117884" w:author="Albert Kwame Osei-Owusu" w:date="2026-09-14T09:00:00Z">
          <w:r>
            <w:rPr>
              <w:rStyle w:val="Hyperlink"/>
              <w:rFonts w:ascii="Times New Roman" w:hAnsi="Times New Roman" w:cs="Times New Roman"/>
              <w:sz w:val="20"/>
              <w:szCs w:val="20"/>
              <w:lang w:val="en-GB"/>
            </w:rPr>
            <w:t xml:space="preserve">https://doi.org/10.1016/S2542-5196(17)30180-8</w:t>
          </w:r>
        </w:ins>
      </w:hyperlink>
      <w:ins w:id="117885" w:author="Albert Kwame Osei-Owusu" w:date="2026-09-14T09:00:00Z">
        <w:r>
          <w:rPr>
            <w:rFonts w:ascii="Times New Roman" w:hAnsi="Times New Roman" w:cs="Times New Roman"/>
            <w:sz w:val="20"/>
            <w:szCs w:val="20"/>
            <w:lang w:val="en-GB"/>
          </w:rPr>
          <w:t xml:space="preserve">.</w:t>
        </w:r>
      </w:ins>
    </w:p>
    <w:p w14:paraId="3D09B586" w14:textId="77777777">
      <w:pPr>
        <w:spacing w:after="60" w:line="240" w:lineRule="auto"/>
        <w:ind w:left="567" w:hanging="567"/>
        <w:rPr>
          <w:ins w:id="123087" w:author="Albert Kwame Osei-Owusu" w:date="2026-10-21T20:00:00Z"/>
          <w:rFonts w:ascii="Times New Roman" w:hAnsi="Times New Roman" w:cs="Times New Roman"/>
          <w:sz w:val="20"/>
          <w:szCs w:val="20"/>
          <w:lang w:val="en-GB"/>
        </w:rPr>
      </w:pPr>
      <w:ins w:id="123088" w:author="Albert Kwame Osei-Owusu" w:date="2026-10-21T20:00:00Z">
        <w:r>
          <w:rPr>
            <w:rFonts w:ascii="Times New Roman" w:hAnsi="Times New Roman" w:cs="Times New Roman"/>
            <w:sz w:val="20"/>
            <w:szCs w:val="20"/>
            <w:lang w:val="en-GB"/>
          </w:rPr>
          <w:t xml:space="preserve">[32]</w:t>
        </w:r>
        <w:r>
          <w:tab/>
        </w:r>
        <w:r>
          <w:t xml:space="preserve">R. Wood, C.-J. Södersten, Capital use matrices, version 3.8.2 [dataset], Zenodo, 2021. https://doi.org/10.5281/zenodo.7073276.</w:t>
        </w:r>
      </w:ins>
    </w:p>
    <w:p>
      <w:pPr>
        <w:spacing w:after="60" w:line="240" w:lineRule="auto"/>
        <w:ind w:left="567" w:hanging="567"/>
        <w:rPr>
          <w:ins w:id="117886" w:author="Albert Kwame Osei-Owusu" w:date="2026-09-14T09:00:00Z"/>
          <w:rFonts w:ascii="Times New Roman" w:hAnsi="Times New Roman" w:cs="Times New Roman"/>
          <w:sz w:val="20"/>
          <w:szCs w:val="20"/>
          <w:lang w:val="en-GB"/>
        </w:rPr>
      </w:pPr>
      <w:ins w:id="117887"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33</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Institute of Environmental Sciences (CML), Leiden University, Characterisation factors for the EXIOBASE 3 satellite accounts, characterisation_DESIRE version 3.4, 25 May 2018, adapted [dataset], distributed in the model repository of Steenmeijer et al., 2022. </w:t>
        </w:r>
      </w:ins>
      <w:hyperlink r:id="rIdRef33" w:history="1">
        <w:ins w:id="117888" w:author="Albert Kwame Osei-Owusu" w:date="2026-09-14T09:00:00Z">
          <w:r>
            <w:rPr>
              <w:rStyle w:val="Hyperlink"/>
              <w:rFonts w:ascii="Times New Roman" w:hAnsi="Times New Roman" w:cs="Times New Roman"/>
              <w:sz w:val="20"/>
              <w:szCs w:val="20"/>
              <w:lang w:val="en-GB"/>
            </w:rPr>
            <w:t xml:space="preserve">https://github.com/rivm-syso/envr-footprint-healthcare</w:t>
          </w:r>
        </w:ins>
      </w:hyperlink>
      <w:ins w:id="117889"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90" w:author="Albert Kwame Osei-Owusu" w:date="2026-09-14T09:00:00Z"/>
          <w:rFonts w:ascii="Times New Roman" w:hAnsi="Times New Roman" w:cs="Times New Roman"/>
          <w:sz w:val="20"/>
          <w:szCs w:val="20"/>
          <w:lang w:val="en-GB"/>
        </w:rPr>
      </w:pPr>
      <w:ins w:id="117891"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34</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Eurostat, Greenhouse gas emission footprints (in CO₂ equivalent, FIGARO application), env_ac_ghgfp [dataset], Eurostat, Luxembourg, 2026. </w:t>
        </w:r>
      </w:ins>
      <w:hyperlink r:id="rIdRef34" w:history="1">
        <w:ins w:id="117892" w:author="Albert Kwame Osei-Owusu" w:date="2026-09-14T09:00:00Z">
          <w:r>
            <w:rPr>
              <w:rStyle w:val="Hyperlink"/>
              <w:rFonts w:ascii="Times New Roman" w:hAnsi="Times New Roman" w:cs="Times New Roman"/>
              <w:sz w:val="20"/>
              <w:szCs w:val="20"/>
              <w:lang w:val="en-GB"/>
            </w:rPr>
            <w:t xml:space="preserve">https://ec.europa.eu/eurostat/databrowser/view/env_ac_ghgfp/default/table</w:t>
          </w:r>
        </w:ins>
      </w:hyperlink>
      <w:ins w:id="117893" w:author="Albert Kwame Osei-Owusu" w:date="2026-09-14T09:00:00Z">
        <w:r>
          <w:rPr>
            <w:rFonts w:ascii="Times New Roman" w:hAnsi="Times New Roman" w:cs="Times New Roman"/>
            <w:sz w:val="20"/>
            <w:szCs w:val="20"/>
            <w:lang w:val="en-GB"/>
          </w:rPr>
          <w:t xml:space="preserve"> (accessed 7 September 2026).</w:t>
        </w:r>
      </w:ins>
    </w:p>
    <w:p>
      <w:pPr>
        <w:spacing w:after="60" w:line="240" w:lineRule="auto"/>
        <w:ind w:left="567" w:hanging="567"/>
        <w:rPr>
          <w:ins w:id="117894" w:author="Albert Kwame Osei-Owusu" w:date="2026-09-14T09:00:00Z"/>
          <w:rFonts w:ascii="Times New Roman" w:hAnsi="Times New Roman" w:cs="Times New Roman"/>
          <w:sz w:val="20"/>
          <w:szCs w:val="20"/>
          <w:lang w:val="en-GB"/>
        </w:rPr>
      </w:pPr>
      <w:ins w:id="117895"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35</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Statistics Denmark, AFTRYK1: Climate footprint (experimental statistics) by type of use, emitting industries, emitting countries and time [dataset], StatBank Denmark, 2026. </w:t>
        </w:r>
      </w:ins>
      <w:hyperlink r:id="rIdRef35" w:history="1">
        <w:ins w:id="117896" w:author="Albert Kwame Osei-Owusu" w:date="2026-09-14T09:00:00Z">
          <w:r>
            <w:rPr>
              <w:rStyle w:val="Hyperlink"/>
              <w:rFonts w:ascii="Times New Roman" w:hAnsi="Times New Roman" w:cs="Times New Roman"/>
              <w:sz w:val="20"/>
              <w:szCs w:val="20"/>
              <w:lang w:val="en-GB"/>
            </w:rPr>
            <w:t xml:space="preserve">https://www.statbank.dk/AFTRYK1</w:t>
          </w:r>
        </w:ins>
      </w:hyperlink>
      <w:ins w:id="117897" w:author="Albert Kwame Osei-Owusu" w:date="2026-09-14T09:00:00Z">
        <w:r>
          <w:rPr>
            <w:rFonts w:ascii="Times New Roman" w:hAnsi="Times New Roman" w:cs="Times New Roman"/>
            <w:sz w:val="20"/>
            <w:szCs w:val="20"/>
            <w:lang w:val="en-GB"/>
          </w:rPr>
          <w:t xml:space="preserve"> (accessed 14 September 2026).</w:t>
        </w:r>
      </w:ins>
    </w:p>
    <w:p>
      <w:pPr>
        <w:spacing w:after="60" w:line="240" w:lineRule="auto"/>
        <w:ind w:left="567" w:hanging="567"/>
        <w:rPr>
          <w:ins w:id="117898" w:author="Albert Kwame Osei-Owusu" w:date="2026-09-14T09:00:00Z"/>
          <w:rFonts w:ascii="Times New Roman" w:hAnsi="Times New Roman" w:cs="Times New Roman"/>
          <w:sz w:val="20"/>
          <w:szCs w:val="20"/>
          <w:lang w:val="en-GB"/>
        </w:rPr>
      </w:pPr>
      <w:ins w:id="117899" w:author="Albert Kwame Osei-Owusu" w:date="2026-09-14T09:00:00Z">
        <w:r>
          <w:rPr>
            <w:rFonts w:ascii="Times New Roman" w:hAnsi="Times New Roman" w:cs="Times New Roman"/>
            <w:sz w:val="20"/>
            <w:szCs w:val="20"/>
            <w:lang w:val="en-GB"/>
          </w:rPr>
          <w:t xml:space="preserve">[</w:t>
        </w:r>
        <w:r>
          <w:rPr>
            <w:rFonts w:ascii="Times New Roman" w:hAnsi="Times New Roman" w:cs="Times New Roman"/>
            <w:sz w:val="20"/>
            <w:szCs w:val="20"/>
            <w:lang w:val="en-GB"/>
          </w:rPr>
          <w:t xml:space="preserve">36</w:t>
        </w:r>
        <w:r>
          <w:rPr>
            <w:rFonts w:ascii="Times New Roman" w:hAnsi="Times New Roman" w:cs="Times New Roman"/>
            <w:sz w:val="20"/>
            <w:szCs w:val="20"/>
            <w:lang w:val="en-GB"/>
          </w:rPr>
          <w:t xml:space="preserve">]</w:t>
        </w:r>
        <w:r>
          <w:rPr>
            <w:rFonts w:ascii="Times New Roman" w:hAnsi="Times New Roman" w:cs="Times New Roman"/>
            <w:sz w:val="20"/>
            <w:szCs w:val="20"/>
            <w:lang w:val="en-GB"/>
          </w:rPr>
          <w:tab/>
        </w:r>
        <w:r>
          <w:rPr>
            <w:rFonts w:ascii="Times New Roman" w:hAnsi="Times New Roman" w:cs="Times New Roman"/>
            <w:sz w:val="20"/>
            <w:szCs w:val="20"/>
            <w:lang w:val="en-GB"/>
          </w:rPr>
          <w:t xml:space="preserve">J. Schmidt, S. Merciai, Technical report: GHG emissions from Danish consumption 2016, causal link between consumption and GHG emissions, 2.-0 LCA consultants for CONCITO, Aalborg, 2023. </w:t>
        </w:r>
      </w:ins>
      <w:hyperlink r:id="rIdRef36" w:history="1">
        <w:ins w:id="117900" w:author="Albert Kwame Osei-Owusu" w:date="2026-09-14T09:00:00Z">
          <w:r>
            <w:rPr>
              <w:rStyle w:val="Hyperlink"/>
              <w:rFonts w:ascii="Times New Roman" w:hAnsi="Times New Roman" w:cs="Times New Roman"/>
              <w:sz w:val="20"/>
              <w:szCs w:val="20"/>
              <w:lang w:val="en-GB"/>
            </w:rPr>
            <w:t xml:space="preserve">https://concito.dk/files/media/document/Bilagsrapport%201_GHG%20emissions%20from%20Danish%20consumption%202016.pdf</w:t>
          </w:r>
        </w:ins>
      </w:hyperlink>
      <w:ins w:id="117901" w:author="Albert Kwame Osei-Owusu" w:date="2026-09-14T09:00:00Z">
        <w:r>
          <w:rPr>
            <w:rFonts w:ascii="Times New Roman" w:hAnsi="Times New Roman" w:cs="Times New Roman"/>
            <w:sz w:val="20"/>
            <w:szCs w:val="20"/>
            <w:lang w:val="en-GB"/>
          </w:rPr>
          <w:t xml:space="preserve"> (accessed 14 September 2026).</w:t>
        </w:r>
      </w:ins>
    </w:p>
    <w:p w14:paraId="11264977" w14:textId="77777777" w:rsidR="00700BFD" w:rsidRPr="00700BFD" w:rsidRDefault="007B498E" w:rsidP="006850FA">
      <w:pPr>
        <w:pStyle w:val="EndNoteBibliography"/>
        <w:spacing w:after="0"/>
        <w:ind w:hanging="709"/>
        <w:rPr>
          <w:del w:id="36492" w:author="Albert Kwame Osei-Owusu" w:date="2026-09-14T09:00:00Z"/>
        </w:rPr>
      </w:pPr>
      <w:del w:id="36489" w:author="Albert Kwame Osei-Owusu" w:date="2026-09-12T09:00:00Z">
        <w:r w:rsidR="00700BFD" w:rsidRPr="00700BFD">
          <w:delText>1.</w:delText>
        </w:r>
      </w:del>
      <w:del w:id="36490" w:author="Albert Kwame Osei-Owusu" w:date="2026-09-12T09:00:00Z">
        <w:r w:rsidR="00700BFD" w:rsidRPr="00700BFD">
          <w:tab/>
          <w:delText>Organisation for Economic Co-operation and Development, Eurostat, World Health Organization. A System of Health Accounts 2011 (Revised): OECD, 2017.</w:delText>
        </w:r>
      </w:del>
    </w:p>
    <w:p w14:paraId="7240FA4C" w14:textId="77777777" w:rsidR="00700BFD" w:rsidRPr="00700BFD" w:rsidRDefault="00700BFD" w:rsidP="006850FA">
      <w:pPr>
        <w:pStyle w:val="EndNoteBibliography"/>
        <w:spacing w:after="0"/>
        <w:ind w:hanging="709"/>
        <w:rPr>
          <w:del w:id="36496" w:author="Albert Kwame Osei-Owusu" w:date="2026-09-14T09:00:00Z"/>
        </w:rPr>
      </w:pPr>
      <w:del w:id="36493" w:author="Albert Kwame Osei-Owusu" w:date="2026-09-12T09:00:00Z">
        <w:r w:rsidRPr="00700BFD">
          <w:delText>2.</w:delText>
        </w:r>
      </w:del>
      <w:del w:id="36494" w:author="Albert Kwame Osei-Owusu" w:date="2026-09-12T09:00:00Z">
        <w:r w:rsidRPr="00700BFD">
          <w:tab/>
          <w:delText>Hagenaars RH. An investigation into the carbon and material footprint of the Dutch consumption of pharmaceuticals. Leiden, The Netherlands: Delft University of Technology; Leiden University; 2022.</w:delText>
        </w:r>
      </w:del>
    </w:p>
    <w:p w14:paraId="154D6EB2" w14:textId="77777777" w:rsidR="00700BFD" w:rsidRPr="00700BFD" w:rsidRDefault="00700BFD" w:rsidP="006850FA">
      <w:pPr>
        <w:pStyle w:val="EndNoteBibliography"/>
        <w:spacing w:after="0"/>
        <w:ind w:hanging="709"/>
        <w:rPr>
          <w:del w:id="36504" w:author="Albert Kwame Osei-Owusu" w:date="2026-09-14T09:00:00Z"/>
        </w:rPr>
      </w:pPr>
      <w:del w:id="36497" w:author="Albert Kwame Osei-Owusu" w:date="2026-09-12T09:00:00Z">
        <w:r w:rsidRPr="00700BFD">
          <w:delText>3.</w:delText>
        </w:r>
      </w:del>
      <w:del w:id="36498" w:author="Albert Kwame Osei-Owusu" w:date="2026-09-12T09:00:00Z">
        <w:r w:rsidRPr="00700BFD">
          <w:tab/>
          <w:delText xml:space="preserve">Olsen RWF, Johansen KB, Ayivee F, Gislason S, Pedersen SA, Cimpan C. The greener prescription: Life cycle environmental impact of oral and IV penicillin treatments. </w:delText>
        </w:r>
      </w:del>
      <w:del w:id="36499" w:author="Albert Kwame Osei-Owusu" w:date="2026-09-12T09:00:00Z">
        <w:r w:rsidRPr="00700BFD">
          <w:rPr>
            <w:i/>
          </w:rPr>
          <w:delText>Sustainable Chemistry and Pharmacy</w:delText>
        </w:r>
      </w:del>
      <w:del w:id="36500" w:author="Albert Kwame Osei-Owusu" w:date="2026-09-12T09:00:00Z">
        <w:r w:rsidRPr="00700BFD">
          <w:delText xml:space="preserve"> 2026; </w:delText>
        </w:r>
      </w:del>
      <w:del w:id="36501" w:author="Albert Kwame Osei-Owusu" w:date="2026-09-12T09:00:00Z">
        <w:r w:rsidRPr="00700BFD">
          <w:rPr>
            <w:b/>
          </w:rPr>
          <w:delText>50</w:delText>
        </w:r>
      </w:del>
      <w:del w:id="36502" w:author="Albert Kwame Osei-Owusu" w:date="2026-09-12T09:00:00Z">
        <w:r w:rsidRPr="00700BFD">
          <w:delText>.</w:delText>
        </w:r>
      </w:del>
    </w:p>
    <w:p w14:paraId="4A110D2D" w14:textId="77777777" w:rsidR="00700BFD" w:rsidRPr="00700BFD" w:rsidRDefault="00700BFD" w:rsidP="006850FA">
      <w:pPr>
        <w:pStyle w:val="EndNoteBibliography"/>
        <w:spacing w:after="0"/>
        <w:ind w:hanging="709"/>
        <w:rPr>
          <w:del w:id="36507" w:author="Albert Kwame Osei-Owusu" w:date="2026-09-14T09:00:00Z"/>
        </w:rPr>
      </w:pPr>
      <w:del w:id="13928" w:author="Albert Kwame Osei-Owusu" w:date="2026-09-13T09:00:00Z">
        <w:r w:rsidRPr="00700BFD">
          <w:delText>4.</w:delText>
        </w:r>
      </w:del>
      <w:del w:id="13929" w:author="Albert Kwame Osei-Owusu" w:date="2026-09-13T09:00:00Z">
        <w:r w:rsidRPr="00700BFD">
          <w:tab/>
          <w:delText>Intergovernmental Panel on Climate Change. Climate Change 2023: Synthesis Report: IPCC, 2023.</w:delText>
        </w:r>
      </w:del>
      <w:ins w:id="13930" w:author="Albert Kwame Osei-Owusu" w:date="2026-09-13T09:00:00Z">
        <w:del w:id="36505" w:author="Albert Kwame Osei-Owusu" w:date="2026-09-12T09:00:00Z">
          <w:r>
            <w:delText xml:space="preserve">4.Forster P, Storelvmo T, Armour K, Collins W, Dufresne J-L, Frame D, et al. The Earth's energy budget, climate feedbacks, and climate sensitivity. In: Masson-Delmotte V, Zhai P, Pirani A, et al., eds. Climate Change 2021: The Physical Science Basis. Contribution of Working Group I to the Sixth Assessment Report of the Intergovernmental Panel on Climate Change. Cambridge: Cambridge University Press; 2021: 923-1054. https://doi.org/10.1017/9781009157896.009.</w:delText>
          </w:r>
        </w:del>
      </w:ins>
    </w:p>
    <w:p w14:paraId="5F608D00" w14:textId="77777777" w:rsidR="00700BFD" w:rsidRPr="00700BFD" w:rsidRDefault="00700BFD" w:rsidP="006850FA">
      <w:pPr>
        <w:pStyle w:val="EndNoteBibliography"/>
        <w:spacing w:after="0"/>
        <w:ind w:hanging="709"/>
        <w:rPr>
          <w:del w:id="36515" w:author="Albert Kwame Osei-Owusu" w:date="2026-09-14T09:00:00Z"/>
        </w:rPr>
      </w:pPr>
      <w:del w:id="36508" w:author="Albert Kwame Osei-Owusu" w:date="2026-09-12T09:00:00Z">
        <w:r w:rsidRPr="00700BFD">
          <w:delText>5.</w:delText>
        </w:r>
      </w:del>
      <w:del w:id="36509" w:author="Albert Kwame Osei-Owusu" w:date="2026-09-12T09:00:00Z">
        <w:r w:rsidRPr="00700BFD">
          <w:tab/>
          <w:delText xml:space="preserve">Steenmeijer M, Rodrigues J, Zijp M, Waaijers-van der Loop S. The environmental impact of the Dutch health-care sector beyond climate change: an input–output analysis. </w:delText>
        </w:r>
      </w:del>
      <w:del w:id="36510" w:author="Albert Kwame Osei-Owusu" w:date="2026-09-12T09:00:00Z">
        <w:r w:rsidRPr="00700BFD">
          <w:rPr>
            <w:i/>
          </w:rPr>
          <w:delText>Lancet Planetary Health</w:delText>
        </w:r>
      </w:del>
      <w:del w:id="36511" w:author="Albert Kwame Osei-Owusu" w:date="2026-09-12T09:00:00Z">
        <w:r w:rsidRPr="00700BFD">
          <w:delText xml:space="preserve"> 2022; </w:delText>
        </w:r>
      </w:del>
      <w:del w:id="36512" w:author="Albert Kwame Osei-Owusu" w:date="2026-09-12T09:00:00Z">
        <w:r w:rsidRPr="00700BFD">
          <w:rPr>
            <w:b/>
          </w:rPr>
          <w:delText>6</w:delText>
        </w:r>
      </w:del>
      <w:del w:id="36513" w:author="Albert Kwame Osei-Owusu" w:date="2026-09-12T09:00:00Z">
        <w:r w:rsidRPr="00700BFD">
          <w:delText>(12): e949-e57.</w:delText>
        </w:r>
      </w:del>
    </w:p>
    <w:p w14:paraId="42150CD4" w14:textId="77777777" w:rsidR="00700BFD" w:rsidRPr="00700BFD" w:rsidRDefault="00700BFD" w:rsidP="006850FA">
      <w:pPr>
        <w:pStyle w:val="EndNoteBibliography"/>
        <w:spacing w:after="0"/>
        <w:ind w:hanging="709"/>
        <w:rPr>
          <w:del w:id="36523" w:author="Albert Kwame Osei-Owusu" w:date="2026-09-14T09:00:00Z"/>
        </w:rPr>
      </w:pPr>
      <w:del w:id="36516" w:author="Albert Kwame Osei-Owusu" w:date="2026-09-12T09:00:00Z">
        <w:r w:rsidRPr="00700BFD">
          <w:delText>6.</w:delText>
        </w:r>
      </w:del>
      <w:del w:id="36517" w:author="Albert Kwame Osei-Owusu" w:date="2026-09-12T09:00:00Z">
        <w:r w:rsidRPr="00700BFD">
          <w:tab/>
          <w:delText xml:space="preserve">Vestbo J, Press-Kristensen K. Translated impact on carbon footprint from choice of inhaled therapy: a Danish scenario. </w:delText>
        </w:r>
      </w:del>
      <w:del w:id="36518" w:author="Albert Kwame Osei-Owusu" w:date="2026-09-12T09:00:00Z">
        <w:r w:rsidRPr="00700BFD">
          <w:rPr>
            <w:i/>
          </w:rPr>
          <w:delText>Eur Respir J</w:delText>
        </w:r>
      </w:del>
      <w:del w:id="36519" w:author="Albert Kwame Osei-Owusu" w:date="2026-09-12T09:00:00Z">
        <w:r w:rsidRPr="00700BFD">
          <w:delText xml:space="preserve"> 2023; </w:delText>
        </w:r>
      </w:del>
      <w:del w:id="36520" w:author="Albert Kwame Osei-Owusu" w:date="2026-09-12T09:00:00Z">
        <w:r w:rsidRPr="00700BFD">
          <w:rPr>
            <w:b/>
          </w:rPr>
          <w:delText>62</w:delText>
        </w:r>
      </w:del>
      <w:del w:id="36521" w:author="Albert Kwame Osei-Owusu" w:date="2026-09-12T09:00:00Z">
        <w:r w:rsidRPr="00700BFD">
          <w:delText>(3).</w:delText>
        </w:r>
      </w:del>
    </w:p>
    <w:p w14:paraId="7AE02DBA" w14:textId="77777777" w:rsidR="00700BFD" w:rsidRPr="00700BFD" w:rsidRDefault="00700BFD" w:rsidP="006850FA">
      <w:pPr>
        <w:pStyle w:val="EndNoteBibliography"/>
        <w:spacing w:after="0"/>
        <w:ind w:hanging="709"/>
        <w:rPr>
          <w:del w:id="36527" w:author="Albert Kwame Osei-Owusu" w:date="2026-09-14T09:00:00Z"/>
        </w:rPr>
      </w:pPr>
      <w:del w:id="36524" w:author="Albert Kwame Osei-Owusu" w:date="2026-09-12T09:00:00Z">
        <w:r w:rsidRPr="00700BFD">
          <w:delText>7.</w:delText>
        </w:r>
      </w:del>
      <w:del w:id="36525" w:author="Albert Kwame Osei-Owusu" w:date="2026-09-12T09:00:00Z">
        <w:r w:rsidRPr="00700BFD">
          <w:tab/>
          <w:delText>Christiansen H, Baescu O. The Danish National Travel Survey: Annual Statistical Report 2019. Copenhagen: Technical University of Denmark, 2020.</w:delText>
        </w:r>
      </w:del>
    </w:p>
    <w:p w14:paraId="16F565B7" w14:textId="77777777" w:rsidR="00700BFD" w:rsidRPr="00700BFD" w:rsidRDefault="00700BFD" w:rsidP="006850FA">
      <w:pPr>
        <w:pStyle w:val="EndNoteBibliography"/>
        <w:ind w:hanging="709"/>
        <w:rPr>
          <w:del w:id="36531" w:author="Albert Kwame Osei-Owusu" w:date="2026-09-14T09:00:00Z"/>
        </w:rPr>
      </w:pPr>
      <w:del w:id="36528" w:author="Albert Kwame Osei-Owusu" w:date="2026-09-12T09:00:00Z">
        <w:r w:rsidRPr="00700BFD">
          <w:delText>8.</w:delText>
        </w:r>
      </w:del>
      <w:del w:id="36529" w:author="Albert Kwame Osei-Owusu" w:date="2026-09-12T09:00:00Z">
        <w:r w:rsidRPr="00700BFD">
          <w:tab/>
          <w:delText>Statistics Netherlands. Mobility by mode and purpose. The Hague: CBS, 2016.</w:delText>
        </w:r>
      </w:del>
    </w:p>
    <w:p w14:paraId="723B1D1E" w14:textId="05472F7C" w:rsidR="00045CCE" w:rsidRPr="000F0CBE" w:rsidRDefault="007B498E" w:rsidP="006850FA">
      <w:pPr>
        <w:spacing w:line="240" w:lineRule="auto"/>
        <w:ind w:left="709" w:hanging="709"/>
        <w:rPr>
          <w:del w:id="36533" w:author="Albert Kwame Osei-Owusu" w:date="2026-09-14T09:00:00Z"/>
          <w:rFonts w:ascii="Times New Roman" w:hAnsi="Times New Roman" w:cs="Times New Roman"/>
          <w:sz w:val="20"/>
          <w:szCs w:val="20"/>
          <w:lang w:val="en-GB"/>
        </w:rPr>
      </w:pPr>
    </w:p>
    <w:sectPr w:rsidR="00045CCE" w:rsidRPr="000F0CBE">
      <w:headerReference w:type="even" r:id="rId14"/>
      <w:headerReference w:type="default" r:id="rId15"/>
      <w:footerReference w:type="even" r:id="rId16"/>
      <w:footerReference w:type="default" r:id="rId17"/>
      <w:headerReference w:type="first" r:id="rId18"/>
      <w:footerReference w:type="first" r:id="rId1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E9B2C" w14:textId="77777777" w:rsidR="00E665AF" w:rsidRDefault="00E665AF" w:rsidP="009228CB">
      <w:pPr>
        <w:spacing w:after="0" w:line="240" w:lineRule="auto"/>
      </w:pPr>
      <w:r>
        <w:separator/>
      </w:r>
    </w:p>
  </w:endnote>
  <w:endnote w:type="continuationSeparator" w:id="0">
    <w:p w14:paraId="00EF8D8E" w14:textId="77777777" w:rsidR="00E665AF" w:rsidRDefault="00E665AF" w:rsidP="0092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4070" w14:textId="77777777" w:rsidR="005C1450" w:rsidRDefault="005C1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86309"/>
      <w:docPartObj>
        <w:docPartGallery w:val="Page Numbers (Bottom of Page)"/>
        <w:docPartUnique/>
      </w:docPartObj>
    </w:sdtPr>
    <w:sdtContent>
      <w:p w14:paraId="2B0B27C0" w14:textId="77777777" w:rsidR="00107F6B" w:rsidRDefault="00107F6B" w:rsidP="00A6544F">
        <w:pPr>
          <w:pStyle w:val="Footer"/>
          <w:jc w:val="right"/>
        </w:pPr>
        <w:r>
          <w:fldChar w:fldCharType="begin"/>
        </w:r>
        <w:r>
          <w:instrText>PAGE   \* MERGEFORMAT</w:instrText>
        </w:r>
        <w:r>
          <w:fldChar w:fldCharType="separate"/>
        </w:r>
        <w:r>
          <w:t>2</w:t>
        </w:r>
        <w:r>
          <w:fldChar w:fldCharType="end"/>
        </w:r>
        <w:r>
          <w:t xml:space="preserve"> of </w:t>
        </w:r>
        <w:r>
          <w:fldChar w:fldCharType="begin"/>
        </w:r>
        <w:r>
          <w:instrText xml:space="preserve"> NUMPAGES </w:instrText>
        </w:r>
        <w:r>
          <w:fldChar w:fldCharType="separate"/>
        </w:r>
        <w:r>
          <w:t>27</w:t>
        </w:r>
        <w:r>
          <w:fldChar w:fldCharType="end"/>
        </w:r>
      </w:p>
    </w:sdtContent>
  </w:sdt>
  <w:p w14:paraId="6600C4BE" w14:textId="77777777" w:rsidR="00107F6B" w:rsidRDefault="00107F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D631" w14:textId="77777777" w:rsidR="005C1450" w:rsidRDefault="005C1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2828" w14:textId="77777777" w:rsidR="00E665AF" w:rsidRDefault="00E665AF" w:rsidP="009228CB">
      <w:pPr>
        <w:spacing w:after="0" w:line="240" w:lineRule="auto"/>
      </w:pPr>
      <w:r>
        <w:separator/>
      </w:r>
    </w:p>
  </w:footnote>
  <w:footnote w:type="continuationSeparator" w:id="0">
    <w:p w14:paraId="404A9621" w14:textId="77777777" w:rsidR="00E665AF" w:rsidRDefault="00E665AF" w:rsidP="00922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3615" w14:textId="77777777" w:rsidR="005C1450" w:rsidRDefault="005C1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4C7E" w14:textId="77777777" w:rsidR="005C1450" w:rsidRDefault="005C14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9D4F7" w14:textId="77777777" w:rsidR="005C1450" w:rsidRDefault="005C1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03FF"/>
    <w:multiLevelType w:val="multilevel"/>
    <w:tmpl w:val="FE2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04E50"/>
    <w:multiLevelType w:val="hybridMultilevel"/>
    <w:tmpl w:val="19BEEF7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A4469DE"/>
    <w:multiLevelType w:val="hybridMultilevel"/>
    <w:tmpl w:val="E6B2D348"/>
    <w:lvl w:ilvl="0" w:tplc="692059B4">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2A1A5322"/>
    <w:multiLevelType w:val="multilevel"/>
    <w:tmpl w:val="F62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A692E"/>
    <w:multiLevelType w:val="hybridMultilevel"/>
    <w:tmpl w:val="51C0B642"/>
    <w:lvl w:ilvl="0" w:tplc="70D8AEC6">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3AA2C22"/>
    <w:multiLevelType w:val="hybridMultilevel"/>
    <w:tmpl w:val="74F8D64A"/>
    <w:lvl w:ilvl="0" w:tplc="ED16F62A">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402F7CE3"/>
    <w:multiLevelType w:val="multilevel"/>
    <w:tmpl w:val="DF7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05F27"/>
    <w:multiLevelType w:val="hybridMultilevel"/>
    <w:tmpl w:val="F4424D94"/>
    <w:lvl w:ilvl="0" w:tplc="B6E0321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472E0632"/>
    <w:multiLevelType w:val="hybridMultilevel"/>
    <w:tmpl w:val="1B000F28"/>
    <w:lvl w:ilvl="0" w:tplc="40349DB8">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9" w15:restartNumberingAfterBreak="0">
    <w:nsid w:val="62C157AB"/>
    <w:multiLevelType w:val="multilevel"/>
    <w:tmpl w:val="F22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54D0F"/>
    <w:multiLevelType w:val="hybridMultilevel"/>
    <w:tmpl w:val="E0302028"/>
    <w:lvl w:ilvl="0" w:tplc="FAD21618">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707F7C86"/>
    <w:multiLevelType w:val="hybridMultilevel"/>
    <w:tmpl w:val="0C7C563C"/>
    <w:lvl w:ilvl="0" w:tplc="3DA2FE78">
      <w:start w:val="1"/>
      <w:numFmt w:val="bullet"/>
      <w:lvlText w:val="-"/>
      <w:lvlJc w:val="left"/>
      <w:pPr>
        <w:ind w:left="720" w:hanging="360"/>
      </w:pPr>
      <w:rPr>
        <w:rFonts w:ascii="Calibri" w:eastAsiaTheme="minorHAns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740C4950"/>
    <w:multiLevelType w:val="multilevel"/>
    <w:tmpl w:val="7B02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36D66"/>
    <w:multiLevelType w:val="multilevel"/>
    <w:tmpl w:val="7C84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96A0A"/>
    <w:multiLevelType w:val="hybridMultilevel"/>
    <w:tmpl w:val="B0D08E8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792B2ABC"/>
    <w:multiLevelType w:val="hybridMultilevel"/>
    <w:tmpl w:val="8CE019CA"/>
    <w:lvl w:ilvl="0" w:tplc="AF74AB3C">
      <w:start w:val="1"/>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7A1A7935"/>
    <w:multiLevelType w:val="hybridMultilevel"/>
    <w:tmpl w:val="7170551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multiLevelType w:val="singleLevel"/>
    <w:lvl w:ilvl="0">
      <w:start w:val="1"/>
      <w:numFmt w:val="bullet"/>
      <w:lvlText w:val="–"/>
      <w:lvlJc w:val="left"/>
      <w:pPr>
        <w:ind w:left="360" w:hanging="360"/>
      </w:pPr>
      <w:rPr>
        <w:rFonts w:ascii="Times New Roman" w:hAnsi="Times New Roman" w:cs="Times New Roman" w:hint="default"/>
      </w:rPr>
    </w:lvl>
  </w:abstractNum>
  <w:num w:numId="1" w16cid:durableId="101001744">
    <w:abstractNumId w:val="7"/>
  </w:num>
  <w:num w:numId="2" w16cid:durableId="73432260">
    <w:abstractNumId w:val="16"/>
  </w:num>
  <w:num w:numId="3" w16cid:durableId="2110849529">
    <w:abstractNumId w:val="15"/>
  </w:num>
  <w:num w:numId="4" w16cid:durableId="2048599813">
    <w:abstractNumId w:val="11"/>
  </w:num>
  <w:num w:numId="5" w16cid:durableId="893928673">
    <w:abstractNumId w:val="8"/>
  </w:num>
  <w:num w:numId="6" w16cid:durableId="1257709649">
    <w:abstractNumId w:val="1"/>
  </w:num>
  <w:num w:numId="7" w16cid:durableId="48575337">
    <w:abstractNumId w:val="9"/>
  </w:num>
  <w:num w:numId="8" w16cid:durableId="1469862448">
    <w:abstractNumId w:val="4"/>
  </w:num>
  <w:num w:numId="9" w16cid:durableId="1059476221">
    <w:abstractNumId w:val="14"/>
  </w:num>
  <w:num w:numId="10" w16cid:durableId="1237593218">
    <w:abstractNumId w:val="2"/>
  </w:num>
  <w:num w:numId="11" w16cid:durableId="2133355392">
    <w:abstractNumId w:val="0"/>
  </w:num>
  <w:num w:numId="12" w16cid:durableId="995495389">
    <w:abstractNumId w:val="6"/>
  </w:num>
  <w:num w:numId="13" w16cid:durableId="898782377">
    <w:abstractNumId w:val="3"/>
  </w:num>
  <w:num w:numId="14" w16cid:durableId="182256123">
    <w:abstractNumId w:val="12"/>
  </w:num>
  <w:num w:numId="15" w16cid:durableId="372003688">
    <w:abstractNumId w:val="13"/>
  </w:num>
  <w:num w:numId="16" w16cid:durableId="1090471293">
    <w:abstractNumId w:val="10"/>
  </w:num>
  <w:num w:numId="17" w16cid:durableId="1395279222">
    <w:abstractNumId w:val="5"/>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B85"/>
    <w:rsid w:val="0000220D"/>
    <w:rsid w:val="00004B82"/>
    <w:rsid w:val="00004F2E"/>
    <w:rsid w:val="00005FD4"/>
    <w:rsid w:val="00007707"/>
    <w:rsid w:val="00010CC0"/>
    <w:rsid w:val="00013907"/>
    <w:rsid w:val="0001420B"/>
    <w:rsid w:val="00015794"/>
    <w:rsid w:val="00015BBB"/>
    <w:rsid w:val="0001750E"/>
    <w:rsid w:val="00023DED"/>
    <w:rsid w:val="00030280"/>
    <w:rsid w:val="00030C3F"/>
    <w:rsid w:val="000314DF"/>
    <w:rsid w:val="00034E77"/>
    <w:rsid w:val="00040127"/>
    <w:rsid w:val="00041372"/>
    <w:rsid w:val="000416D0"/>
    <w:rsid w:val="00045CCE"/>
    <w:rsid w:val="00057D40"/>
    <w:rsid w:val="00060555"/>
    <w:rsid w:val="00064474"/>
    <w:rsid w:val="000666E5"/>
    <w:rsid w:val="00066759"/>
    <w:rsid w:val="00072595"/>
    <w:rsid w:val="000737F6"/>
    <w:rsid w:val="000808A0"/>
    <w:rsid w:val="00083FAB"/>
    <w:rsid w:val="00083FF6"/>
    <w:rsid w:val="00085A77"/>
    <w:rsid w:val="000870F3"/>
    <w:rsid w:val="000879AF"/>
    <w:rsid w:val="00090CEA"/>
    <w:rsid w:val="0009338A"/>
    <w:rsid w:val="00093F88"/>
    <w:rsid w:val="000954AD"/>
    <w:rsid w:val="000956F2"/>
    <w:rsid w:val="000A0D64"/>
    <w:rsid w:val="000A4F8B"/>
    <w:rsid w:val="000A5517"/>
    <w:rsid w:val="000A5FCD"/>
    <w:rsid w:val="000B41CD"/>
    <w:rsid w:val="000B65DF"/>
    <w:rsid w:val="000B71E1"/>
    <w:rsid w:val="000C2AE6"/>
    <w:rsid w:val="000C3DE7"/>
    <w:rsid w:val="000C6E00"/>
    <w:rsid w:val="000D0C43"/>
    <w:rsid w:val="000D6FF7"/>
    <w:rsid w:val="000D7EE6"/>
    <w:rsid w:val="000E0F4F"/>
    <w:rsid w:val="000E2E13"/>
    <w:rsid w:val="000E34F8"/>
    <w:rsid w:val="000E4FFC"/>
    <w:rsid w:val="000E5C88"/>
    <w:rsid w:val="000F053C"/>
    <w:rsid w:val="000F0A69"/>
    <w:rsid w:val="000F0CBE"/>
    <w:rsid w:val="000F270E"/>
    <w:rsid w:val="000F6D1A"/>
    <w:rsid w:val="00105D60"/>
    <w:rsid w:val="0010622F"/>
    <w:rsid w:val="00107F6B"/>
    <w:rsid w:val="00115236"/>
    <w:rsid w:val="00122498"/>
    <w:rsid w:val="00126035"/>
    <w:rsid w:val="0012771C"/>
    <w:rsid w:val="00130C55"/>
    <w:rsid w:val="00135A35"/>
    <w:rsid w:val="0013600B"/>
    <w:rsid w:val="00141632"/>
    <w:rsid w:val="00141BA8"/>
    <w:rsid w:val="00141C4B"/>
    <w:rsid w:val="00141E69"/>
    <w:rsid w:val="001422F8"/>
    <w:rsid w:val="00147CE0"/>
    <w:rsid w:val="00147EB5"/>
    <w:rsid w:val="0015254D"/>
    <w:rsid w:val="00152DF8"/>
    <w:rsid w:val="00153F30"/>
    <w:rsid w:val="00156225"/>
    <w:rsid w:val="001567AD"/>
    <w:rsid w:val="00157124"/>
    <w:rsid w:val="0016004C"/>
    <w:rsid w:val="00161887"/>
    <w:rsid w:val="001632E2"/>
    <w:rsid w:val="001662E9"/>
    <w:rsid w:val="0016726B"/>
    <w:rsid w:val="001705DA"/>
    <w:rsid w:val="001726B8"/>
    <w:rsid w:val="00176208"/>
    <w:rsid w:val="0018346F"/>
    <w:rsid w:val="0018673E"/>
    <w:rsid w:val="001875C5"/>
    <w:rsid w:val="00190DE3"/>
    <w:rsid w:val="00193D9F"/>
    <w:rsid w:val="00196B7F"/>
    <w:rsid w:val="001A169C"/>
    <w:rsid w:val="001A21E1"/>
    <w:rsid w:val="001A435D"/>
    <w:rsid w:val="001A4380"/>
    <w:rsid w:val="001A57BA"/>
    <w:rsid w:val="001B0BE2"/>
    <w:rsid w:val="001B3499"/>
    <w:rsid w:val="001B6C2A"/>
    <w:rsid w:val="001B722A"/>
    <w:rsid w:val="001B7768"/>
    <w:rsid w:val="001C1600"/>
    <w:rsid w:val="001C2E28"/>
    <w:rsid w:val="001C53C8"/>
    <w:rsid w:val="001D0754"/>
    <w:rsid w:val="001D3FAD"/>
    <w:rsid w:val="001D50C8"/>
    <w:rsid w:val="001D7235"/>
    <w:rsid w:val="001E123C"/>
    <w:rsid w:val="001E2CDD"/>
    <w:rsid w:val="001E3F3F"/>
    <w:rsid w:val="001E771D"/>
    <w:rsid w:val="001F031A"/>
    <w:rsid w:val="001F07C0"/>
    <w:rsid w:val="001F162A"/>
    <w:rsid w:val="00203DC7"/>
    <w:rsid w:val="00205469"/>
    <w:rsid w:val="00205632"/>
    <w:rsid w:val="002057EF"/>
    <w:rsid w:val="002142C2"/>
    <w:rsid w:val="00215510"/>
    <w:rsid w:val="00221B92"/>
    <w:rsid w:val="002245DB"/>
    <w:rsid w:val="00224937"/>
    <w:rsid w:val="002261E0"/>
    <w:rsid w:val="00227E0B"/>
    <w:rsid w:val="0023273C"/>
    <w:rsid w:val="0023324B"/>
    <w:rsid w:val="00234259"/>
    <w:rsid w:val="0024331D"/>
    <w:rsid w:val="002472CE"/>
    <w:rsid w:val="002508E7"/>
    <w:rsid w:val="002531A1"/>
    <w:rsid w:val="00255699"/>
    <w:rsid w:val="00255BAE"/>
    <w:rsid w:val="00260D32"/>
    <w:rsid w:val="0026259F"/>
    <w:rsid w:val="002652ED"/>
    <w:rsid w:val="00266639"/>
    <w:rsid w:val="0026797F"/>
    <w:rsid w:val="0027185F"/>
    <w:rsid w:val="002737B4"/>
    <w:rsid w:val="00281261"/>
    <w:rsid w:val="00282398"/>
    <w:rsid w:val="0028298B"/>
    <w:rsid w:val="0028303F"/>
    <w:rsid w:val="0028372B"/>
    <w:rsid w:val="00290B1A"/>
    <w:rsid w:val="00292A62"/>
    <w:rsid w:val="0029610E"/>
    <w:rsid w:val="002A5A47"/>
    <w:rsid w:val="002B21D5"/>
    <w:rsid w:val="002B32B7"/>
    <w:rsid w:val="002B47D8"/>
    <w:rsid w:val="002B58D0"/>
    <w:rsid w:val="002C2900"/>
    <w:rsid w:val="002C2DDD"/>
    <w:rsid w:val="002C4B91"/>
    <w:rsid w:val="002C4CB5"/>
    <w:rsid w:val="002C4D3E"/>
    <w:rsid w:val="002D6EEB"/>
    <w:rsid w:val="002E0D86"/>
    <w:rsid w:val="002E5E04"/>
    <w:rsid w:val="002E6B7F"/>
    <w:rsid w:val="002F4DD6"/>
    <w:rsid w:val="002F72CB"/>
    <w:rsid w:val="002F7350"/>
    <w:rsid w:val="00301661"/>
    <w:rsid w:val="003019E1"/>
    <w:rsid w:val="00305F52"/>
    <w:rsid w:val="003119A7"/>
    <w:rsid w:val="00312CF4"/>
    <w:rsid w:val="003173D0"/>
    <w:rsid w:val="00317CC3"/>
    <w:rsid w:val="00321C41"/>
    <w:rsid w:val="003225EC"/>
    <w:rsid w:val="00323CD7"/>
    <w:rsid w:val="00326581"/>
    <w:rsid w:val="00326C1B"/>
    <w:rsid w:val="00330DCC"/>
    <w:rsid w:val="00336C63"/>
    <w:rsid w:val="00342908"/>
    <w:rsid w:val="00343E5F"/>
    <w:rsid w:val="00346876"/>
    <w:rsid w:val="00352CFF"/>
    <w:rsid w:val="00354C01"/>
    <w:rsid w:val="00355378"/>
    <w:rsid w:val="0035594B"/>
    <w:rsid w:val="00357809"/>
    <w:rsid w:val="0036008F"/>
    <w:rsid w:val="00366054"/>
    <w:rsid w:val="00366D24"/>
    <w:rsid w:val="00366F38"/>
    <w:rsid w:val="00370782"/>
    <w:rsid w:val="003719B0"/>
    <w:rsid w:val="003732D6"/>
    <w:rsid w:val="003766DF"/>
    <w:rsid w:val="003767F1"/>
    <w:rsid w:val="00376A2A"/>
    <w:rsid w:val="003844D9"/>
    <w:rsid w:val="003937DA"/>
    <w:rsid w:val="003A2E40"/>
    <w:rsid w:val="003A403A"/>
    <w:rsid w:val="003A7C52"/>
    <w:rsid w:val="003B0720"/>
    <w:rsid w:val="003B09F3"/>
    <w:rsid w:val="003B117B"/>
    <w:rsid w:val="003B6F06"/>
    <w:rsid w:val="003C0426"/>
    <w:rsid w:val="003C0BF0"/>
    <w:rsid w:val="003C2BF6"/>
    <w:rsid w:val="003C3811"/>
    <w:rsid w:val="003C3E9D"/>
    <w:rsid w:val="003C491A"/>
    <w:rsid w:val="003C7AAE"/>
    <w:rsid w:val="003D2258"/>
    <w:rsid w:val="003D27C1"/>
    <w:rsid w:val="003D547D"/>
    <w:rsid w:val="003E14F8"/>
    <w:rsid w:val="003E38CE"/>
    <w:rsid w:val="003E4BBB"/>
    <w:rsid w:val="003E7368"/>
    <w:rsid w:val="003F048E"/>
    <w:rsid w:val="003F06BA"/>
    <w:rsid w:val="00400F81"/>
    <w:rsid w:val="0040693E"/>
    <w:rsid w:val="00406F9A"/>
    <w:rsid w:val="0041052D"/>
    <w:rsid w:val="00410CA0"/>
    <w:rsid w:val="0041638B"/>
    <w:rsid w:val="0041749E"/>
    <w:rsid w:val="004254D7"/>
    <w:rsid w:val="00427B23"/>
    <w:rsid w:val="00427B6D"/>
    <w:rsid w:val="004319DB"/>
    <w:rsid w:val="00432385"/>
    <w:rsid w:val="00441367"/>
    <w:rsid w:val="0044700D"/>
    <w:rsid w:val="00447310"/>
    <w:rsid w:val="0045503D"/>
    <w:rsid w:val="00456164"/>
    <w:rsid w:val="00460621"/>
    <w:rsid w:val="00465B09"/>
    <w:rsid w:val="00466C45"/>
    <w:rsid w:val="004745A9"/>
    <w:rsid w:val="0047494A"/>
    <w:rsid w:val="00476290"/>
    <w:rsid w:val="00485662"/>
    <w:rsid w:val="00487DC7"/>
    <w:rsid w:val="00490B03"/>
    <w:rsid w:val="004A04CA"/>
    <w:rsid w:val="004A1FA5"/>
    <w:rsid w:val="004A50BC"/>
    <w:rsid w:val="004B1258"/>
    <w:rsid w:val="004B379B"/>
    <w:rsid w:val="004B392E"/>
    <w:rsid w:val="004B5D42"/>
    <w:rsid w:val="004B6746"/>
    <w:rsid w:val="004C0944"/>
    <w:rsid w:val="004C3130"/>
    <w:rsid w:val="004C3780"/>
    <w:rsid w:val="004C44BF"/>
    <w:rsid w:val="004C508C"/>
    <w:rsid w:val="004C50AD"/>
    <w:rsid w:val="004D0D72"/>
    <w:rsid w:val="004D10CF"/>
    <w:rsid w:val="004D4B12"/>
    <w:rsid w:val="004D5180"/>
    <w:rsid w:val="004D5C7B"/>
    <w:rsid w:val="004D70ED"/>
    <w:rsid w:val="004E1591"/>
    <w:rsid w:val="004E6475"/>
    <w:rsid w:val="00500799"/>
    <w:rsid w:val="005062EE"/>
    <w:rsid w:val="00506EB8"/>
    <w:rsid w:val="005120CC"/>
    <w:rsid w:val="00514104"/>
    <w:rsid w:val="00517B55"/>
    <w:rsid w:val="00520E8F"/>
    <w:rsid w:val="00521DA3"/>
    <w:rsid w:val="0052772D"/>
    <w:rsid w:val="00530ADD"/>
    <w:rsid w:val="00542D69"/>
    <w:rsid w:val="005457DD"/>
    <w:rsid w:val="00545988"/>
    <w:rsid w:val="005521DA"/>
    <w:rsid w:val="00552BF9"/>
    <w:rsid w:val="005536CF"/>
    <w:rsid w:val="005538DA"/>
    <w:rsid w:val="00556D98"/>
    <w:rsid w:val="0056021D"/>
    <w:rsid w:val="005654FD"/>
    <w:rsid w:val="00575879"/>
    <w:rsid w:val="00576779"/>
    <w:rsid w:val="005848D5"/>
    <w:rsid w:val="005869A9"/>
    <w:rsid w:val="00591A45"/>
    <w:rsid w:val="005A0DD7"/>
    <w:rsid w:val="005A2044"/>
    <w:rsid w:val="005A2857"/>
    <w:rsid w:val="005A3935"/>
    <w:rsid w:val="005B0848"/>
    <w:rsid w:val="005B09EF"/>
    <w:rsid w:val="005B119A"/>
    <w:rsid w:val="005B164E"/>
    <w:rsid w:val="005B2E0B"/>
    <w:rsid w:val="005B6C43"/>
    <w:rsid w:val="005C1450"/>
    <w:rsid w:val="005C23C5"/>
    <w:rsid w:val="005C5AE2"/>
    <w:rsid w:val="005C61D4"/>
    <w:rsid w:val="005D02B2"/>
    <w:rsid w:val="005D28BC"/>
    <w:rsid w:val="005D4A62"/>
    <w:rsid w:val="005D4E41"/>
    <w:rsid w:val="005D5A69"/>
    <w:rsid w:val="005E234F"/>
    <w:rsid w:val="005E31B4"/>
    <w:rsid w:val="005E3680"/>
    <w:rsid w:val="005F128F"/>
    <w:rsid w:val="005F2E8F"/>
    <w:rsid w:val="005F369F"/>
    <w:rsid w:val="005F3D28"/>
    <w:rsid w:val="005F5BFB"/>
    <w:rsid w:val="0060154E"/>
    <w:rsid w:val="006035B0"/>
    <w:rsid w:val="0060453D"/>
    <w:rsid w:val="00607811"/>
    <w:rsid w:val="0061143C"/>
    <w:rsid w:val="0061277B"/>
    <w:rsid w:val="00614A3E"/>
    <w:rsid w:val="006224FC"/>
    <w:rsid w:val="00622A11"/>
    <w:rsid w:val="00627B42"/>
    <w:rsid w:val="006315FC"/>
    <w:rsid w:val="00632781"/>
    <w:rsid w:val="006345DE"/>
    <w:rsid w:val="0064403B"/>
    <w:rsid w:val="00653BB3"/>
    <w:rsid w:val="0065560B"/>
    <w:rsid w:val="00655694"/>
    <w:rsid w:val="00657A96"/>
    <w:rsid w:val="00661EAB"/>
    <w:rsid w:val="00665073"/>
    <w:rsid w:val="0067443A"/>
    <w:rsid w:val="006744E5"/>
    <w:rsid w:val="00674723"/>
    <w:rsid w:val="00674C5C"/>
    <w:rsid w:val="0067506A"/>
    <w:rsid w:val="00675CAB"/>
    <w:rsid w:val="00677A5D"/>
    <w:rsid w:val="00677B9C"/>
    <w:rsid w:val="0068006C"/>
    <w:rsid w:val="00682D69"/>
    <w:rsid w:val="00683CD3"/>
    <w:rsid w:val="006850FA"/>
    <w:rsid w:val="0068648E"/>
    <w:rsid w:val="006914A2"/>
    <w:rsid w:val="00692E89"/>
    <w:rsid w:val="006931FF"/>
    <w:rsid w:val="00695145"/>
    <w:rsid w:val="006A38F2"/>
    <w:rsid w:val="006A673E"/>
    <w:rsid w:val="006B1BF6"/>
    <w:rsid w:val="006B4F7A"/>
    <w:rsid w:val="006C3C2D"/>
    <w:rsid w:val="006C5434"/>
    <w:rsid w:val="006C7032"/>
    <w:rsid w:val="006C74AE"/>
    <w:rsid w:val="006D11BE"/>
    <w:rsid w:val="006E27A3"/>
    <w:rsid w:val="006E4119"/>
    <w:rsid w:val="006F0E29"/>
    <w:rsid w:val="006F365D"/>
    <w:rsid w:val="006F398B"/>
    <w:rsid w:val="006F5F2C"/>
    <w:rsid w:val="006F6A8A"/>
    <w:rsid w:val="00700BFD"/>
    <w:rsid w:val="00701950"/>
    <w:rsid w:val="00701DC0"/>
    <w:rsid w:val="00704A71"/>
    <w:rsid w:val="00705DFB"/>
    <w:rsid w:val="0070797A"/>
    <w:rsid w:val="00713508"/>
    <w:rsid w:val="00714F06"/>
    <w:rsid w:val="00715F68"/>
    <w:rsid w:val="007304E5"/>
    <w:rsid w:val="00732424"/>
    <w:rsid w:val="00743B3F"/>
    <w:rsid w:val="00746AA0"/>
    <w:rsid w:val="0074762C"/>
    <w:rsid w:val="007500AE"/>
    <w:rsid w:val="007526D1"/>
    <w:rsid w:val="00753260"/>
    <w:rsid w:val="00753ABA"/>
    <w:rsid w:val="00762819"/>
    <w:rsid w:val="0076764B"/>
    <w:rsid w:val="00773AD5"/>
    <w:rsid w:val="00774074"/>
    <w:rsid w:val="00776EA2"/>
    <w:rsid w:val="0078028F"/>
    <w:rsid w:val="00781C67"/>
    <w:rsid w:val="00782A96"/>
    <w:rsid w:val="00783FA1"/>
    <w:rsid w:val="0078536D"/>
    <w:rsid w:val="00785745"/>
    <w:rsid w:val="00786E66"/>
    <w:rsid w:val="00787DDF"/>
    <w:rsid w:val="00792139"/>
    <w:rsid w:val="007947D1"/>
    <w:rsid w:val="007A0AA5"/>
    <w:rsid w:val="007A39E3"/>
    <w:rsid w:val="007A699B"/>
    <w:rsid w:val="007B498E"/>
    <w:rsid w:val="007B56A4"/>
    <w:rsid w:val="007B67A5"/>
    <w:rsid w:val="007C516B"/>
    <w:rsid w:val="007C5627"/>
    <w:rsid w:val="007C7A2A"/>
    <w:rsid w:val="007D2093"/>
    <w:rsid w:val="007D20DB"/>
    <w:rsid w:val="007E3522"/>
    <w:rsid w:val="007F0775"/>
    <w:rsid w:val="007F4A5C"/>
    <w:rsid w:val="007F4ADA"/>
    <w:rsid w:val="007F573C"/>
    <w:rsid w:val="00805962"/>
    <w:rsid w:val="008065FB"/>
    <w:rsid w:val="008146C8"/>
    <w:rsid w:val="00814837"/>
    <w:rsid w:val="008168D8"/>
    <w:rsid w:val="00816A1D"/>
    <w:rsid w:val="00817BE2"/>
    <w:rsid w:val="008262E8"/>
    <w:rsid w:val="00826F59"/>
    <w:rsid w:val="0083219E"/>
    <w:rsid w:val="00840A3C"/>
    <w:rsid w:val="00841106"/>
    <w:rsid w:val="00843420"/>
    <w:rsid w:val="00845555"/>
    <w:rsid w:val="00845AB3"/>
    <w:rsid w:val="0085668A"/>
    <w:rsid w:val="00856950"/>
    <w:rsid w:val="00857469"/>
    <w:rsid w:val="008646EF"/>
    <w:rsid w:val="00866A0C"/>
    <w:rsid w:val="00872A66"/>
    <w:rsid w:val="008835E2"/>
    <w:rsid w:val="00883852"/>
    <w:rsid w:val="00896845"/>
    <w:rsid w:val="00897C79"/>
    <w:rsid w:val="008A454E"/>
    <w:rsid w:val="008B01D8"/>
    <w:rsid w:val="008C0342"/>
    <w:rsid w:val="008C04C9"/>
    <w:rsid w:val="008C1348"/>
    <w:rsid w:val="008C3A0B"/>
    <w:rsid w:val="008D2E29"/>
    <w:rsid w:val="008D4715"/>
    <w:rsid w:val="008D6536"/>
    <w:rsid w:val="008D73A0"/>
    <w:rsid w:val="008D752E"/>
    <w:rsid w:val="008E0287"/>
    <w:rsid w:val="008E041B"/>
    <w:rsid w:val="008E775D"/>
    <w:rsid w:val="008F1772"/>
    <w:rsid w:val="008F7C19"/>
    <w:rsid w:val="009110D8"/>
    <w:rsid w:val="00911234"/>
    <w:rsid w:val="00916BBA"/>
    <w:rsid w:val="009212CD"/>
    <w:rsid w:val="009221B6"/>
    <w:rsid w:val="00922449"/>
    <w:rsid w:val="00922477"/>
    <w:rsid w:val="009228CB"/>
    <w:rsid w:val="00924552"/>
    <w:rsid w:val="00925FA7"/>
    <w:rsid w:val="00937AC4"/>
    <w:rsid w:val="00946369"/>
    <w:rsid w:val="00946986"/>
    <w:rsid w:val="00962036"/>
    <w:rsid w:val="0096690B"/>
    <w:rsid w:val="00967A8B"/>
    <w:rsid w:val="00967B82"/>
    <w:rsid w:val="00980913"/>
    <w:rsid w:val="00981A64"/>
    <w:rsid w:val="00994794"/>
    <w:rsid w:val="00996DC1"/>
    <w:rsid w:val="00997203"/>
    <w:rsid w:val="009A3B66"/>
    <w:rsid w:val="009A6C2C"/>
    <w:rsid w:val="009A6CF4"/>
    <w:rsid w:val="009A77E2"/>
    <w:rsid w:val="009B2DF6"/>
    <w:rsid w:val="009B319B"/>
    <w:rsid w:val="009B5C56"/>
    <w:rsid w:val="009C4E40"/>
    <w:rsid w:val="009C5F75"/>
    <w:rsid w:val="009D25EA"/>
    <w:rsid w:val="009D5856"/>
    <w:rsid w:val="009D76CC"/>
    <w:rsid w:val="009E49E4"/>
    <w:rsid w:val="009E6028"/>
    <w:rsid w:val="009E6671"/>
    <w:rsid w:val="009F2618"/>
    <w:rsid w:val="009F33F7"/>
    <w:rsid w:val="009F4723"/>
    <w:rsid w:val="009F5807"/>
    <w:rsid w:val="00A00B1D"/>
    <w:rsid w:val="00A048B3"/>
    <w:rsid w:val="00A13244"/>
    <w:rsid w:val="00A24298"/>
    <w:rsid w:val="00A27B24"/>
    <w:rsid w:val="00A3164C"/>
    <w:rsid w:val="00A36A4E"/>
    <w:rsid w:val="00A36F5C"/>
    <w:rsid w:val="00A370B2"/>
    <w:rsid w:val="00A3737C"/>
    <w:rsid w:val="00A42155"/>
    <w:rsid w:val="00A42CD3"/>
    <w:rsid w:val="00A46176"/>
    <w:rsid w:val="00A477E8"/>
    <w:rsid w:val="00A47F35"/>
    <w:rsid w:val="00A55224"/>
    <w:rsid w:val="00A56064"/>
    <w:rsid w:val="00A56A2B"/>
    <w:rsid w:val="00A6047B"/>
    <w:rsid w:val="00A61B41"/>
    <w:rsid w:val="00A6544F"/>
    <w:rsid w:val="00A67B1C"/>
    <w:rsid w:val="00A707BC"/>
    <w:rsid w:val="00A71731"/>
    <w:rsid w:val="00A732DC"/>
    <w:rsid w:val="00A73FCA"/>
    <w:rsid w:val="00A75987"/>
    <w:rsid w:val="00A76FD1"/>
    <w:rsid w:val="00A81877"/>
    <w:rsid w:val="00A81FE2"/>
    <w:rsid w:val="00A82ACA"/>
    <w:rsid w:val="00A85ACF"/>
    <w:rsid w:val="00A91535"/>
    <w:rsid w:val="00A92998"/>
    <w:rsid w:val="00A929D5"/>
    <w:rsid w:val="00A94CFE"/>
    <w:rsid w:val="00AA2D00"/>
    <w:rsid w:val="00AA306E"/>
    <w:rsid w:val="00AA34EC"/>
    <w:rsid w:val="00AA3F0C"/>
    <w:rsid w:val="00AB44F6"/>
    <w:rsid w:val="00AB48C6"/>
    <w:rsid w:val="00AB517F"/>
    <w:rsid w:val="00AC278B"/>
    <w:rsid w:val="00AC758A"/>
    <w:rsid w:val="00AD1723"/>
    <w:rsid w:val="00AE04BC"/>
    <w:rsid w:val="00AE4AF4"/>
    <w:rsid w:val="00AE6D8A"/>
    <w:rsid w:val="00AF2DBA"/>
    <w:rsid w:val="00B000F2"/>
    <w:rsid w:val="00B00592"/>
    <w:rsid w:val="00B04490"/>
    <w:rsid w:val="00B1251A"/>
    <w:rsid w:val="00B14535"/>
    <w:rsid w:val="00B20652"/>
    <w:rsid w:val="00B24B31"/>
    <w:rsid w:val="00B30FA9"/>
    <w:rsid w:val="00B33C64"/>
    <w:rsid w:val="00B36DC9"/>
    <w:rsid w:val="00B5007C"/>
    <w:rsid w:val="00B51C5E"/>
    <w:rsid w:val="00B52B5E"/>
    <w:rsid w:val="00B54CA1"/>
    <w:rsid w:val="00B5775B"/>
    <w:rsid w:val="00B57CEF"/>
    <w:rsid w:val="00B703A5"/>
    <w:rsid w:val="00B75D45"/>
    <w:rsid w:val="00B80754"/>
    <w:rsid w:val="00B827CB"/>
    <w:rsid w:val="00B83DFD"/>
    <w:rsid w:val="00B8516F"/>
    <w:rsid w:val="00B871B0"/>
    <w:rsid w:val="00B87538"/>
    <w:rsid w:val="00B92B65"/>
    <w:rsid w:val="00B96BE6"/>
    <w:rsid w:val="00BA1EF4"/>
    <w:rsid w:val="00BA2A08"/>
    <w:rsid w:val="00BA7F1E"/>
    <w:rsid w:val="00BB022B"/>
    <w:rsid w:val="00BB1A5A"/>
    <w:rsid w:val="00BB2FDC"/>
    <w:rsid w:val="00BC3DDB"/>
    <w:rsid w:val="00BC446F"/>
    <w:rsid w:val="00BC4BF9"/>
    <w:rsid w:val="00BC5BE9"/>
    <w:rsid w:val="00BC7205"/>
    <w:rsid w:val="00BD30A6"/>
    <w:rsid w:val="00BD59AD"/>
    <w:rsid w:val="00BD5D6E"/>
    <w:rsid w:val="00BE335A"/>
    <w:rsid w:val="00BE4F68"/>
    <w:rsid w:val="00BE74BC"/>
    <w:rsid w:val="00BF15DA"/>
    <w:rsid w:val="00BF288B"/>
    <w:rsid w:val="00BF3292"/>
    <w:rsid w:val="00BF6132"/>
    <w:rsid w:val="00C01889"/>
    <w:rsid w:val="00C019A4"/>
    <w:rsid w:val="00C04E7C"/>
    <w:rsid w:val="00C07499"/>
    <w:rsid w:val="00C21D78"/>
    <w:rsid w:val="00C266E7"/>
    <w:rsid w:val="00C33008"/>
    <w:rsid w:val="00C3442B"/>
    <w:rsid w:val="00C35B81"/>
    <w:rsid w:val="00C4043D"/>
    <w:rsid w:val="00C40AF2"/>
    <w:rsid w:val="00C57321"/>
    <w:rsid w:val="00C60769"/>
    <w:rsid w:val="00C63694"/>
    <w:rsid w:val="00C65D0A"/>
    <w:rsid w:val="00C65F34"/>
    <w:rsid w:val="00C72ABC"/>
    <w:rsid w:val="00C72FA4"/>
    <w:rsid w:val="00C7636D"/>
    <w:rsid w:val="00C7766D"/>
    <w:rsid w:val="00C81AED"/>
    <w:rsid w:val="00C8419F"/>
    <w:rsid w:val="00C85072"/>
    <w:rsid w:val="00C86D64"/>
    <w:rsid w:val="00C87740"/>
    <w:rsid w:val="00C9500B"/>
    <w:rsid w:val="00CA1125"/>
    <w:rsid w:val="00CA356D"/>
    <w:rsid w:val="00CA6195"/>
    <w:rsid w:val="00CA6FFE"/>
    <w:rsid w:val="00CA7CCB"/>
    <w:rsid w:val="00CC26C9"/>
    <w:rsid w:val="00CC3188"/>
    <w:rsid w:val="00CD3766"/>
    <w:rsid w:val="00CD6656"/>
    <w:rsid w:val="00CD68DA"/>
    <w:rsid w:val="00CD7FE7"/>
    <w:rsid w:val="00CE6CD7"/>
    <w:rsid w:val="00CF2C05"/>
    <w:rsid w:val="00CF428E"/>
    <w:rsid w:val="00CF4858"/>
    <w:rsid w:val="00CF6376"/>
    <w:rsid w:val="00CF7489"/>
    <w:rsid w:val="00D0193E"/>
    <w:rsid w:val="00D01DA7"/>
    <w:rsid w:val="00D032A9"/>
    <w:rsid w:val="00D07EB1"/>
    <w:rsid w:val="00D16B5C"/>
    <w:rsid w:val="00D2041A"/>
    <w:rsid w:val="00D20881"/>
    <w:rsid w:val="00D22A46"/>
    <w:rsid w:val="00D268E9"/>
    <w:rsid w:val="00D26CB0"/>
    <w:rsid w:val="00D27FE9"/>
    <w:rsid w:val="00D34990"/>
    <w:rsid w:val="00D35B85"/>
    <w:rsid w:val="00D35D6F"/>
    <w:rsid w:val="00D3713F"/>
    <w:rsid w:val="00D402D6"/>
    <w:rsid w:val="00D416F9"/>
    <w:rsid w:val="00D475E7"/>
    <w:rsid w:val="00D47F5D"/>
    <w:rsid w:val="00D5636F"/>
    <w:rsid w:val="00D62630"/>
    <w:rsid w:val="00D66309"/>
    <w:rsid w:val="00D710FD"/>
    <w:rsid w:val="00D80662"/>
    <w:rsid w:val="00D81147"/>
    <w:rsid w:val="00D82722"/>
    <w:rsid w:val="00D86F08"/>
    <w:rsid w:val="00D90BEC"/>
    <w:rsid w:val="00D917DB"/>
    <w:rsid w:val="00D92A66"/>
    <w:rsid w:val="00D9536D"/>
    <w:rsid w:val="00D95707"/>
    <w:rsid w:val="00DA1FA7"/>
    <w:rsid w:val="00DA32DB"/>
    <w:rsid w:val="00DA3A1A"/>
    <w:rsid w:val="00DB3938"/>
    <w:rsid w:val="00DB63A9"/>
    <w:rsid w:val="00DB6E74"/>
    <w:rsid w:val="00DB7A70"/>
    <w:rsid w:val="00DC0D4F"/>
    <w:rsid w:val="00DC5EC3"/>
    <w:rsid w:val="00DD0FF5"/>
    <w:rsid w:val="00DD19B0"/>
    <w:rsid w:val="00DD755D"/>
    <w:rsid w:val="00DE1F3F"/>
    <w:rsid w:val="00DF0A0C"/>
    <w:rsid w:val="00DF3BFC"/>
    <w:rsid w:val="00DF4191"/>
    <w:rsid w:val="00DF6E05"/>
    <w:rsid w:val="00DF7BE7"/>
    <w:rsid w:val="00E00695"/>
    <w:rsid w:val="00E016B8"/>
    <w:rsid w:val="00E0305B"/>
    <w:rsid w:val="00E07ED4"/>
    <w:rsid w:val="00E11073"/>
    <w:rsid w:val="00E110F8"/>
    <w:rsid w:val="00E11EA6"/>
    <w:rsid w:val="00E12D2C"/>
    <w:rsid w:val="00E135CA"/>
    <w:rsid w:val="00E1483C"/>
    <w:rsid w:val="00E148D1"/>
    <w:rsid w:val="00E16CDF"/>
    <w:rsid w:val="00E20869"/>
    <w:rsid w:val="00E224BC"/>
    <w:rsid w:val="00E233A6"/>
    <w:rsid w:val="00E23EBB"/>
    <w:rsid w:val="00E3071D"/>
    <w:rsid w:val="00E317A8"/>
    <w:rsid w:val="00E31BA8"/>
    <w:rsid w:val="00E33278"/>
    <w:rsid w:val="00E33329"/>
    <w:rsid w:val="00E43E49"/>
    <w:rsid w:val="00E44792"/>
    <w:rsid w:val="00E4585B"/>
    <w:rsid w:val="00E45AFE"/>
    <w:rsid w:val="00E50B60"/>
    <w:rsid w:val="00E54927"/>
    <w:rsid w:val="00E60BFF"/>
    <w:rsid w:val="00E62AD9"/>
    <w:rsid w:val="00E63F47"/>
    <w:rsid w:val="00E665AF"/>
    <w:rsid w:val="00E71BE6"/>
    <w:rsid w:val="00E73744"/>
    <w:rsid w:val="00E75F39"/>
    <w:rsid w:val="00E81848"/>
    <w:rsid w:val="00E8376F"/>
    <w:rsid w:val="00E87711"/>
    <w:rsid w:val="00E87B6E"/>
    <w:rsid w:val="00E87D23"/>
    <w:rsid w:val="00E90A86"/>
    <w:rsid w:val="00E90B29"/>
    <w:rsid w:val="00E96CB7"/>
    <w:rsid w:val="00EB25B5"/>
    <w:rsid w:val="00EB402E"/>
    <w:rsid w:val="00EC2E1A"/>
    <w:rsid w:val="00EC4114"/>
    <w:rsid w:val="00ED06F2"/>
    <w:rsid w:val="00ED6EAD"/>
    <w:rsid w:val="00ED7FB5"/>
    <w:rsid w:val="00EE1BD3"/>
    <w:rsid w:val="00EE1F71"/>
    <w:rsid w:val="00EE486D"/>
    <w:rsid w:val="00EE78A2"/>
    <w:rsid w:val="00EF3AF5"/>
    <w:rsid w:val="00EF60E3"/>
    <w:rsid w:val="00EF781E"/>
    <w:rsid w:val="00F001BE"/>
    <w:rsid w:val="00F01AFC"/>
    <w:rsid w:val="00F05670"/>
    <w:rsid w:val="00F07F83"/>
    <w:rsid w:val="00F1484F"/>
    <w:rsid w:val="00F31B30"/>
    <w:rsid w:val="00F320E7"/>
    <w:rsid w:val="00F43DF4"/>
    <w:rsid w:val="00F50374"/>
    <w:rsid w:val="00F55D2C"/>
    <w:rsid w:val="00F60E3B"/>
    <w:rsid w:val="00F7165C"/>
    <w:rsid w:val="00F754DB"/>
    <w:rsid w:val="00F76B1A"/>
    <w:rsid w:val="00F77E32"/>
    <w:rsid w:val="00F82CB9"/>
    <w:rsid w:val="00F871CF"/>
    <w:rsid w:val="00F90C68"/>
    <w:rsid w:val="00FA0134"/>
    <w:rsid w:val="00FA1EC1"/>
    <w:rsid w:val="00FA2148"/>
    <w:rsid w:val="00FA3B3F"/>
    <w:rsid w:val="00FB0F99"/>
    <w:rsid w:val="00FB1A4F"/>
    <w:rsid w:val="00FB7766"/>
    <w:rsid w:val="00FC13F0"/>
    <w:rsid w:val="00FC16C8"/>
    <w:rsid w:val="00FC181A"/>
    <w:rsid w:val="00FC522F"/>
    <w:rsid w:val="00FC624C"/>
    <w:rsid w:val="00FD10E8"/>
    <w:rsid w:val="00FD13C6"/>
    <w:rsid w:val="00FD1C61"/>
    <w:rsid w:val="00FD51B4"/>
    <w:rsid w:val="00FD5B7F"/>
    <w:rsid w:val="00FE082A"/>
    <w:rsid w:val="00FE2E08"/>
    <w:rsid w:val="00FE6FAD"/>
    <w:rsid w:val="00FE7BB8"/>
    <w:rsid w:val="00FF282D"/>
    <w:rsid w:val="00FF689D"/>
    <w:rsid w:val="01A5E70C"/>
    <w:rsid w:val="04EF72C7"/>
    <w:rsid w:val="12D9C3B8"/>
    <w:rsid w:val="3273CC35"/>
    <w:rsid w:val="5426F84D"/>
    <w:rsid w:val="5C798F79"/>
    <w:rsid w:val="63112A4A"/>
    <w:rsid w:val="65D719C3"/>
    <w:rsid w:val="687067D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75294C"/>
  <w15:chartTrackingRefBased/>
  <w15:docId w15:val="{B270BFCD-E986-4FAF-A39E-71FC80AB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rPr>
      <w:rFonts w:ascii="Times New Roman" w:hAnsi="Times New Roman" w:cs="Times New Roman"/>
      <w:sz w:val="20"/>
      <w:szCs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5C7B"/>
    <w:pPr>
      <w:ind w:left="720"/>
      <w:contextualSpacing/>
    </w:pPr>
  </w:style>
  <w:style w:type="character" w:styleId="Hyperlink">
    <w:name w:val="Hyperlink"/>
    <w:basedOn w:val="DefaultParagraphFont"/>
    <w:uiPriority w:val="99"/>
    <w:unhideWhenUsed/>
    <w:rsid w:val="00692E89"/>
    <w:rPr>
      <w:color w:val="0563C1" w:themeColor="hyperlink"/>
      <w:u w:val="single"/>
    </w:rPr>
  </w:style>
  <w:style w:type="character" w:styleId="UnresolvedMention">
    <w:name w:val="Unresolved Mention"/>
    <w:basedOn w:val="DefaultParagraphFont"/>
    <w:uiPriority w:val="99"/>
    <w:semiHidden/>
    <w:unhideWhenUsed/>
    <w:rsid w:val="006224FC"/>
    <w:rPr>
      <w:color w:val="605E5C"/>
      <w:shd w:val="clear" w:color="auto" w:fill="E1DFDD"/>
    </w:rPr>
  </w:style>
  <w:style w:type="character" w:styleId="PlaceholderText">
    <w:name w:val="Placeholder Text"/>
    <w:basedOn w:val="DefaultParagraphFont"/>
    <w:uiPriority w:val="99"/>
    <w:semiHidden/>
    <w:rsid w:val="006931FF"/>
    <w:rPr>
      <w:color w:val="666666"/>
    </w:rPr>
  </w:style>
  <w:style w:type="paragraph" w:styleId="Header">
    <w:name w:val="header"/>
    <w:basedOn w:val="Normal"/>
    <w:link w:val="HeaderChar"/>
    <w:uiPriority w:val="99"/>
    <w:unhideWhenUsed/>
    <w:rsid w:val="009228CB"/>
    <w:pPr>
      <w:tabs>
        <w:tab w:val="center" w:pos="4819"/>
        <w:tab w:val="right" w:pos="9638"/>
      </w:tabs>
      <w:spacing w:after="0" w:line="240" w:lineRule="auto"/>
    </w:pPr>
  </w:style>
  <w:style w:type="character" w:customStyle="1" w:styleId="HeaderChar">
    <w:name w:val="Header Char"/>
    <w:basedOn w:val="DefaultParagraphFont"/>
    <w:link w:val="Header"/>
    <w:uiPriority w:val="99"/>
    <w:rsid w:val="009228CB"/>
  </w:style>
  <w:style w:type="paragraph" w:styleId="Footer">
    <w:name w:val="footer"/>
    <w:basedOn w:val="Normal"/>
    <w:link w:val="FooterChar"/>
    <w:uiPriority w:val="99"/>
    <w:unhideWhenUsed/>
    <w:rsid w:val="009228CB"/>
    <w:pPr>
      <w:tabs>
        <w:tab w:val="center" w:pos="4819"/>
        <w:tab w:val="right" w:pos="9638"/>
      </w:tabs>
      <w:spacing w:after="0" w:line="240" w:lineRule="auto"/>
    </w:pPr>
  </w:style>
  <w:style w:type="character" w:customStyle="1" w:styleId="FooterChar">
    <w:name w:val="Footer Char"/>
    <w:basedOn w:val="DefaultParagraphFont"/>
    <w:link w:val="Footer"/>
    <w:uiPriority w:val="99"/>
    <w:rsid w:val="009228CB"/>
  </w:style>
  <w:style w:type="character" w:styleId="CommentReference">
    <w:name w:val="annotation reference"/>
    <w:basedOn w:val="DefaultParagraphFont"/>
    <w:uiPriority w:val="99"/>
    <w:semiHidden/>
    <w:unhideWhenUsed/>
    <w:rsid w:val="00490B03"/>
    <w:rPr>
      <w:sz w:val="16"/>
      <w:szCs w:val="16"/>
    </w:rPr>
  </w:style>
  <w:style w:type="paragraph" w:styleId="CommentText">
    <w:name w:val="annotation text"/>
    <w:basedOn w:val="Normal"/>
    <w:link w:val="CommentTextChar"/>
    <w:uiPriority w:val="99"/>
    <w:unhideWhenUsed/>
    <w:rsid w:val="00490B03"/>
    <w:pPr>
      <w:spacing w:after="0" w:line="240" w:lineRule="auto"/>
    </w:pPr>
    <w:rPr>
      <w:rFonts w:ascii="Times New Roman" w:hAnsi="Times New Roman"/>
      <w:color w:val="000000" w:themeColor="text1"/>
      <w:sz w:val="20"/>
      <w:szCs w:val="20"/>
      <w:lang w:val="en-GB"/>
    </w:rPr>
  </w:style>
  <w:style w:type="character" w:customStyle="1" w:styleId="CommentTextChar">
    <w:name w:val="Comment Text Char"/>
    <w:basedOn w:val="DefaultParagraphFont"/>
    <w:link w:val="CommentText"/>
    <w:uiPriority w:val="99"/>
    <w:rsid w:val="00490B03"/>
    <w:rPr>
      <w:rFonts w:ascii="Times New Roman" w:hAnsi="Times New Roman"/>
      <w:color w:val="000000" w:themeColor="text1"/>
      <w:sz w:val="20"/>
      <w:szCs w:val="20"/>
      <w:lang w:val="en-GB"/>
    </w:rPr>
  </w:style>
  <w:style w:type="paragraph" w:customStyle="1" w:styleId="EndNoteBibliographyTitle">
    <w:name w:val="EndNote Bibliography Title"/>
    <w:basedOn w:val="Normal"/>
    <w:link w:val="EndNoteBibliographyTitleChar"/>
    <w:rsid w:val="007B498E"/>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7B498E"/>
    <w:rPr>
      <w:rFonts w:ascii="Calibri" w:hAnsi="Calibri" w:cs="Calibri"/>
      <w:noProof/>
      <w:lang w:val="en-US"/>
    </w:rPr>
  </w:style>
  <w:style w:type="paragraph" w:customStyle="1" w:styleId="EndNoteBibliography">
    <w:name w:val="EndNote Bibliography"/>
    <w:basedOn w:val="Normal"/>
    <w:link w:val="EndNoteBibliographyChar"/>
    <w:rsid w:val="007B498E"/>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7B498E"/>
    <w:rPr>
      <w:rFonts w:ascii="Calibri" w:hAnsi="Calibri" w:cs="Calibri"/>
      <w:noProof/>
      <w:lang w:val="en-US"/>
    </w:rPr>
  </w:style>
  <w:style w:type="table" w:styleId="TableGrid">
    <w:name w:val="Table Grid"/>
    <w:basedOn w:val="TableNormal"/>
    <w:uiPriority w:val="39"/>
    <w:rsid w:val="00A92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05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005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ing1">
    <w:name w:val="heading 1"/>
    <w:basedOn w:val="Normal"/>
    <w:next w:val="Normal"/>
    <w:uiPriority w:val="9"/>
    <w:qFormat/>
    <w:pPr>
      <w:keepNext/>
      <w:keepLines/>
      <w:spacing w:before="240" w:after="120" w:line="240" w:lineRule="auto"/>
      <w:outlineLvl w:val="0"/>
    </w:pPr>
    <w:rPr>
      <w:rFonts w:ascii="Times New Roman" w:hAnsi="Times New Roman" w:cs="Times New Roman"/>
      <w:b/>
      <w:bCs/>
      <w:color w:val="000000"/>
      <w:sz w:val="24"/>
      <w:szCs w:val="24"/>
      <w:lang w:val="en-GB"/>
    </w:rPr>
  </w:style>
  <w:style w:type="paragraph" w:styleId="Heading2">
    <w:name w:val="heading 2"/>
    <w:basedOn w:val="Normal"/>
    <w:next w:val="Normal"/>
    <w:uiPriority w:val="9"/>
    <w:unhideWhenUsed/>
    <w:qFormat/>
    <w:pPr>
      <w:keepNext/>
      <w:keepLines/>
      <w:spacing w:before="180" w:after="60" w:line="240" w:lineRule="auto"/>
      <w:outlineLvl w:val="1"/>
    </w:pPr>
    <w:rPr>
      <w:rFonts w:ascii="Times New Roman" w:hAnsi="Times New Roman" w:cs="Times New Roman"/>
      <w:b/>
      <w:bCs/>
      <w:color w:val="000000"/>
      <w:sz w:val="20"/>
      <w:szCs w:val="20"/>
      <w:lang w:val="en-GB"/>
    </w:rPr>
  </w:style>
  <w:style w:type="paragraph" w:styleId="Heading3">
    <w:name w:val="heading 3"/>
    <w:basedOn w:val="Normal"/>
    <w:next w:val="Normal"/>
    <w:uiPriority w:val="9"/>
    <w:unhideWhenUsed/>
    <w:qFormat/>
    <w:pPr>
      <w:keepNext/>
      <w:keepLines/>
      <w:spacing w:before="120" w:after="60" w:line="240" w:lineRule="auto"/>
      <w:outlineLvl w:val="2"/>
    </w:pPr>
    <w:rPr>
      <w:rFonts w:ascii="Times New Roman" w:hAnsi="Times New Roman" w:cs="Times New Roman"/>
      <w:i/>
      <w:iCs/>
      <w:color w:val="000000"/>
      <w:sz w:val="20"/>
      <w:szCs w:val="20"/>
      <w:lang w:val="en-GB"/>
    </w:rPr>
  </w:style>
  <w:style w:type="paragraph" w:styleId="Caption">
    <w:name w:val="caption"/>
    <w:basedOn w:val="Normal"/>
    <w:next w:val="Normal"/>
    <w:uiPriority w:val="35"/>
    <w:unhideWhenUsed/>
    <w:qFormat/>
    <w:pPr>
      <w:keepLines/>
      <w:spacing w:before="60" w:after="240" w:line="240" w:lineRule="auto"/>
    </w:pPr>
    <w:rPr>
      <w:rFonts w:ascii="Times New Roman" w:hAnsi="Times New Roman" w:cs="Times New Roman"/>
      <w:i w:val="0"/>
      <w:iCs w:val="0"/>
      <w:color w:val="000000"/>
      <w:sz w:val="18"/>
      <w:szCs w:val="18"/>
      <w:lang w:val="en-GB"/>
    </w:rPr>
  </w:style>
  <w:style w:type="paragraph" w:customStyle="1" w:styleId="TableCaption">
    <w:name w:val="Table Caption"/>
    <w:basedOn w:val="Caption"/>
    <w:next w:val="Normal"/>
    <w:qFormat/>
    <w:pPr>
      <w:keepNext/>
      <w:spacing w:before="240" w:after="60"/>
    </w:pPr>
  </w:style>
  <w:style w:type="paragraph" w:customStyle="1" w:styleId="TableNote">
    <w:name w:val="Table Note"/>
    <w:basedOn w:val="Caption"/>
    <w:next w:val="Normal"/>
    <w:qFormat/>
    <w:pPr>
      <w:spacing w:before="60" w:after="240"/>
    </w:pPr>
  </w:style>
  <w:style w:type="paragraph" w:customStyle="1" w:styleId="TableText">
    <w:name w:val="Table Text"/>
    <w:basedOn w:val="Normal"/>
    <w:qFormat/>
    <w:pPr>
      <w:spacing w:before="0" w:after="0"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i.org/10.5281/zenodo.21493995"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3.png"/><Relationship Id="rId23" Type="http://schemas.openxmlformats.org/officeDocument/2006/relationships/image" Target="media/image4.png"/><Relationship Id="rId25" Type="http://schemas.openxmlformats.org/officeDocument/2006/relationships/image" Target="media/image6.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Ref1" Type="http://schemas.openxmlformats.org/officeDocument/2006/relationships/hyperlink" Target="https://doi.org/10.1787/9789264270985-en" TargetMode="External"/><Relationship Id="rIdRef2" Type="http://schemas.openxmlformats.org/officeDocument/2006/relationships/hyperlink" Target="https://resolver.tudelft.nl/uuid:6256cb61-eab8-4c4c-bd3a-07ff8e709219" TargetMode="External"/><Relationship Id="rIdRef3" Type="http://schemas.openxmlformats.org/officeDocument/2006/relationships/hyperlink" Target="https://doi.org/10.1016/j.scp.2026.102346" TargetMode="External"/><Relationship Id="rIdRef4" Type="http://schemas.openxmlformats.org/officeDocument/2006/relationships/hyperlink" Target="https://www.dst.dk/en/Statistik/emner/oekonomi/nationalregnskab/input-output" TargetMode="External"/><Relationship Id="rIdRef5" Type="http://schemas.openxmlformats.org/officeDocument/2006/relationships/hyperlink" Target="https://doi.org/10.1017/9781009157896.009" TargetMode="External"/><Relationship Id="rIdRef6" Type="http://schemas.openxmlformats.org/officeDocument/2006/relationships/hyperlink" Target="https://www.ipcc.ch/report/ar6/wg1/downloads/report/IPCC_AR6_WGI_Chapter07_SM.pdf" TargetMode="External"/><Relationship Id="rIdRef7" Type="http://schemas.openxmlformats.org/officeDocument/2006/relationships/hyperlink" Target="https://orbit.dtu.dk/en/publications/the-danish-national-travel-survey-annual-statistical-report-for-d-2/" TargetMode="External"/><Relationship Id="rIdRef8" Type="http://schemas.openxmlformats.org/officeDocument/2006/relationships/hyperlink" Target="https://doi.org/10.1016/S2542-5196(22)00244-3" TargetMode="External"/><Relationship Id="rIdRef9" Type="http://schemas.openxmlformats.org/officeDocument/2006/relationships/hyperlink" Target="https://pure.au.dk/portal/en/publications/denmarks-national-inventory-document-2026-emission-inventories-19/" TargetMode="External"/><Relationship Id="rIdRef10" Type="http://schemas.openxmlformats.org/officeDocument/2006/relationships/hyperlink" Target="https://medstat.dk/en" TargetMode="External"/><Relationship Id="rIdRef11" Type="http://schemas.openxmlformats.org/officeDocument/2006/relationships/hyperlink" Target="https://doi.org/10.1213/00000539-199406000-00022" TargetMode="External"/><Relationship Id="rIdRef12" Type="http://schemas.openxmlformats.org/officeDocument/2006/relationships/hyperlink" Target="https://doi.org/10.1097/00000542-199506000-00008" TargetMode="External"/><Relationship Id="rIdRef13" Type="http://schemas.openxmlformats.org/officeDocument/2006/relationships/hyperlink" Target="https://www2.mst.dk/Udgiv/publications/2024/01/978-87-7038-582-4.pdf" TargetMode="External"/><Relationship Id="rIdRef14" Type="http://schemas.openxmlformats.org/officeDocument/2006/relationships/hyperlink" Target="https://www2.mst.dk/Udgiv/publications/2021/02/978-87-7038-274-8.pdf" TargetMode="External"/><Relationship Id="rIdRef15" Type="http://schemas.openxmlformats.org/officeDocument/2006/relationships/hyperlink" Target="https://www2.mst.dk/Udgiv/publications/2018/02/978-87-93614-62-8.pdf" TargetMode="External"/><Relationship Id="rIdRef16" Type="http://schemas.openxmlformats.org/officeDocument/2006/relationships/hyperlink" Target="https://doi.org/10.1183/13993003.00856-2023" TargetMode="External"/><Relationship Id="rIdRef17" Type="http://schemas.openxmlformats.org/officeDocument/2006/relationships/hyperlink" Target="https://www.statbank.dk/DRIVHUS," TargetMode="External"/><Relationship Id="rIdRef18" Type="http://schemas.openxmlformats.org/officeDocument/2006/relationships/hyperlink" Target="https://www.statbank.dk/AFFALD01" TargetMode="External"/><Relationship Id="rIdRef19" Type="http://schemas.openxmlformats.org/officeDocument/2006/relationships/hyperlink" Target="https://www.statbank.dk/NABB117" TargetMode="External"/><Relationship Id="rIdRef20" Type="http://schemas.openxmlformats.org/officeDocument/2006/relationships/hyperlink" Target="https://opendata.cbs.nl/statline/#/CBS/nl/dataset/83500NED/table" TargetMode="External"/><Relationship Id="rIdRef21" Type="http://schemas.openxmlformats.org/officeDocument/2006/relationships/hyperlink" Target="https://doi.org/10.1016/S2542-5196(20)30271-0" TargetMode="External"/><Relationship Id="rIdRef22" Type="http://schemas.openxmlformats.org/officeDocument/2006/relationships/hyperlink" Target="https://doi.org/10.1016/S2542-5196(20)30121-2" TargetMode="External"/><Relationship Id="rIdRef23" Type="http://schemas.openxmlformats.org/officeDocument/2006/relationships/hyperlink" Target="https://doi.org/10.1016/S0378-4754(00)00270-6" TargetMode="External"/><Relationship Id="rIdRef24" Type="http://schemas.openxmlformats.org/officeDocument/2006/relationships/hyperlink" Target="https://doi.org/10.1021/acs.est.8b02791" TargetMode="External"/><Relationship Id="rIdRef25" Type="http://schemas.openxmlformats.org/officeDocument/2006/relationships/hyperlink" Target="https://doi.org/10.5281/zenodo.5589597" TargetMode="External"/><Relationship Id="rIdRef26" Type="http://schemas.openxmlformats.org/officeDocument/2006/relationships/hyperlink" Target="https://ghgprotocol.org/corporate-standard" TargetMode="External"/><Relationship Id="rIdRef27" Type="http://schemas.openxmlformats.org/officeDocument/2006/relationships/hyperlink" Target="https://doi.org/10.1088/1748-9326/aae19a" TargetMode="External"/><Relationship Id="rIdRef28" Type="http://schemas.openxmlformats.org/officeDocument/2006/relationships/hyperlink" Target="https://doi.org/10.1787/4d15c6ef-en" TargetMode="External"/><Relationship Id="rIdRef29" Type="http://schemas.openxmlformats.org/officeDocument/2006/relationships/hyperlink" Target="https://www.dst.dk/Site/Dst/SingleFiles/GetArchiveFile.aspx?fi=868742149393&amp;fo=0&amp;ext=kvaldel" TargetMode="External"/><Relationship Id="rIdRef30" Type="http://schemas.openxmlformats.org/officeDocument/2006/relationships/hyperlink" Target="https://doi.org/10.1088/1748-9326/ab19e1" TargetMode="External"/><Relationship Id="rIdRef31" Type="http://schemas.openxmlformats.org/officeDocument/2006/relationships/hyperlink" Target="https://doi.org/10.1371/journal.pone.0157014" TargetMode="External"/><Relationship Id="rIdRef32" Type="http://schemas.openxmlformats.org/officeDocument/2006/relationships/hyperlink" Target="https://doi.org/10.1016/S2542-5196(17)30180-8" TargetMode="External"/><Relationship Id="rIdRef33" Type="http://schemas.openxmlformats.org/officeDocument/2006/relationships/hyperlink" Target="https://github.com/rivm-syso/envr-footprint-healthcare" TargetMode="External"/><Relationship Id="rIdRef34" Type="http://schemas.openxmlformats.org/officeDocument/2006/relationships/hyperlink" Target="https://ec.europa.eu/eurostat/databrowser/view/env_ac_ghgfp/default/table" TargetMode="External"/><Relationship Id="rIdRef35" Type="http://schemas.openxmlformats.org/officeDocument/2006/relationships/hyperlink" Target="https://www.statbank.dk/AFTRYK1" TargetMode="External"/><Relationship Id="rIdRef36" Type="http://schemas.openxmlformats.org/officeDocument/2006/relationships/hyperlink" Target="https://concito.dk/files/media/document/Bilagsrapport%201_GHG%20emissions%20from%20Danish%20consumption%202016.pdf" TargetMode="External"/><Relationship Id="rId3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2BAABD6925F494496B934A5144B3566" ma:contentTypeVersion="13" ma:contentTypeDescription="Opret et nyt dokument." ma:contentTypeScope="" ma:versionID="e6ab1a30b4a8c43d2c2c68365e0be335">
  <xsd:schema xmlns:xsd="http://www.w3.org/2001/XMLSchema" xmlns:xs="http://www.w3.org/2001/XMLSchema" xmlns:p="http://schemas.microsoft.com/office/2006/metadata/properties" xmlns:ns2="17bcbdd8-5dc2-42bc-880f-f8ab9f4152c3" xmlns:ns3="82c9e6dd-94a6-418d-b42f-1c863545706c" targetNamespace="http://schemas.microsoft.com/office/2006/metadata/properties" ma:root="true" ma:fieldsID="33a891c59702ee43da36c1f61649cd94" ns2:_="" ns3:_="">
    <xsd:import namespace="17bcbdd8-5dc2-42bc-880f-f8ab9f4152c3"/>
    <xsd:import namespace="82c9e6dd-94a6-418d-b42f-1c863545706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cbdd8-5dc2-42bc-880f-f8ab9f415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ledmærker" ma:readOnly="false" ma:fieldId="{5cf76f15-5ced-4ddc-b409-7134ff3c332f}" ma:taxonomyMulti="true" ma:sspId="f9553f63-5966-4a09-978d-72b299aea11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c9e6dd-94a6-418d-b42f-1c863545706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423819c-cdba-41b3-97a5-0a026353a98e}" ma:internalName="TaxCatchAll" ma:showField="CatchAllData" ma:web="82c9e6dd-94a6-418d-b42f-1c863545706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bcbdd8-5dc2-42bc-880f-f8ab9f4152c3">
      <Terms xmlns="http://schemas.microsoft.com/office/infopath/2007/PartnerControls"/>
    </lcf76f155ced4ddcb4097134ff3c332f>
    <TaxCatchAll xmlns="82c9e6dd-94a6-418d-b42f-1c863545706c"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AED4C52-1EB7-4324-ADEE-C6A930FFD76A}">
  <ds:schemaRefs>
    <ds:schemaRef ds:uri="http://schemas.microsoft.com/sharepoint/v3/contenttype/forms"/>
  </ds:schemaRefs>
</ds:datastoreItem>
</file>

<file path=customXml/itemProps2.xml><?xml version="1.0" encoding="utf-8"?>
<ds:datastoreItem xmlns:ds="http://schemas.openxmlformats.org/officeDocument/2006/customXml" ds:itemID="{C945D5B1-C8CF-4485-819F-FA757BD0F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cbdd8-5dc2-42bc-880f-f8ab9f4152c3"/>
    <ds:schemaRef ds:uri="82c9e6dd-94a6-418d-b42f-1c8635457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642F5B-CE81-45F6-B8D4-2CA73B1F27FB}">
  <ds:schemaRefs>
    <ds:schemaRef ds:uri="http://schemas.microsoft.com/office/2006/metadata/properties"/>
    <ds:schemaRef ds:uri="http://schemas.microsoft.com/office/infopath/2007/PartnerControls"/>
    <ds:schemaRef ds:uri="17bcbdd8-5dc2-42bc-880f-f8ab9f4152c3"/>
    <ds:schemaRef ds:uri="82c9e6dd-94a6-418d-b42f-1c863545706c"/>
  </ds:schemaRefs>
</ds:datastoreItem>
</file>

<file path=customXml/itemProps4.xml><?xml version="1.0" encoding="utf-8"?>
<ds:datastoreItem xmlns:ds="http://schemas.openxmlformats.org/officeDocument/2006/customXml" ds:itemID="{3183CA31-28E6-4B9A-A745-89C6C06E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4815</Words>
  <Characters>29372</Characters>
  <Application>Microsoft Office Word</Application>
  <DocSecurity>0</DocSecurity>
  <Lines>244</Lines>
  <Paragraphs>68</Paragraphs>
  <ScaleCrop>false</ScaleCrop>
  <Company>SDU</Company>
  <LinksUpToDate>false</LinksUpToDate>
  <CharactersWithSpaces>34119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Ofir Eriksen</dc:creator>
  <cp:keywords/>
  <dc:description/>
  <cp:lastModifiedBy>Albert Kwame Osei-Owusu</cp:lastModifiedBy>
  <cp:revision>23</cp:revision>
  <dcterms:created xsi:type="dcterms:W3CDTF">2026-06-19T07:54:00Z</dcterms:created>
  <dcterms:modified xsi:type="dcterms:W3CDTF">2026-10-22T02:40:49Z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0x01010042BAABD6925F494496B934A5144B3566</vt:lpwstr>
  </property>
  <property fmtid="{D5CDD505-2E9C-101B-9397-08002B2CF9AE}" pid="3" name="MediaServiceImageTags">
    <vt:lpwstr/>
  </property>
</Properties>
</file>