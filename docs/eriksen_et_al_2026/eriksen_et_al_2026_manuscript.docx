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40"/>
        <w:jc w:val="center"/>
        <w:rPr>
          <w:ins w:id="8274" w:author="Albert Kwame Osei-Owusu" w:date="2026-09-14T09:00:00Z"/>
          <w:b/>
          <w:bCs/>
          <w:sz w:val="28"/>
          <w:szCs w:val="28"/>
        </w:rPr>
      </w:pPr>
      <w:ins w:id="8275" w:author="Albert Kwame Osei-Owusu" w:date="2026-09-14T09:00:00Z">
        <w:r>
          <w:rPr>
            <w:b/>
            <w:bCs/>
            <w:sz w:val="28"/>
            <w:szCs w:val="28"/>
          </w:rPr>
          <w:t xml:space="preserve">The environmental footprint of the Danish health care system: supply-chain origins and geographical displacement</w:t>
        </w:r>
      </w:ins>
    </w:p>
    <w:p w14:paraId="7119B001" w14:textId="77777777" w:rsidR="00483F2C" w:rsidRPr="00285355" w:rsidRDefault="00EB6DFE" w:rsidP="004C5A97">
      <w:pPr>
        <w:pStyle w:val="Heading1"/>
        <w:rPr/>
        <w:pPrChange w:id="48198" w:author="Albert Kwame Osei-Owusu" w:date="2026-09-14T09:00:00Z">
          <w:pPr/>
        </w:pPrChange>
      </w:pPr>
      <w:r>
        <w:rPr/>
        <w:t xml:space="preserve">Abstract</w:t>
      </w:r>
      <w:del w:id="51332" w:author="Albert Kwame Osei-Owusu" w:date="2026-09-14T16:00:00Z">
        <w:r>
          <w:rPr/>
          <w:delText xml:space="preserve"> </w:delText>
        </w:r>
      </w:del>
    </w:p>
    <w:p w14:paraId="01820290" w14:textId="77777777" w:rsidR="009A6DC7" w:rsidRDefault="009A6DC7" w:rsidP="004C5A97">
      <w:pPr>
        <w:rPr>
          <w:del w:id="51344" w:author="Albert Kwame Osei-Owusu" w:date="2026-09-14T16:00:00Z"/>
        </w:rPr>
      </w:pPr>
    </w:p>
    <w:p w14:paraId="73A90CE0" w14:textId="77777777" w:rsidR="00C93982" w:rsidRDefault="00A331AC" w:rsidP="004C5A97">
      <w:pPr>
        <w:spacing w:after="160"/>
      </w:pPr>
      <w:del w:id="0" w:author="Albert Kwame Osei-Owusu" w:date="2026-09-12T09:00:00Z">
        <w:r>
          <w:rPr>
            <w:b/>
            <w:bCs/>
          </w:rPr>
          <w:delText xml:space="preserve">Background </w:delText>
        </w:r>
      </w:del>
      <w:ins w:id="10873" w:author="Albert Kwame Osei-Owusu" w:date="2026-09-14T09:00:00Z">
        <w:r>
          <w:t xml:space="preserve">Health care relies on energy and materials whose environmental impacts cross global supply chains and escape facility-level assessment. We quantified those impacts for Denmark in 2022 using environmentally extended multi-regional input-output analysis with bottom-up complements. Demand was built from Statistics Denmark’s </w:t>
        </w:r>
        <w:r>
          <w:t xml:space="preserve">117-industry input-output table, with distribution margins assigned to the trade industries, and linked to global supply chains through EXIOBASE version </w:t>
        </w:r>
        <w:r>
          <w:t xml:space="preserve">3.8.2.</w:t>
        </w:r>
        <w:r>
          <w:t xml:space="preserve"> Parameter uncertainty was propagated by Monte Carlo simulation with 100,000 draws. Danish health care was associated with 4,267 kilotonnes of carbon dioxide equivalent (95% uncertainty interval 3,675 to 5,029</w:t>
        </w:r>
        <w:r>
          <w:t xml:space="preserve">), 5.5% of the national footprint; 3,498 kilotonnes of material extraction (6.5%); 75 million cubic metres of blue water (5.9%); 4,118 square kilometres of land use (4.1%); and 221 kilotonnes of waste (2.1%). </w:t>
        </w:r>
        <w:r>
          <w:t xml:space="preserve">Pharmaceuticals and chemical products were the largest contributor to the climate footprint (27.1%; 95% interval 24.2% to 29%)</w:t>
        </w:r>
        <w:r>
          <w:t xml:space="preserve"> and ranked</w:t>
        </w:r>
        <w:r>
          <w:t xml:space="preserve"> first in 96.6% of draws, although a pharmaceutical-specific intensity would roughly halve their contribution. They also contributed the most to material extraction, blue water consumption and waste generation, whereas food was the largest contributor to land use.</w:t>
        </w:r>
        <w:r>
          <w:t xml:space="preserve"> </w:t>
        </w:r>
        <w:r>
          <w:t xml:space="preserve">Supply-chain transport contributed 13.3% of the climate footprint, compared to 29.7% before correcting EXIOBASE’s allocation of 74% of Danish sea-transport output to Danish intermediate use, which Statistics Denmark puts at 6.5%.</w:t>
        </w:r>
        <w:r>
          <w:t xml:space="preserve"> </w:t>
        </w:r>
        <w:r>
          <w:t xml:space="preserve">Most blue</w:t>
        </w:r>
        <w:r>
          <w:t xml:space="preserve"> water consumption and land use occurred </w:t>
        </w:r>
        <w:r>
          <w:t xml:space="preserve">outside Denmark and Europe. </w:t>
        </w:r>
        <w:r>
          <w:t xml:space="preserve">The input-output data accounted for 69.6% of the climate footprint’s variance.</w:t>
        </w:r>
        <w:r>
          <w:t xml:space="preserve"> Mitigation must reach beyond health care facilities to procurement, pharmaceutical supply, </w:t>
        </w:r>
        <w:del w:id="52384" w:author="Ofir Eriksen" w:date="2026-10-20T12:57:00Z">
          <w:r>
            <w:delText xml:space="preserve">travel</w:delText>
          </w:r>
        </w:del>
      </w:ins>
      <w:ins w:id="52385" w:author="Ofir Eriksen" w:date="2026-10-20T12:57:00Z">
        <w:r>
          <w:t xml:space="preserve">travel,</w:t>
        </w:r>
      </w:ins>
      <w:ins w:id="52386" w:author="Albert Kwame Osei-Owusu" w:date="2026-09-14T09:00:00Z">
        <w:r>
          <w:t xml:space="preserve"> and food systems.</w:t>
        </w:r>
      </w:ins>
    </w:p>
    <w:p w14:paraId="375FE0EB" w14:textId="77777777" w:rsidR="007025C6" w:rsidRDefault="004F4CB0" w:rsidP="004C5A97">
      <w:pPr>
        <w:spacing w:after="160"/>
      </w:pPr>
      <w:del w:id="8" w:author="Albert Kwame Osei-Owusu" w:date="2026-09-12T09:00:00Z">
        <w:r>
          <w:delText>Health care</w:delText>
        </w:r>
        <w:r w:rsidR="007025C6">
          <w:delText xml:space="preserve"> systems are essential for maintaining and improving human health, yet delivering care relies on energy and materials that generate environmental impacts extending across global supply chains. These impacts harm human health and are not captured by facility-level assessments, highlighting the need for systemic analysis. </w:delText>
        </w:r>
      </w:del>
      <w:ins w:id="9" w:author="Albert Kwame Osei-Owusu" w:date="2026-09-12T09:00:00Z">
        <w:r>
          <w:t xml:space="preserve">Keywords: Health care; Environmental footprint; Input-output analysis; Supply chains; </w:t>
        </w:r>
        <w:del w:id="52387" w:author="Ofir Eriksen" w:date="2026-10-20T12:58:00Z">
          <w:r>
            <w:delText xml:space="preserve">Uncertainty</w:delText>
          </w:r>
        </w:del>
      </w:ins>
      <w:ins w:id="52388" w:author="Ofir Eriksen" w:date="2026-10-20T12:58:00Z">
        <w:r>
          <w:t xml:space="preserve">Environmental sustainability</w:t>
        </w:r>
      </w:ins>
      <w:ins w:id="52389" w:author="Albert Kwame Osei-Owusu" w:date="2026-09-12T09:00:00Z">
        <w:r>
          <w:t xml:space="preserve">; Denmark</w:t>
        </w:r>
      </w:ins>
    </w:p>
    <w:p w14:paraId="744459D4" w14:textId="77777777" w:rsidR="00C93982" w:rsidRPr="00C93982" w:rsidRDefault="00C93982" w:rsidP="004C5A97">
      <w:pPr>
        <w:rPr>
          <w:del w:id="8277" w:author="Albert Kwame Osei-Owusu" w:date="2026-09-14T09:00:00Z"/>
          <w:b/>
          <w:bCs/>
        </w:rPr>
      </w:pPr>
      <w:del w:id="10" w:author="Albert Kwame Osei-Owusu" w:date="2026-09-12T09:00:00Z">
        <w:r>
          <w:rPr>
            <w:b/>
            <w:bCs/>
          </w:rPr>
          <w:delText xml:space="preserve">Methods </w:delText>
        </w:r>
      </w:del>
    </w:p>
    <w:p w14:paraId="7D371EA3" w14:textId="77777777" w:rsidR="007025C6" w:rsidRDefault="000667B5" w:rsidP="004C5A97">
      <w:pPr>
        <w:rPr>
          <w:del w:id="8279" w:author="Albert Kwame Osei-Owusu" w:date="2026-09-14T09:00:00Z"/>
        </w:rPr>
      </w:pPr>
      <w:del w:id="11" w:author="Albert Kwame Osei-Owusu" w:date="2026-09-12T09:00:00Z">
        <w:r>
          <w:delText xml:space="preserve">We quantified the environmental impacts associated with delivering </w:delText>
        </w:r>
        <w:r w:rsidR="004F4CB0">
          <w:delText>health care</w:delText>
        </w:r>
        <w:r>
          <w:delText xml:space="preserve"> in Denmark in 2019 using a hybrid approach that combines environmentally extended multi-regional input-output analysis with selected bottom-up estimates. </w:delText>
        </w:r>
        <w:r w:rsidR="004F4CB0">
          <w:delText>Health care</w:delText>
        </w:r>
        <w:r>
          <w:delText xml:space="preserve"> demand was constructed using Danish supply-use tables and linked to global supply chains to assess five impact categories: climate change, material extraction, blue water consumption, land use, and waste generation. </w:delText>
        </w:r>
      </w:del>
      <w:ins w:id="12" w:author="Albert Kwame Osei-Owusu" w:date="2026-09-12T09:00:00Z">
        <w:del w:id="13" w:author="Albert Kwame Osei-Owusu" w:date="2026-09-12T09:00:00Z">
          <w:r>
            <w:delText>We quantified the environmental impacts associated with delivering health care in Denmark in 2022 using a hybrid approach that combines environmentally extended multi-regional input-output (EE-MRIO) analysis with selected bottom-up estimates. Health care demand was constructed from Statistics Denmark's published 117-industry input-output table and linked to global supply chains through EXIOBASE v3.8.2 (IOT_2022_ixi), so that the demand year and the model year coincide and no deflation or price-base assumption is required. Five impact categories were assessed: climate change, material extraction, blue water consumption, land use, and waste generation. A Monte Carlo analysis of 100,000 draws propagates parameter uncertainty through the model and is reported as 95% intervals throughout.</w:delText>
          </w:r>
        </w:del>
      </w:ins>
    </w:p>
    <w:p w14:paraId="469F4063" w14:textId="77777777" w:rsidR="00C93982" w:rsidRPr="00C93982" w:rsidRDefault="00C93982" w:rsidP="004C5A97">
      <w:pPr>
        <w:rPr>
          <w:del w:id="8281" w:author="Albert Kwame Osei-Owusu" w:date="2026-09-14T09:00:00Z"/>
          <w:b/>
          <w:bCs/>
        </w:rPr>
      </w:pPr>
      <w:del w:id="14" w:author="Albert Kwame Osei-Owusu" w:date="2026-09-12T09:00:00Z">
        <w:r>
          <w:rPr>
            <w:b/>
            <w:bCs/>
          </w:rPr>
          <w:delText xml:space="preserve">Findings </w:delText>
        </w:r>
      </w:del>
    </w:p>
    <w:p w14:paraId="6675E277" w14:textId="77777777" w:rsidR="00D40F87" w:rsidRDefault="007025C6" w:rsidP="004C5A97">
      <w:pPr>
        <w:rPr>
          <w:del w:id="8283" w:author="Albert Kwame Osei-Owusu" w:date="2026-09-14T09:00:00Z"/>
        </w:rPr>
      </w:pPr>
      <w:del w:id="15" w:author="Albert Kwame Osei-Owusu" w:date="2026-09-12T09:00:00Z">
        <w:r>
          <w:delText xml:space="preserve">Danish </w:delText>
        </w:r>
        <w:r w:rsidR="004F4CB0">
          <w:delText>health care</w:delText>
        </w:r>
        <w:r>
          <w:delText xml:space="preserve"> was responsible for an estimated 4,815 kt CO₂e (5.6% of national greenhouse gas emissions), 2,601 kt of material extraction (5.5%), 47 million cubic metres (Mm³) of blue-water consumption (4.3%), 2,753 km² of land use (3.6%), and 840 kt of waste (3.6%). Transport was the largest contributor to greenhouse gas emissions, while pharmaceuticals, chemicals, and food-related supply chains were key drivers of other impacts. A considerable proportion of impacts, particularly water consumption and land use, occurred outside Denmark and Europe.</w:delText>
        </w:r>
        <w:r w:rsidR="00791629">
          <w:delText xml:space="preserve"> </w:delText>
        </w:r>
      </w:del>
      <w:ins w:id="16" w:author="Ofir Eriksen" w:date="2026-08-31T13:57:00Z">
        <w:del w:id="17" w:author="Albert Kwame Osei-Owusu" w:date="2026-09-12T09:00:00Z">
          <w:r w:rsidR="00791629" w:rsidRPr="00791629">
            <w:delText>By tracing health care demand through international supply chains, the analysis identifies environmental impacts that are geographically displaced from the delivery of care and quantifies their upstream origins, which are not captured by facility-level or other production-based assessments.</w:delText>
          </w:r>
        </w:del>
      </w:ins>
      <w:ins w:id="18" w:author="Albert Kwame Osei-Owusu" w:date="2026-09-12T09:00:00Z">
        <w:del w:id="19" w:author="Albert Kwame Osei-Owusu" w:date="2026-09-12T09:00:00Z">
          <w:r>
            <w:delText>Danish health care was responsible for an estimated 4,652 kt CO₂e (95% interval 4,012–5,460; 6.0% of the national consumption-based footprint), 4,256 kt of material extraction (3,617–5,012; 7.9%), 95 million cubic metres (Mm³) of blue-water consumption (81–112; 7.5%), 4,852 km² of land use (4,118–5,717; 4.9%), and 259 kt of waste (226–299; 2.4%). Pharmaceuticals and chemical products were the largest contributor to the climate footprint (37.3%, 95% interval 34.1–39.5%) and to material extraction, blue water consumption and waste generation. Transport contributed 12.2% of the climate footprint, substantially less than reported in the submitted analysis, because EXIOBASE allocates 74% of Danish sea-transport output to Danish intermediate use against 9% in the national accounts; correcting this allocation against Statistics Denmark's own domestic input-output table reduces the transport share from 32.3% to 14.9% of the total footprint. A considerable proportion of impacts, particularly water consumption and land use, occurred outside Denmark and Europe. By tracing health care demand through international supply chains, the analysis identifies environmental impacts that are geographically displaced from the delivery of care and quantifies their upstream origins, which are not captured by facility-level or other production-based assessments.</w:delText>
          </w:r>
        </w:del>
      </w:ins>
    </w:p>
    <w:p w14:paraId="537DDA87" w14:textId="77777777" w:rsidR="009C58D6" w:rsidRPr="009C58D6" w:rsidRDefault="009C58D6" w:rsidP="004C5A97">
      <w:pPr>
        <w:rPr>
          <w:del w:id="8285" w:author="Albert Kwame Osei-Owusu" w:date="2026-09-14T09:00:00Z"/>
          <w:b/>
          <w:bCs/>
        </w:rPr>
      </w:pPr>
      <w:del w:id="20" w:author="Albert Kwame Osei-Owusu" w:date="2026-09-12T09:00:00Z">
        <w:r>
          <w:rPr>
            <w:b/>
            <w:bCs/>
          </w:rPr>
          <w:delText xml:space="preserve">Interpretation </w:delText>
        </w:r>
      </w:del>
    </w:p>
    <w:p w14:paraId="1E354B15" w14:textId="77777777" w:rsidR="00A10EDB" w:rsidRDefault="00846DA9" w:rsidP="00911C4F">
      <w:pPr>
        <w:rPr>
          <w:del w:id="8287" w:author="Albert Kwame Osei-Owusu" w:date="2026-09-14T09:00:00Z"/>
        </w:rPr>
      </w:pPr>
      <w:del w:id="21" w:author="Albert Kwame Osei-Owusu" w:date="2026-09-12T09:00:00Z">
        <w:r>
          <w:delText xml:space="preserve">Although direct emissions are likely underestimated by our method, these findings indicate that environmental impacts associated with Danish </w:delText>
        </w:r>
        <w:r w:rsidR="004F4CB0">
          <w:delText>health care</w:delText>
        </w:r>
        <w:r>
          <w:delText xml:space="preserve"> are largely driven by indirect and geographically displaced supply-chain activities. </w:delText>
        </w:r>
      </w:del>
      <w:ins w:id="22" w:author="Ofir Eriksen" w:date="2026-08-31T13:58:00Z">
        <w:del w:id="23" w:author="Albert Kwame Osei-Owusu" w:date="2026-09-12T09:00:00Z">
          <w:r w:rsidR="009B276C" w:rsidRPr="009B276C">
            <w:delText>The results show that the environmental footprint of health care cannot be fully characterised from activities occurring within health care facilities or national borders. Mitigation efforts therefore need to extend beyond health care facilities to address transport, procurement, pharmaceutical supply, and food systems, including impacts embodied in internationally sourced goods and services.</w:delText>
          </w:r>
        </w:del>
      </w:ins>
      <w:ins w:id="24" w:author="Ofir Eriksen" w:date="2026-08-31T13:58:00Z" w16du:dateUtc="2026-08-31T11:58:00Z">
        <w:del w:id="25" w:author="Albert Kwame Osei-Owusu" w:date="2026-09-12T09:00:00Z">
          <w:r w:rsidR="00A1243A">
            <w:delText xml:space="preserve"> </w:delText>
          </w:r>
        </w:del>
      </w:ins>
      <w:del w:id="26" w:author="Ofir Eriksen" w:date="2026-08-31T13:58:00Z" w16du:dateUtc="2026-08-31T11:58:00Z">
        <w:r w:rsidDel="009B276C">
          <w:delText xml:space="preserve">The dominance of supply-chain-driven impacts indicates that mitigation efforts must extend beyond </w:delText>
        </w:r>
        <w:r w:rsidR="004F4CB0" w:rsidDel="009B276C">
          <w:delText>health care</w:delText>
        </w:r>
        <w:r w:rsidDel="009B276C">
          <w:delText xml:space="preserve"> facilities to address transport, procurement, pharmaceutical supply, and food systems.</w:delText>
        </w:r>
      </w:del>
      <w:del w:id="27" w:author="Albert Kwame Osei-Owusu" w:date="2026-09-12T09:00:00Z">
        <w:r w:rsidR="00911C4F">
          <w:delText xml:space="preserve"> </w:delText>
        </w:r>
        <w:r w:rsidR="00A10EDB">
          <w:br w:type="page"/>
        </w:r>
      </w:del>
      <w:ins w:id="28" w:author="Albert Kwame Osei-Owusu" w:date="2026-09-12T09:00:00Z">
        <w:del w:id="29" w:author="Albert Kwame Osei-Owusu" w:date="2026-09-12T09:00:00Z">
          <w:r>
            <w:delText>These findings indicate that the environmental impacts associated with Danish health care are largely driven by indirect and geographically displaced supply-chain activities, and that the ranking of contributors is robust to parameter uncertainty at the top: pharmaceuticals and chemical products lead the climate footprint in 99.99% of Monte Carlo draws. The results show that the environmental footprint of health care cannot be fully characterised from activities occurring within health care facilities or national borders. Mitigation efforts therefore need to extend beyond health care facilities to address procurement, pharmaceutical supply, transport and food systems, including impacts embodied in internationally sourced goods and services. They also need to be read against the uncertainty: the width of these intervals is set by the multi-regional input-output data rather than by the Danish primary data, so further national data collection would not materially narrow them.</w:delText>
          </w:r>
        </w:del>
      </w:ins>
    </w:p>
    <w:p w14:paraId="7D8E1687" w14:textId="77777777" w:rsidR="00CD4DE7" w:rsidRPr="00A918EA" w:rsidRDefault="00CD4DE7" w:rsidP="004C5A97">
      <w:pPr>
        <w:rPr>
          <w:del w:id="8288" w:author="Albert Kwame Osei-Owusu" w:date="2026-09-14T09:00:00Z"/>
        </w:rPr>
      </w:pPr>
    </w:p>
    <w:p w14:paraId="4F033832" w14:textId="77777777" w:rsidR="008C4AAA" w:rsidRDefault="00D85580" w:rsidP="00D85580">
      <w:pPr>
        <w:jc w:val="center"/>
        <w:rPr>
          <w:del w:id="8297" w:author="Albert Kwame Osei-Owusu" w:date="2026-09-14T09:00:00Z"/>
          <w:szCs w:val="20"/>
        </w:rPr>
      </w:pPr>
      <w:del w:id="8289" w:author="Albert Kwame Osei-Owusu" w:date="2026-09-12T09:00:00Z">
        <w:r w:rsidRPr="00D85580">
          <w:rPr>
            <w:b/>
            <w:bCs/>
            <w:sz w:val="24"/>
            <w:szCs w:val="24"/>
          </w:rPr>
          <w:delText>The environmental</w:delText>
        </w:r>
      </w:del>
      <w:del w:id="30" w:author="Albert Kwame Osei-Owusu" w:date="2026-09-12T09:00:00Z">
        <w:r w:rsidR="00E51EFD">
          <w:rPr>
            <w:b/>
            <w:bCs/>
            <w:sz w:val="24"/>
            <w:szCs w:val="24"/>
          </w:rPr>
          <w:delText xml:space="preserve"> impacts</w:delText>
        </w:r>
      </w:del>
      <w:ins w:id="31" w:author="Albert Kwame Osei-Owusu" w:date="2026-09-12T09:00:00Z">
        <w:del w:id="8290" w:author="Albert Kwame Osei-Owusu" w:date="2026-09-12T09:00:00Z">
          <w:r w:rsidR="00E51EFD">
            <w:rPr>
              <w:b/>
              <w:bCs/>
              <w:sz w:val="24"/>
              <w:szCs w:val="24"/>
            </w:rPr>
            <w:delText xml:space="preserve"> footprint</w:delText>
          </w:r>
        </w:del>
      </w:ins>
      <w:del w:id="8291" w:author="Albert Kwame Osei-Owusu" w:date="2026-09-12T09:00:00Z">
        <w:r w:rsidRPr="00D85580">
          <w:rPr>
            <w:b/>
            <w:bCs/>
            <w:sz w:val="24"/>
            <w:szCs w:val="24"/>
          </w:rPr>
          <w:delText xml:space="preserve"> of the Danish health</w:delText>
        </w:r>
      </w:del>
      <w:del w:id="8292" w:author="Albert Kwame Osei-Owusu" w:date="2026-09-12T09:00:00Z">
        <w:r w:rsidR="0021011F">
          <w:rPr>
            <w:b/>
            <w:bCs/>
            <w:sz w:val="24"/>
            <w:szCs w:val="24"/>
          </w:rPr>
          <w:delText xml:space="preserve"> </w:delText>
        </w:r>
      </w:del>
      <w:del w:id="8293" w:author="Albert Kwame Osei-Owusu" w:date="2026-09-12T09:00:00Z">
        <w:r w:rsidRPr="00D85580">
          <w:rPr>
            <w:b/>
            <w:bCs/>
            <w:sz w:val="24"/>
            <w:szCs w:val="24"/>
          </w:rPr>
          <w:delText xml:space="preserve">care system: supply-chain origins and </w:delText>
        </w:r>
      </w:del>
      <w:del w:id="32" w:author="Albert Kwame Osei-Owusu" w:date="2026-09-12T09:00:00Z">
        <w:r w:rsidRPr="00D85580">
          <w:rPr>
            <w:b/>
            <w:bCs/>
            <w:sz w:val="24"/>
            <w:szCs w:val="24"/>
          </w:rPr>
          <w:delText>geographical displacement of</w:delText>
        </w:r>
      </w:del>
      <w:ins w:id="33" w:author="Albert Kwame Osei-Owusu" w:date="2026-09-12T09:00:00Z">
        <w:del w:id="8294" w:author="Albert Kwame Osei-Owusu" w:date="2026-09-12T09:00:00Z">
          <w:r w:rsidRPr="00D85580">
            <w:rPr>
              <w:b/>
              <w:bCs/>
              <w:sz w:val="24"/>
              <w:szCs w:val="24"/>
            </w:rPr>
            <w:delText>geographical displacement</w:delText>
          </w:r>
        </w:del>
      </w:ins>
      <w:del w:id="34" w:author="Albert Kwame Osei-Owusu" w:date="2026-09-12T09:00:00Z">
        <w:r w:rsidR="006411D2">
          <w:rPr>
            <w:b/>
            <w:bCs/>
            <w:sz w:val="24"/>
            <w:szCs w:val="24"/>
          </w:rPr>
          <w:delText xml:space="preserve"> impacts</w:delText>
        </w:r>
      </w:del>
      <w:del w:id="8295" w:author="Albert Kwame Osei-Owusu" w:date="2026-09-12T09:00:00Z">
        <w:r w:rsidR="00C46F60">
          <w:rPr>
            <w:b/>
            <w:bCs/>
            <w:sz w:val="24"/>
            <w:szCs w:val="24"/>
          </w:rPr>
          <w:delText xml:space="preserve"> </w:delText>
        </w:r>
      </w:del>
    </w:p>
    <w:p w14:paraId="498FB972" w14:textId="77777777" w:rsidR="007D4075" w:rsidRDefault="007D4075" w:rsidP="004C5A97">
      <w:pPr>
        <w:jc w:val="center"/>
        <w:rPr>
          <w:del w:id="8299" w:author="Albert Kwame Osei-Owusu" w:date="2026-09-14T09:00:00Z"/>
          <w:b/>
          <w:bCs/>
          <w:sz w:val="24"/>
          <w:szCs w:val="24"/>
        </w:rPr>
      </w:pPr>
    </w:p>
    <w:p w14:paraId="29CA17BE" w14:textId="77777777" w:rsidR="007D4075" w:rsidRDefault="007D4075" w:rsidP="004C5A97">
      <w:pPr>
        <w:jc w:val="center"/>
        <w:rPr>
          <w:del w:id="8301" w:author="Albert Kwame Osei-Owusu" w:date="2026-09-14T09:00:00Z"/>
          <w:b/>
          <w:bCs/>
          <w:sz w:val="24"/>
          <w:szCs w:val="24"/>
        </w:rPr>
      </w:pPr>
    </w:p>
    <w:p w14:paraId="48FD98E2" w14:textId="77777777" w:rsidR="007D4075" w:rsidRDefault="007D4075" w:rsidP="004C5A97">
      <w:pPr>
        <w:jc w:val="center"/>
        <w:rPr>
          <w:del w:id="8303" w:author="Albert Kwame Osei-Owusu" w:date="2026-09-14T09:00:00Z"/>
          <w:b/>
          <w:bCs/>
          <w:sz w:val="24"/>
          <w:szCs w:val="24"/>
        </w:rPr>
      </w:pPr>
    </w:p>
    <w:p w14:paraId="43DEED2B" w14:textId="77777777" w:rsidR="00681B25" w:rsidRDefault="00681B25" w:rsidP="004C5A97">
      <w:pPr>
        <w:jc w:val="center"/>
        <w:rPr>
          <w:del w:id="8305" w:author="Albert Kwame Osei-Owusu" w:date="2026-09-14T09:00:00Z"/>
          <w:b/>
          <w:bCs/>
          <w:sz w:val="24"/>
          <w:szCs w:val="24"/>
        </w:rPr>
      </w:pPr>
    </w:p>
    <w:p w14:paraId="5A3D6702" w14:textId="77777777" w:rsidR="00DA69AD" w:rsidRDefault="00DA69AD" w:rsidP="004C5A97">
      <w:pPr>
        <w:jc w:val="center"/>
        <w:rPr>
          <w:del w:id="8307" w:author="Albert Kwame Osei-Owusu" w:date="2026-09-14T09:00:00Z"/>
          <w:b/>
          <w:bCs/>
          <w:sz w:val="24"/>
          <w:szCs w:val="24"/>
        </w:rPr>
      </w:pPr>
    </w:p>
    <w:p w14:paraId="00A59025" w14:textId="77777777" w:rsidR="00C9010F" w:rsidRPr="00C9010F" w:rsidRDefault="00C9010F" w:rsidP="004C5A97">
      <w:pPr>
        <w:spacing w:after="160"/>
        <w:rPr>
          <w:del w:id="8309" w:author="Albert Kwame Osei-Owusu" w:date="2026-09-14T09:00:00Z"/>
          <w:b/>
          <w:bCs/>
          <w:szCs w:val="20"/>
        </w:rPr>
      </w:pPr>
      <w:del w:id="35" w:author="Albert Kwame Osei-Owusu" w:date="2026-09-12T09:00:00Z">
        <w:r>
          <w:rPr>
            <w:b/>
            <w:bCs/>
            <w:szCs w:val="20"/>
          </w:rPr>
          <w:delText xml:space="preserve">Research in context </w:delText>
        </w:r>
      </w:del>
    </w:p>
    <w:p w14:paraId="6A979BCD" w14:textId="77777777" w:rsidR="00C9010F" w:rsidRDefault="00C9010F" w:rsidP="004C5A97">
      <w:pPr>
        <w:spacing w:after="160"/>
        <w:rPr>
          <w:del w:id="8311" w:author="Albert Kwame Osei-Owusu" w:date="2026-09-14T09:00:00Z"/>
          <w:i/>
          <w:iCs/>
          <w:szCs w:val="20"/>
        </w:rPr>
      </w:pPr>
      <w:del w:id="36" w:author="Albert Kwame Osei-Owusu" w:date="2026-09-12T09:00:00Z">
        <w:r>
          <w:rPr>
            <w:i/>
            <w:iCs/>
            <w:szCs w:val="20"/>
          </w:rPr>
          <w:delText xml:space="preserve">Evidence before this study </w:delText>
        </w:r>
      </w:del>
    </w:p>
    <w:p w14:paraId="554108CD" w14:textId="77777777" w:rsidR="00255BEE" w:rsidRDefault="00744F13" w:rsidP="004C5A97">
      <w:pPr>
        <w:spacing w:after="160"/>
        <w:rPr>
          <w:ins w:id="37" w:author="Ofir Eriksen" w:date="2026-08-31T14:58:00Z" w16du:dateUtc="2026-08-31T12:58:00Z"/>
          <w:del w:id="8313" w:author="Albert Kwame Osei-Owusu" w:date="2026-09-14T09:00:00Z"/>
        </w:rPr>
      </w:pPr>
      <w:ins w:id="38" w:author="Ofir Eriksen" w:date="2026-08-31T13:59:00Z">
        <w:del w:id="39" w:author="Albert Kwame Osei-Owusu" w:date="2026-09-12T09:00:00Z">
          <w:r w:rsidRPr="00744F13">
            <w:delText xml:space="preserve">Previous studies have used facility-level, process-based, and input-output approaches to quantify the environmental impacts of health care, primarily focusing on greenhouse gas emissions and highlighting the importance of supply-chain impacts. </w:delText>
          </w:r>
        </w:del>
      </w:ins>
      <w:ins w:id="40" w:author="Ofir Eriksen" w:date="2026-08-31T14:58:00Z">
        <w:del w:id="41" w:author="Albert Kwame Osei-Owusu" w:date="2026-09-12T09:00:00Z">
          <w:r w:rsidR="007B30C0" w:rsidRPr="007B30C0">
            <w:delText>Input-output and hybrid approaches have increasingly enabled assessment of indirect impacts across health care supply chains, including impacts occurring outside the health care sector and across national borders. However, these approaches have been applied to a limited number of national health care systems, and there remains a need for country-specific assessments that combine consumption-based accounting with detailed national health care expenditure data and selected bottom-up estimates.</w:delText>
          </w:r>
        </w:del>
      </w:ins>
    </w:p>
    <w:p w14:paraId="3AFB730B" w14:textId="77777777" w:rsidR="00FD35BE" w:rsidRPr="00222224" w:rsidRDefault="00FD35BE" w:rsidP="004C5A97">
      <w:pPr>
        <w:spacing w:after="160"/>
        <w:rPr>
          <w:del w:id="8316" w:author="Albert Kwame Osei-Owusu" w:date="2026-09-14T09:00:00Z"/>
          <w:lang w:val="en-US"/>
        </w:rPr>
      </w:pPr>
      <w:del w:id="42" w:author="Ofir Eriksen" w:date="2026-08-31T13:59:00Z" w16du:dateUtc="2026-08-31T11:59:00Z">
        <w:r w:rsidDel="00744F13">
          <w:rPr>
            <w:lang w:val="en-US"/>
          </w:rPr>
          <w:delText xml:space="preserve">Previous studies have used simplified system models to quantify the environmental impacts of </w:delText>
        </w:r>
        <w:r w:rsidR="004F4CB0" w:rsidDel="00744F13">
          <w:rPr>
            <w:lang w:val="en-US"/>
          </w:rPr>
          <w:delText>health care</w:delText>
        </w:r>
        <w:r w:rsidDel="00744F13">
          <w:rPr>
            <w:lang w:val="en-US"/>
          </w:rPr>
          <w:delText xml:space="preserve"> systems, primarily focusing on greenhouse gas emissions and highlighting the importance of supply-chain impacts.</w:delText>
        </w:r>
      </w:del>
      <w:del w:id="8314" w:author="Albert Kwame Osei-Owusu" w:date="2026-09-12T09:00:00Z">
        <w:r>
          <w:rPr>
            <w:lang w:val="en-US"/>
          </w:rPr>
          <w:delText xml:space="preserve"> </w:delText>
        </w:r>
      </w:del>
    </w:p>
    <w:p w14:paraId="5B794D47" w14:textId="77777777" w:rsidR="00C9010F" w:rsidRPr="00C9010F" w:rsidRDefault="00C9010F" w:rsidP="004C5A97">
      <w:pPr>
        <w:spacing w:after="160"/>
        <w:rPr>
          <w:del w:id="8318" w:author="Albert Kwame Osei-Owusu" w:date="2026-09-14T09:00:00Z"/>
          <w:i/>
          <w:iCs/>
          <w:szCs w:val="20"/>
        </w:rPr>
      </w:pPr>
      <w:del w:id="43" w:author="Albert Kwame Osei-Owusu" w:date="2026-09-12T09:00:00Z">
        <w:r>
          <w:rPr>
            <w:i/>
            <w:iCs/>
            <w:szCs w:val="20"/>
          </w:rPr>
          <w:delText xml:space="preserve">Added value of this study </w:delText>
        </w:r>
      </w:del>
    </w:p>
    <w:p w14:paraId="5796864A" w14:textId="77777777" w:rsidR="007C4CD7" w:rsidRDefault="007C4CD7" w:rsidP="004C5A97">
      <w:pPr>
        <w:spacing w:after="160"/>
        <w:rPr>
          <w:ins w:id="44" w:author="Ofir Eriksen" w:date="2026-08-31T14:02:00Z" w16du:dateUtc="2026-08-31T12:02:00Z"/>
          <w:del w:id="8320" w:author="Albert Kwame Osei-Owusu" w:date="2026-09-14T09:00:00Z"/>
        </w:rPr>
      </w:pPr>
      <w:ins w:id="45" w:author="Ofir Eriksen" w:date="2026-08-31T14:02:00Z">
        <w:del w:id="46" w:author="Albert Kwame Osei-Owusu" w:date="2026-09-12T09:00:00Z">
          <w:r w:rsidRPr="007C4CD7">
            <w:delText xml:space="preserve">This study provides a consumption-based assessment of the Danish health care system using a hybrid input-output approach that links Danish health care demand to global supply chains and combines economy-wide estimates with selected bottom-up data. </w:delText>
          </w:r>
        </w:del>
      </w:ins>
      <w:ins w:id="47" w:author="Ofir Eriksen" w:date="2026-08-31T15:00:00Z">
        <w:del w:id="48" w:author="Albert Kwame Osei-Owusu" w:date="2026-09-12T09:00:00Z">
          <w:r w:rsidR="003E30E9" w:rsidRPr="003E30E9">
            <w:delText>The approach quantifies environmental impacts across five impact categories and identifies the sectors and geographical regions in which impacts associated with Danish health care occur</w:delText>
          </w:r>
        </w:del>
      </w:ins>
      <w:ins w:id="49" w:author="Ofir Eriksen" w:date="2026-08-31T14:02:00Z">
        <w:del w:id="50" w:author="Albert Kwame Osei-Owusu" w:date="2026-09-12T09:00:00Z">
          <w:r w:rsidRPr="007C4CD7">
            <w:delText>. Results estimate that health care contributes approximately 3.6</w:delText>
          </w:r>
        </w:del>
      </w:ins>
      <w:ins w:id="51" w:author="Albert Kwame Osei-Owusu" w:date="2026-09-12T09:00:00Z">
        <w:del w:id="52" w:author="Albert Kwame Osei-Owusu" w:date="2026-09-12T09:00:00Z">
          <w:r w:rsidRPr="007C4CD7">
            <w:delText>between 2.4%</w:delText>
          </w:r>
        </w:del>
      </w:ins>
      <w:ins w:id="53" w:author="Ofir Eriksen" w:date="2026-08-31T14:04:00Z" w16du:dateUtc="2026-08-31T12:04:00Z">
        <w:del w:id="54" w:author="Albert Kwame Osei-Owusu" w:date="2026-09-12T09:00:00Z">
          <w:r w:rsidR="00FD1DCC">
            <w:delText>-</w:delText>
          </w:r>
        </w:del>
      </w:ins>
      <w:ins w:id="55" w:author="Albert Kwame Osei-Owusu" w:date="2026-09-12T09:00:00Z">
        <w:del w:id="56" w:author="Albert Kwame Osei-Owusu" w:date="2026-09-12T09:00:00Z">
          <w:r w:rsidR="00FD1DCC">
            <w:delText xml:space="preserve"> and </w:delText>
          </w:r>
        </w:del>
      </w:ins>
      <w:ins w:id="57" w:author="Ofir Eriksen" w:date="2026-08-31T14:02:00Z">
        <w:del w:id="58" w:author="Albert Kwame Osei-Owusu" w:date="2026-09-12T09:00:00Z">
          <w:r w:rsidRPr="007C4CD7">
            <w:delText xml:space="preserve">5.6% of national environmental impacts across the five categories, with </w:delText>
          </w:r>
        </w:del>
      </w:ins>
      <w:ins w:id="59" w:author="Albert Kwame Osei-Owusu" w:date="2026-09-12T09:00:00Z">
        <w:del w:id="60" w:author="Albert Kwame Osei-Owusu" w:date="2026-09-12T09:00:00Z">
          <w:r w:rsidRPr="007C4CD7">
            <w:delText>7.9% of national environmental impacts across the five categories, with</w:delText>
          </w:r>
        </w:del>
      </w:ins>
      <w:ins w:id="61" w:author="Ofir Eriksen" w:date="2026-08-31T14:05:00Z" w16du:dateUtc="2026-08-31T12:05:00Z">
        <w:del w:id="62" w:author="Albert Kwame Osei-Owusu" w:date="2026-09-12T09:00:00Z">
          <w:r w:rsidR="00F10958">
            <w:delText>(</w:delText>
          </w:r>
          <w:r w:rsidR="009B2D3B">
            <w:delText>upstream- and direct</w:delText>
          </w:r>
          <w:r w:rsidR="00F10958">
            <w:delText>)</w:delText>
          </w:r>
          <w:r w:rsidR="009B2D3B">
            <w:delText xml:space="preserve"> </w:delText>
          </w:r>
        </w:del>
      </w:ins>
      <w:ins w:id="63" w:author="Ofir Eriksen" w:date="2026-08-31T14:02:00Z">
        <w:del w:id="64" w:author="Albert Kwame Osei-Owusu" w:date="2026-09-12T09:00:00Z">
          <w:r w:rsidRPr="007C4CD7">
            <w:delText>transport, pharmaceuticals</w:delText>
          </w:r>
        </w:del>
      </w:ins>
      <w:ins w:id="65" w:author="Albert Kwame Osei-Owusu" w:date="2026-09-12T09:00:00Z">
        <w:del w:id="66" w:author="Albert Kwame Osei-Owusu" w:date="2026-09-12T09:00:00Z">
          <w:r w:rsidRPr="007C4CD7">
            <w:delText>pharmaceuticals</w:delText>
          </w:r>
        </w:del>
      </w:ins>
      <w:ins w:id="67" w:author="Ofir Eriksen" w:date="2026-08-31T14:05:00Z" w16du:dateUtc="2026-08-31T12:05:00Z">
        <w:del w:id="68" w:author="Albert Kwame Osei-Owusu" w:date="2026-09-12T09:00:00Z">
          <w:r w:rsidR="00F10958">
            <w:delText xml:space="preserve"> &amp;</w:delText>
          </w:r>
        </w:del>
      </w:ins>
      <w:ins w:id="69" w:author="Albert Kwame Osei-Owusu" w:date="2026-09-12T09:00:00Z">
        <w:del w:id="70" w:author="Albert Kwame Osei-Owusu" w:date="2026-09-12T09:00:00Z">
          <w:r w:rsidR="00F10958">
            <w:delText xml:space="preserve"> and</w:delText>
          </w:r>
        </w:del>
      </w:ins>
      <w:ins w:id="71" w:author="Ofir Eriksen" w:date="2026-08-31T14:02:00Z">
        <w:del w:id="72" w:author="Albert Kwame Osei-Owusu" w:date="2026-09-12T09:00:00Z">
          <w:r w:rsidRPr="007C4CD7">
            <w:delText xml:space="preserve"> chemicals, and food-related supply chains accounting for substantial shares of the footprint.</w:delText>
          </w:r>
        </w:del>
      </w:ins>
      <w:ins w:id="73" w:author="Albert Kwame Osei-Owusu" w:date="2026-09-12T09:00:00Z">
        <w:del w:id="74" w:author="Albert Kwame Osei-Owusu" w:date="2026-09-12T09:00:00Z">
          <w:r w:rsidRPr="007C4CD7">
            <w:delText xml:space="preserve"> chemical products, services, transport, private travel, and food-related supply chains accounting for the largest shares of the footprint.</w:delText>
          </w:r>
        </w:del>
      </w:ins>
    </w:p>
    <w:p w14:paraId="44AABB7F" w14:textId="77777777" w:rsidR="00CE6A8C" w:rsidDel="007C4CD7" w:rsidRDefault="00CE6A8C" w:rsidP="004C5A97">
      <w:pPr>
        <w:spacing w:after="160"/>
        <w:rPr>
          <w:del w:id="75" w:author="Ofir Eriksen" w:date="2026-08-31T14:02:00Z" w16du:dateUtc="2026-08-31T12:02:00Z"/>
        </w:rPr>
      </w:pPr>
      <w:del w:id="76" w:author="Ofir Eriksen" w:date="2026-08-31T14:02:00Z" w16du:dateUtc="2026-08-31T12:02:00Z">
        <w:r w:rsidDel="007C4CD7">
          <w:delText xml:space="preserve">This study provides a consumption-based assessment of the Danish </w:delText>
        </w:r>
        <w:r w:rsidR="004F4CB0" w:rsidDel="007C4CD7">
          <w:delText>health care</w:delText>
        </w:r>
        <w:r w:rsidDel="007C4CD7">
          <w:delText xml:space="preserve"> system using a hybrid input-output approach, hence expanding the system boundaries. Results estimate that </w:delText>
        </w:r>
        <w:r w:rsidR="004F4CB0" w:rsidDel="007C4CD7">
          <w:delText>health care</w:delText>
        </w:r>
        <w:r w:rsidDel="007C4CD7">
          <w:delText xml:space="preserve"> contributes approximately 3.6–5.6% of national environmental impacts across five categories, shows that most impacts arise from upstream supply chains and international production, and highlights the geographical displacement of impacts. </w:delText>
        </w:r>
      </w:del>
    </w:p>
    <w:p w14:paraId="64E7BF37" w14:textId="77777777" w:rsidR="00C9010F" w:rsidRPr="00C9010F" w:rsidRDefault="00C9010F" w:rsidP="004C5A97">
      <w:pPr>
        <w:spacing w:after="160"/>
        <w:rPr>
          <w:del w:id="8324" w:author="Albert Kwame Osei-Owusu" w:date="2026-09-14T09:00:00Z"/>
          <w:i/>
          <w:iCs/>
          <w:szCs w:val="20"/>
        </w:rPr>
      </w:pPr>
      <w:del w:id="77" w:author="Albert Kwame Osei-Owusu" w:date="2026-09-12T09:00:00Z">
        <w:r>
          <w:rPr>
            <w:i/>
            <w:iCs/>
            <w:szCs w:val="20"/>
          </w:rPr>
          <w:delText xml:space="preserve">Implications of all the available evidence </w:delText>
        </w:r>
      </w:del>
    </w:p>
    <w:p w14:paraId="299F9725" w14:textId="77777777" w:rsidR="001F2A7B" w:rsidRPr="001F2A7B" w:rsidRDefault="001F2A7B" w:rsidP="001F2A7B">
      <w:pPr>
        <w:spacing w:after="160"/>
        <w:rPr>
          <w:ins w:id="78" w:author="Ofir Eriksen" w:date="2026-08-31T14:29:00Z"/>
          <w:del w:id="8326" w:author="Albert Kwame Osei-Owusu" w:date="2026-09-14T09:00:00Z"/>
          <w:lang w:val="en-GB"/>
        </w:rPr>
      </w:pPr>
      <w:ins w:id="79" w:author="Ofir Eriksen" w:date="2026-08-31T14:29:00Z">
        <w:del w:id="80" w:author="Albert Kwame Osei-Owusu" w:date="2026-09-12T09:00:00Z">
          <w:r w:rsidRPr="001F2A7B">
            <w:rPr>
              <w:lang w:val="en-GB"/>
            </w:rPr>
            <w:delText xml:space="preserve">Reducing the environmental impacts of health care requires action both within health care facilities and across the global supply chains on which they depend. </w:delText>
          </w:r>
        </w:del>
      </w:ins>
      <w:ins w:id="81" w:author="Ofir Eriksen" w:date="2026-08-31T15:04:00Z">
        <w:del w:id="82" w:author="Albert Kwame Osei-Owusu" w:date="2026-09-12T09:00:00Z">
          <w:r w:rsidR="00452471" w:rsidRPr="00452471">
            <w:delText>Our findings show that substantial environmental impacts associated with health care arise from activities upstream</w:delText>
          </w:r>
        </w:del>
      </w:ins>
      <w:ins w:id="83" w:author="Albert Kwame Osei-Owusu" w:date="2026-09-12T09:00:00Z">
        <w:del w:id="84" w:author="Albert Kwame Osei-Owusu" w:date="2026-09-12T09:00:00Z">
          <w:r w:rsidR="00452471" w:rsidRPr="00452471">
            <w:delText>Our findings show that most environmental impacts associated with health care arise from activities upstream</w:delText>
          </w:r>
        </w:del>
      </w:ins>
      <w:ins w:id="85" w:author="Ofir Eriksen" w:date="2026-08-31T15:04:00Z">
        <w:del w:id="86" w:author="Albert Kwame Osei-Owusu" w:date="2026-09-12T09:00:00Z">
          <w:r w:rsidR="00452471" w:rsidRPr="00452471">
            <w:delText xml:space="preserve"> of health care delivery and, for some impact categories, occur predominantly outside Denmark and Europe. This means that reducing the environmental footprint of health care will require attention to the supply chains through which care is delivered, including procurement of pharmaceuticals, chemicals, food, and transport services, alongside measures to reduce direct impacts within health care facilities.</w:delText>
          </w:r>
        </w:del>
      </w:ins>
    </w:p>
    <w:p w14:paraId="6A762B13" w14:textId="77777777" w:rsidR="00C9010F" w:rsidRDefault="0023653A" w:rsidP="004C5A97">
      <w:pPr>
        <w:spacing w:after="160"/>
        <w:rPr>
          <w:del w:id="8330" w:author="Albert Kwame Osei-Owusu" w:date="2026-09-14T09:00:00Z"/>
          <w:b/>
          <w:bCs/>
        </w:rPr>
      </w:pPr>
      <w:del w:id="87" w:author="Ofir Eriksen" w:date="2026-08-31T14:06:00Z" w16du:dateUtc="2026-08-31T12:06:00Z">
        <w:r w:rsidDel="00F44C3C">
          <w:delText xml:space="preserve">The findings from this study indicate that reducing the environmental impacts of </w:delText>
        </w:r>
        <w:r w:rsidR="004F4CB0" w:rsidDel="00F44C3C">
          <w:delText>health care</w:delText>
        </w:r>
        <w:r w:rsidDel="00F44C3C">
          <w:delText xml:space="preserve"> systems requires changes in supply chains, transport, and consumption patterns associated with </w:delText>
        </w:r>
        <w:r w:rsidR="004F4CB0" w:rsidDel="00F44C3C">
          <w:delText>health care</w:delText>
        </w:r>
        <w:r w:rsidDel="00F44C3C">
          <w:delText xml:space="preserve"> delivery.</w:delText>
        </w:r>
      </w:del>
      <w:del w:id="8327" w:author="Albert Kwame Osei-Owusu" w:date="2026-09-12T09:00:00Z">
        <w:r>
          <w:delText xml:space="preserve"> </w:delText>
        </w:r>
      </w:del>
      <w:del w:id="8328" w:author="Albert Kwame Osei-Owusu" w:date="2026-09-12T09:00:00Z">
        <w:r>
          <w:rPr>
            <w:b/>
            <w:bCs/>
          </w:rPr>
          <w:br w:type="page"/>
        </w:r>
      </w:del>
    </w:p>
    <w:p w14:paraId="525F606D" w14:textId="77777777" w:rsidR="007333C3" w:rsidRPr="00C9010F" w:rsidRDefault="007333C3" w:rsidP="004C5A97">
      <w:pPr>
        <w:spacing w:after="160"/>
        <w:rPr>
          <w:del w:id="8332" w:author="Albert Kwame Osei-Owusu" w:date="2026-09-14T09:00:00Z"/>
          <w:b/>
          <w:bCs/>
          <w:sz w:val="18"/>
          <w:szCs w:val="18"/>
        </w:rPr>
      </w:pPr>
    </w:p>
    <w:p w14:paraId="30031E59" w14:textId="77777777" w:rsidR="007317BF" w:rsidRPr="00A918EA" w:rsidRDefault="00A65CFD" w:rsidP="004C5A97">
      <w:pPr>
        <w:pStyle w:val="Heading1"/>
        <w:pPrChange w:id="48199" w:author="Albert Kwame Osei-Owusu" w:date="2026-09-14T09:00:00Z">
          <w:pPr/>
        </w:pPrChange>
      </w:pPr>
      <w:r>
        <w:rPr/>
        <w:t xml:space="preserve">Introduction</w:t>
      </w:r>
      <w:del w:id="51333" w:author="Albert Kwame Osei-Owusu" w:date="2026-09-14T16:00:00Z">
        <w:r>
          <w:rPr/>
          <w:delText xml:space="preserve"> </w:delText>
        </w:r>
      </w:del>
    </w:p>
    <w:p w14:paraId="02B013A1" w14:textId="77777777" w:rsidR="0032074B" w:rsidRPr="00222224" w:rsidRDefault="004F4CB0" w:rsidP="004C5A97">
      <w:pPr>
        <w:spacing w:after="160"/>
        <w:rPr>
          <w:lang w:val="en-US"/>
        </w:rPr>
      </w:pPr>
      <w:del w:id="88" w:author="Albert Kwame Osei-Owusu" w:date="2026-09-12T09:00:00Z">
        <w:r>
          <w:rPr>
            <w:lang w:val="en-US"/>
          </w:rPr>
          <w:delText>Health care</w:delText>
        </w:r>
        <w:r w:rsidR="0085584B">
          <w:rPr>
            <w:lang w:val="en-US"/>
          </w:rPr>
          <w:delText xml:space="preserve"> systems are essential components of societal infrastructure, maintaining and improving public health through prevention, diagnosis, and treatment. However, delivering </w:delText>
        </w:r>
        <w:r>
          <w:rPr>
            <w:lang w:val="en-US"/>
          </w:rPr>
          <w:delText>health care</w:delText>
        </w:r>
        <w:r w:rsidR="0085584B">
          <w:rPr>
            <w:lang w:val="en-US"/>
          </w:rPr>
          <w:delText xml:space="preserve"> services relies on energy, materials, transport, and complex supply chains, generating environmental impacts that extend beyond national borders and contribute to risks for human health and wellbeing </w:delText>
        </w:r>
      </w:del>
      <w:del w:id="90" w:author="Albert Kwame Osei-Owusu" w:date="2026-09-12T09:00:00Z">
        <w:r w:rsidR="00893384" w:rsidRPr="00893384">
          <w:rPr>
            <w:noProof/>
            <w:vertAlign w:val="superscript"/>
            <w:lang w:val="en-US"/>
          </w:rPr>
          <w:delText>1,2</w:delText>
        </w:r>
      </w:del>
      <w:del w:id="93" w:author="Albert Kwame Osei-Owusu" w:date="2026-09-12T09:00:00Z">
        <w:r w:rsidR="0085584B">
          <w:rPr>
            <w:lang w:val="en-US"/>
          </w:rPr>
          <w:delText xml:space="preserve">. </w:delText>
        </w:r>
        <w:r w:rsidR="0085584B">
          <w:delText xml:space="preserve">Recent assessments indicate that </w:delText>
        </w:r>
        <w:r>
          <w:delText>health care</w:delText>
        </w:r>
        <w:r w:rsidR="0085584B">
          <w:delText xml:space="preserve"> systems contribute a significant share of national and global environmental impacts, particularly with respect to greenhouse gas emissions </w:delText>
        </w:r>
      </w:del>
      <w:del w:id="98" w:author="Albert Kwame Osei-Owusu" w:date="2026-09-12T09:00:00Z">
        <w:r w:rsidR="00893384" w:rsidRPr="00893384">
          <w:rPr>
            <w:noProof/>
            <w:vertAlign w:val="superscript"/>
          </w:rPr>
          <w:delText>3-5</w:delText>
        </w:r>
      </w:del>
      <w:del w:id="101" w:author="Albert Kwame Osei-Owusu" w:date="2026-09-12T09:00:00Z">
        <w:r w:rsidR="0085584B">
          <w:delText xml:space="preserve">. In Europe, including Denmark, </w:delText>
        </w:r>
        <w:r>
          <w:delText>health care</w:delText>
        </w:r>
        <w:r w:rsidR="0085584B">
          <w:delText xml:space="preserve"> systems operate within broader policy frameworks that prioritise climate change mitigation and sustainability while simultaneously facing increasing demand for </w:delText>
        </w:r>
        <w:r>
          <w:delText>health care</w:delText>
        </w:r>
        <w:r w:rsidR="0085584B">
          <w:delText xml:space="preserve"> services. Aligning </w:delText>
        </w:r>
        <w:r>
          <w:delText>health care</w:delText>
        </w:r>
        <w:r w:rsidR="0085584B">
          <w:delText xml:space="preserve"> service delivery with climate and sustainability objectives therefore represents a key challenge, as reductions in direct emissions must be complemented by improved understanding of indirect and supply‑chain‑related environmental impacts </w:delText>
        </w:r>
      </w:del>
      <w:del w:id="103" w:author="Albert Kwame Osei-Owusu" w:date="2026-09-12T09:00:00Z">
        <w:r w:rsidR="00893384" w:rsidRPr="00893384">
          <w:rPr>
            <w:noProof/>
            <w:vertAlign w:val="superscript"/>
          </w:rPr>
          <w:delText>2,4</w:delText>
        </w:r>
      </w:del>
      <w:del w:id="106" w:author="Albert Kwame Osei-Owusu" w:date="2026-09-12T09:00:00Z">
        <w:r w:rsidR="0085584B">
          <w:delText xml:space="preserve">. </w:delText>
        </w:r>
      </w:del>
      <w:ins w:id="4214" w:author="Albert Kwame Osei-Owusu" w:date="2026-09-14T09:00:00Z">
        <w:r>
          <w:t xml:space="preserve">Health care protects human health while generating environmental pressures through the energy, materials, products, transport and services required to deliver care. Consumption-based assessments show that those pressures extend well beyond hospitals and clinics. Across </w:t>
        </w:r>
        <w:r>
          <w:t xml:space="preserve">the countries of the Organisation for Economic Co-operation and Development (</w:t>
        </w:r>
        <w:r>
          <w:t xml:space="preserve">OECD</w:t>
        </w:r>
        <w:r>
          <w:t xml:space="preserve">),</w:t>
        </w:r>
        <w:r>
          <w:t xml:space="preserve"> health care demand accounted for an estimated 4.4% of demand-based greenhouse gas emissions in 2018, with close to four-fifths of </w:t>
        </w:r>
        <w:r>
          <w:t xml:space="preserve">those emissions</w:t>
        </w:r>
        <w:r>
          <w:t xml:space="preserve"> arising in supply chains rather than in the health sector itself </w:t>
        </w:r>
      </w:ins>
      <w:ins w:id="4215" w:author="Albert Kwame Osei-Owusu" w:date="2026-09-14T09:00:00Z">
        <w:r>
          <w:rPr>
            <w:highlight w:val="yellow"/>
          </w:rPr>
          <w:t xml:space="preserve">[1]</w:t>
        </w:r>
      </w:ins>
      <w:ins w:id="4216" w:author="Albert Kwame Osei-Owusu" w:date="2026-09-14T09:00:00Z">
        <w:r>
          <w:t xml:space="preserve">. Globally, health care has also been linked to air pollution, reactive nitrogen and scarce </w:t>
        </w:r>
        <w:r>
          <w:t xml:space="preserve">water,</w:t>
        </w:r>
        <w:r>
          <w:t xml:space="preserve"> with a share of global pressure ranging from 1% to 5% by indicator </w:t>
        </w:r>
      </w:ins>
      <w:ins w:id="4217" w:author="Albert Kwame Osei-Owusu" w:date="2026-09-14T09:00:00Z">
        <w:r>
          <w:rPr>
            <w:highlight w:val="yellow"/>
          </w:rPr>
          <w:t xml:space="preserve">[2]</w:t>
        </w:r>
      </w:ins>
      <w:ins w:id="4218" w:author="Albert Kwame Osei-Owusu" w:date="2026-09-14T09:00:00Z">
        <w:r>
          <w:t xml:space="preserve">, and to the extraction of non-metallic minerals, metal ores and fossil fuels </w:t>
        </w:r>
      </w:ins>
      <w:ins w:id="4219" w:author="Albert Kwame Osei-Owusu" w:date="2026-09-14T09:00:00Z">
        <w:r>
          <w:rPr>
            <w:highlight w:val="yellow"/>
          </w:rPr>
          <w:t xml:space="preserve">[3]</w:t>
        </w:r>
      </w:ins>
      <w:ins w:id="4220" w:author="Albert Kwame Osei-Owusu" w:date="2026-09-14T09:00:00Z">
        <w:r>
          <w:t xml:space="preserve">. Those pressures return to the health system as risk, because climate change threatens the foundations of human health </w:t>
        </w:r>
      </w:ins>
      <w:ins w:id="4221" w:author="Albert Kwame Osei-Owusu" w:date="2026-09-14T09:00:00Z">
        <w:r>
          <w:rPr>
            <w:highlight w:val="yellow"/>
          </w:rPr>
          <w:t xml:space="preserve">[4]</w:t>
        </w:r>
      </w:ins>
      <w:ins w:id="4222" w:author="Albert Kwame Osei-Owusu" w:date="2026-09-14T09:00:00Z">
        <w:r>
          <w:t xml:space="preserve"> and the decline of nature threatens health and quality of life </w:t>
        </w:r>
      </w:ins>
      <w:ins w:id="4223" w:author="Albert Kwame Osei-Owusu" w:date="2026-09-14T09:00:00Z">
        <w:r>
          <w:rPr>
            <w:highlight w:val="yellow"/>
          </w:rPr>
          <w:t xml:space="preserve">[5]</w:t>
        </w:r>
      </w:ins>
      <w:ins w:id="4224" w:author="Albert Kwame Osei-Owusu" w:date="2026-09-14T09:00:00Z">
        <w:r>
          <w:t xml:space="preserve">. The environmental performance of a health system therefore cannot be inferred from facility emissions, nor from greenhouse gases alone.</w:t>
        </w:r>
      </w:ins>
    </w:p>
    <w:p w14:paraId="37EDAC0E" w14:textId="77777777" w:rsidR="00A852D2" w:rsidRPr="00FD6DC3" w:rsidRDefault="00A852D2" w:rsidP="004C5A97">
      <w:pPr>
        <w:spacing w:after="160"/>
        <w:rPr>
          <w:lang w:val="en-GB"/>
          <w:rPrChange w:id="108" w:author="Ofir Eriksen" w:date="2026-09-02T15:03:00Z" w16du:dateUtc="2026-09-02T13:03:00Z">
            <w:rPr/>
          </w:rPrChange>
        </w:rPr>
      </w:pPr>
      <w:del w:id="109" w:author="Albert Kwame Osei-Owusu" w:date="2026-09-12T09:00:00Z">
        <w:r>
          <w:delText xml:space="preserve">During the recent two decades, increasing attention has been directed towards the environmental impacts of </w:delText>
        </w:r>
        <w:r w:rsidR="004F4CB0">
          <w:delText>health care</w:delText>
        </w:r>
        <w:r>
          <w:delText xml:space="preserve">, mostly in relation to climate change </w:delText>
        </w:r>
      </w:del>
      <w:del w:id="111" w:author="Albert Kwame Osei-Owusu" w:date="2026-09-12T09:00:00Z">
        <w:r w:rsidR="00893384" w:rsidRPr="00893384">
          <w:rPr>
            <w:noProof/>
            <w:vertAlign w:val="superscript"/>
          </w:rPr>
          <w:delText>6,7</w:delText>
        </w:r>
      </w:del>
      <w:ins w:id="112" w:author="Albert Kwame Osei-Owusu" w:date="2026-09-12T09:00:00Z">
        <w:del w:id="113" w:author="Albert Kwame Osei-Owusu" w:date="2026-09-12T09:00:00Z">
          <w:r>
            <w:rPr>
              <w:noProof/>
              <w:highlight w:val="yellow"/>
            </w:rPr>
            <w:delText>[6,7]</w:delText>
          </w:r>
        </w:del>
      </w:ins>
      <w:del w:id="114" w:author="Albert Kwame Osei-Owusu" w:date="2026-09-12T09:00:00Z">
        <w:r>
          <w:delText xml:space="preserve">, but also with regards to other impacts such as resource use and waste generation </w:delText>
        </w:r>
      </w:del>
      <w:del w:id="115" w:author="Albert Kwame Osei-Owusu" w:date="2026-09-12T09:00:00Z">
        <w:r w:rsidR="00893384" w:rsidRPr="00893384">
          <w:rPr>
            <w:noProof/>
            <w:vertAlign w:val="superscript"/>
          </w:rPr>
          <w:delText>4</w:delText>
        </w:r>
      </w:del>
      <w:ins w:id="116" w:author="Albert Kwame Osei-Owusu" w:date="2026-09-12T09:00:00Z">
        <w:del w:id="117" w:author="Albert Kwame Osei-Owusu" w:date="2026-09-12T09:00:00Z">
          <w:r>
            <w:rPr>
              <w:noProof/>
              <w:highlight w:val="yellow"/>
            </w:rPr>
            <w:delText>[4]</w:delText>
          </w:r>
        </w:del>
      </w:ins>
      <w:del w:id="118" w:author="Albert Kwame Osei-Owusu" w:date="2026-09-12T09:00:00Z">
        <w:r>
          <w:delText xml:space="preserve">. </w:delText>
        </w:r>
      </w:del>
      <w:ins w:id="119" w:author="Ofir Eriksen" w:date="2026-08-31T15:06:00Z">
        <w:del w:id="120" w:author="Albert Kwame Osei-Owusu" w:date="2026-09-12T09:00:00Z">
          <w:r w:rsidR="00DD29C3" w:rsidRPr="00DD29C3">
            <w:delText>Early assessments commonly focused on direct emissions from health care facilities or specific clinical activities, whereas subsequent input-output and hybrid studies have incorporated indirect impacts associated with the wider supply chains required to deliver health care</w:delText>
          </w:r>
        </w:del>
      </w:ins>
      <w:ins w:id="121" w:author="Ofir Eriksen" w:date="2026-08-31T14:33:00Z" w16du:dateUtc="2026-08-31T12:33:00Z">
        <w:del w:id="122" w:author="Albert Kwame Osei-Owusu" w:date="2026-09-12T09:00:00Z">
          <w:r w:rsidR="00DE23B4">
            <w:delText xml:space="preserve"> </w:delText>
          </w:r>
        </w:del>
      </w:ins>
      <w:ins w:id="129" w:author="Ofir Eriksen" w:date="2026-08-31T15:06:00Z" w16du:dateUtc="2026-08-31T13:06:00Z">
        <w:del w:id="130" w:author="Albert Kwame Osei-Owusu" w:date="2026-09-12T09:00:00Z">
          <w:r w:rsidR="00660AB8" w:rsidRPr="00660AB8">
            <w:rPr>
              <w:noProof/>
              <w:vertAlign w:val="superscript"/>
              <w:rPrChange w:id="131" w:author="Ofir Eriksen" w:date="2026-08-31T15:06:00Z" w16du:dateUtc="2026-08-31T13:06:00Z">
                <w:rPr/>
              </w:rPrChange>
            </w:rPr>
            <w:delText>3,5,7-9</w:delText>
          </w:r>
        </w:del>
      </w:ins>
      <w:ins w:id="132" w:author="Albert Kwame Osei-Owusu" w:date="2026-09-12T09:00:00Z">
        <w:del w:id="133" w:author="Albert Kwame Osei-Owusu" w:date="2026-09-12T09:00:00Z">
          <w:r>
            <w:rPr>
              <w:noProof/>
              <w:highlight w:val="yellow"/>
            </w:rPr>
            <w:delText>[3,5,7-9]</w:delText>
          </w:r>
        </w:del>
      </w:ins>
      <w:ins w:id="136" w:author="Ofir Eriksen" w:date="2026-08-31T14:33:00Z" w16du:dateUtc="2026-08-31T12:33:00Z">
        <w:del w:id="137" w:author="Albert Kwame Osei-Owusu" w:date="2026-09-12T09:00:00Z">
          <w:r w:rsidR="00DE23B4">
            <w:delText xml:space="preserve">. </w:delText>
          </w:r>
        </w:del>
      </w:ins>
      <w:ins w:id="138" w:author="Ofir Eriksen" w:date="2026-08-31T15:07:00Z">
        <w:del w:id="139" w:author="Albert Kwame Osei-Owusu" w:date="2026-09-12T09:00:00Z">
          <w:r w:rsidR="006C3EE6" w:rsidRPr="006C3EE6">
            <w:delText xml:space="preserve">These approaches demonstrate that a substantial share of health care's environmental </w:delText>
          </w:r>
        </w:del>
      </w:ins>
      <w:ins w:id="140" w:author="Albert Kwame Osei-Owusu" w:date="2026-09-12T09:00:00Z">
        <w:del w:id="141" w:author="Albert Kwame Osei-Owusu" w:date="2026-09-12T09:00:00Z">
          <w:r w:rsidR="006C3EE6" w:rsidRPr="006C3EE6">
            <w:delText xml:space="preserve">These approaches demonstrate that most of health care's environmental </w:delText>
          </w:r>
        </w:del>
      </w:ins>
      <w:ins w:id="142" w:author="Ofir Eriksen" w:date="2026-08-31T15:08:00Z" w16du:dateUtc="2026-08-31T13:08:00Z">
        <w:del w:id="143" w:author="Albert Kwame Osei-Owusu" w:date="2026-09-12T09:00:00Z">
          <w:r w:rsidR="003D04E2">
            <w:delText xml:space="preserve">impacts </w:delText>
          </w:r>
        </w:del>
      </w:ins>
      <w:ins w:id="144" w:author="Ofir Eriksen" w:date="2026-08-31T15:07:00Z">
        <w:del w:id="145" w:author="Albert Kwame Osei-Owusu" w:date="2026-09-12T09:00:00Z">
          <w:r w:rsidR="006C3EE6" w:rsidRPr="006C3EE6">
            <w:delText>arise upstream, beyond the physical boundaries of health care facilities and, in many cases, across international supply chains.</w:delText>
          </w:r>
        </w:del>
      </w:ins>
      <w:ins w:id="146" w:author="Ofir Eriksen" w:date="2026-08-31T14:41:00Z" w16du:dateUtc="2026-08-31T12:41:00Z">
        <w:del w:id="147" w:author="Albert Kwame Osei-Owusu" w:date="2026-09-12T09:00:00Z">
          <w:r w:rsidR="00C40962">
            <w:delText xml:space="preserve"> </w:delText>
          </w:r>
        </w:del>
      </w:ins>
      <w:del w:id="148" w:author="Albert Kwame Osei-Owusu" w:date="2026-09-12T09:00:00Z">
        <w:r>
          <w:delText xml:space="preserve">These environmental effects cause harm to human populations </w:delText>
        </w:r>
      </w:del>
      <w:del w:id="150" w:author="Albert Kwame Osei-Owusu" w:date="2026-09-12T09:00:00Z">
        <w:r w:rsidR="00893384" w:rsidRPr="00893384">
          <w:rPr>
            <w:noProof/>
            <w:vertAlign w:val="superscript"/>
          </w:rPr>
          <w:delText>2</w:delText>
        </w:r>
      </w:del>
      <w:ins w:id="151" w:author="Albert Kwame Osei-Owusu" w:date="2026-09-12T09:00:00Z">
        <w:del w:id="152" w:author="Albert Kwame Osei-Owusu" w:date="2026-09-12T09:00:00Z">
          <w:r>
            <w:rPr>
              <w:noProof/>
              <w:highlight w:val="yellow"/>
            </w:rPr>
            <w:delText>[2]</w:delText>
          </w:r>
        </w:del>
      </w:ins>
      <w:del w:id="153" w:author="Albert Kwame Osei-Owusu" w:date="2026-09-12T09:00:00Z">
        <w:r>
          <w:delText xml:space="preserve"> and have been identified as a growing threat to human wellbeing </w:delText>
        </w:r>
      </w:del>
      <w:ins w:id="157" w:author="Ofir Eriksen" w:date="2026-09-02T14:44:00Z" w16du:dateUtc="2026-09-02T12:44:00Z">
        <w:del w:id="158" w:author="Albert Kwame Osei-Owusu" w:date="2026-09-12T09:00:00Z">
          <w:r w:rsidR="00E90221" w:rsidRPr="00E90221">
            <w:rPr>
              <w:noProof/>
              <w:vertAlign w:val="superscript"/>
            </w:rPr>
            <w:delText>10</w:delText>
          </w:r>
        </w:del>
      </w:ins>
      <w:ins w:id="159" w:author="Albert Kwame Osei-Owusu" w:date="2026-09-12T09:00:00Z">
        <w:del w:id="160" w:author="Albert Kwame Osei-Owusu" w:date="2026-09-12T09:00:00Z">
          <w:r>
            <w:rPr>
              <w:noProof/>
              <w:highlight w:val="yellow"/>
            </w:rPr>
            <w:delText>[10]</w:delText>
          </w:r>
        </w:del>
      </w:ins>
      <w:del w:id="161" w:author="Ofir Eriksen" w:date="2026-08-31T14:39:00Z" w16du:dateUtc="2026-08-31T12:39:00Z">
        <w:r w:rsidR="00893384" w:rsidRPr="00893384" w:rsidDel="005D1C1A">
          <w:rPr>
            <w:noProof/>
            <w:vertAlign w:val="superscript"/>
          </w:rPr>
          <w:delText>8</w:delText>
        </w:r>
      </w:del>
      <w:del w:id="162" w:author="Albert Kwame Osei-Owusu" w:date="2026-09-12T09:00:00Z">
        <w:r>
          <w:delText xml:space="preserve">. The health impacts of climate change and environmental degradation are distributed unevenly, with populations that contribute relatively little to global emissions often experiencing disproportionate adverse effects </w:delText>
        </w:r>
      </w:del>
      <w:del w:id="164" w:author="Albert Kwame Osei-Owusu" w:date="2026-09-12T09:00:00Z">
        <w:r w:rsidR="00893384" w:rsidRPr="00893384">
          <w:rPr>
            <w:noProof/>
            <w:vertAlign w:val="superscript"/>
          </w:rPr>
          <w:delText>1,2</w:delText>
        </w:r>
      </w:del>
      <w:ins w:id="165" w:author="Albert Kwame Osei-Owusu" w:date="2026-09-12T09:00:00Z">
        <w:del w:id="166" w:author="Albert Kwame Osei-Owusu" w:date="2026-09-12T09:00:00Z">
          <w:r>
            <w:rPr>
              <w:noProof/>
              <w:highlight w:val="yellow"/>
            </w:rPr>
            <w:delText>[1,2]</w:delText>
          </w:r>
        </w:del>
      </w:ins>
      <w:del w:id="167" w:author="Albert Kwame Osei-Owusu" w:date="2026-09-12T09:00:00Z">
        <w:r>
          <w:delText xml:space="preserve">. </w:delText>
        </w:r>
      </w:del>
      <w:ins w:id="168" w:author="Ofir Eriksen" w:date="2026-09-02T14:05:00Z">
        <w:del w:id="169" w:author="Albert Kwame Osei-Owusu" w:date="2026-09-12T09:00:00Z">
          <w:r w:rsidR="00306536" w:rsidRPr="00306536">
            <w:rPr>
              <w:lang w:val="en-GB"/>
            </w:rPr>
            <w:delText>This uneven distribution is increasingly recognised as both an environmental and governance challenge. The WHO framework for environmentally sustainable health systems argues that health systems should reduce their environmental impacts across the full spectrum of activities required to deliver care, including procurement and supply-chain processes</w:delText>
          </w:r>
        </w:del>
      </w:ins>
      <w:ins w:id="170" w:author="Ofir Eriksen" w:date="2026-09-02T14:06:00Z" w16du:dateUtc="2026-09-02T12:06:00Z">
        <w:del w:id="171" w:author="Albert Kwame Osei-Owusu" w:date="2026-09-12T09:00:00Z">
          <w:r w:rsidR="00306536">
            <w:rPr>
              <w:lang w:val="en-GB"/>
            </w:rPr>
            <w:delText>.</w:delText>
          </w:r>
          <w:r w:rsidR="00676C31">
            <w:rPr>
              <w:lang w:val="en-GB"/>
            </w:rPr>
            <w:delText xml:space="preserve"> </w:delText>
          </w:r>
        </w:del>
      </w:ins>
      <w:ins w:id="172" w:author="Ofir Eriksen" w:date="2026-09-02T14:07:00Z">
        <w:del w:id="173" w:author="Albert Kwame Osei-Owusu" w:date="2026-09-12T09:00:00Z">
          <w:r w:rsidR="00676C31" w:rsidRPr="00676C31">
            <w:rPr>
              <w:lang w:val="en-GB"/>
            </w:rPr>
            <w:delText xml:space="preserve">Similarly, the recent Earth Commission report emphasises that environmental sustainability cannot be separated from considerations of justice, arguing that environmental </w:delText>
          </w:r>
        </w:del>
      </w:ins>
      <w:ins w:id="174" w:author="Ofir Eriksen" w:date="2026-09-02T14:07:00Z" w16du:dateUtc="2026-09-02T12:07:00Z">
        <w:del w:id="175" w:author="Albert Kwame Osei-Owusu" w:date="2026-09-12T09:00:00Z">
          <w:r w:rsidR="00676C31">
            <w:rPr>
              <w:lang w:val="en-GB"/>
            </w:rPr>
            <w:delText>impacts</w:delText>
          </w:r>
        </w:del>
      </w:ins>
      <w:ins w:id="176" w:author="Ofir Eriksen" w:date="2026-09-02T14:07:00Z">
        <w:del w:id="177" w:author="Albert Kwame Osei-Owusu" w:date="2026-09-12T09:00:00Z">
          <w:r w:rsidR="00676C31" w:rsidRPr="00676C31">
            <w:rPr>
              <w:lang w:val="en-GB"/>
            </w:rPr>
            <w:delText xml:space="preserve"> and their associated harms are often distributed unevenly across populations, regions, and generations</w:delText>
          </w:r>
        </w:del>
      </w:ins>
      <w:ins w:id="181" w:author="Ofir Eriksen" w:date="2026-09-02T14:06:00Z" w16du:dateUtc="2026-09-02T12:06:00Z">
        <w:del w:id="182" w:author="Albert Kwame Osei-Owusu" w:date="2026-09-12T09:00:00Z">
          <w:r w:rsidR="00306536" w:rsidRPr="00306536">
            <w:rPr>
              <w:noProof/>
              <w:vertAlign w:val="superscript"/>
              <w:lang w:val="en-GB"/>
              <w:rPrChange w:id="183" w:author="Ofir Eriksen" w:date="2026-09-02T14:06:00Z" w16du:dateUtc="2026-09-02T12:06:00Z">
                <w:rPr>
                  <w:lang w:val="da-DK"/>
                </w:rPr>
              </w:rPrChange>
            </w:rPr>
            <w:delText>11</w:delText>
          </w:r>
        </w:del>
      </w:ins>
      <w:ins w:id="184" w:author="Albert Kwame Osei-Owusu" w:date="2026-09-12T09:00:00Z">
        <w:del w:id="185" w:author="Albert Kwame Osei-Owusu" w:date="2026-09-12T09:00:00Z">
          <w:r>
            <w:rPr>
              <w:noProof/>
              <w:highlight w:val="yellow"/>
              <w:lang w:val="en-GB"/>
            </w:rPr>
            <w:delText xml:space="preserve"> [11]</w:delText>
          </w:r>
        </w:del>
      </w:ins>
      <w:ins w:id="188" w:author="Ofir Eriksen" w:date="2026-09-02T14:07:00Z" w16du:dateUtc="2026-09-02T12:07:00Z">
        <w:del w:id="189" w:author="Albert Kwame Osei-Owusu" w:date="2026-09-12T09:00:00Z">
          <w:r w:rsidR="00DD0FFC">
            <w:rPr>
              <w:lang w:val="en-GB"/>
            </w:rPr>
            <w:delText xml:space="preserve">. </w:delText>
          </w:r>
        </w:del>
      </w:ins>
      <w:ins w:id="190" w:author="Ofir Eriksen" w:date="2026-09-02T15:03:00Z">
        <w:del w:id="191" w:author="Albert Kwame Osei-Owusu" w:date="2026-09-12T09:00:00Z">
          <w:r w:rsidR="00FD6DC3" w:rsidRPr="00FD6DC3">
            <w:rPr>
              <w:lang w:val="en-GB"/>
            </w:rPr>
            <w:delText>Similar patterns of spatially decoupled environmental impacts have been documented in other global supply chains, where trade links consumption in one region to environmental pressures in another.</w:delText>
          </w:r>
        </w:del>
      </w:ins>
      <w:ins w:id="192" w:author="Ofir Eriksen" w:date="2026-09-02T15:03:00Z" w16du:dateUtc="2026-09-02T13:03:00Z">
        <w:del w:id="193" w:author="Albert Kwame Osei-Owusu" w:date="2026-09-12T09:00:00Z">
          <w:r w:rsidR="00FD6DC3">
            <w:rPr>
              <w:lang w:val="en-GB"/>
            </w:rPr>
            <w:delText xml:space="preserve"> </w:delText>
          </w:r>
        </w:del>
      </w:ins>
      <w:ins w:id="194" w:author="Ofir Eriksen" w:date="2026-09-02T14:07:00Z" w16du:dateUtc="2026-09-02T12:07:00Z">
        <w:del w:id="195" w:author="Albert Kwame Osei-Owusu" w:date="2026-09-12T09:00:00Z">
          <w:r w:rsidR="00DD0FFC">
            <w:rPr>
              <w:lang w:val="en-GB"/>
            </w:rPr>
            <w:delText>T</w:delText>
          </w:r>
        </w:del>
      </w:ins>
      <w:ins w:id="196" w:author="Ofir Eriksen" w:date="2026-09-02T14:07:00Z">
        <w:del w:id="197" w:author="Albert Kwame Osei-Owusu" w:date="2026-09-12T09:00:00Z">
          <w:r w:rsidR="00DD0FFC" w:rsidRPr="00DD0FFC">
            <w:rPr>
              <w:lang w:val="en-GB"/>
            </w:rPr>
            <w:delText>hese perspectives suggest that understanding the environmental impacts of health care requires attention not only to the magnitude of impacts, but also to where they occur and who is exposed to their consequences</w:delText>
          </w:r>
        </w:del>
      </w:ins>
      <w:ins w:id="202" w:author="Ofir Eriksen" w:date="2026-09-02T14:06:00Z" w16du:dateUtc="2026-09-02T12:06:00Z">
        <w:del w:id="203" w:author="Albert Kwame Osei-Owusu" w:date="2026-09-12T09:00:00Z">
          <w:r w:rsidR="00306536" w:rsidRPr="00306536">
            <w:rPr>
              <w:noProof/>
              <w:vertAlign w:val="superscript"/>
              <w:rPrChange w:id="204" w:author="Ofir Eriksen" w:date="2026-09-02T14:06:00Z" w16du:dateUtc="2026-09-02T12:06:00Z">
                <w:rPr/>
              </w:rPrChange>
            </w:rPr>
            <w:delText>12</w:delText>
          </w:r>
        </w:del>
      </w:ins>
      <w:ins w:id="205" w:author="Albert Kwame Osei-Owusu" w:date="2026-09-12T09:00:00Z">
        <w:del w:id="206" w:author="Albert Kwame Osei-Owusu" w:date="2026-09-12T09:00:00Z">
          <w:r>
            <w:rPr>
              <w:noProof/>
              <w:highlight w:val="yellow"/>
            </w:rPr>
            <w:delText xml:space="preserve"> [12]</w:delText>
          </w:r>
        </w:del>
      </w:ins>
      <w:ins w:id="209" w:author="Ofir Eriksen" w:date="2026-09-02T13:32:00Z" w16du:dateUtc="2026-09-02T11:32:00Z">
        <w:del w:id="210" w:author="Albert Kwame Osei-Owusu" w:date="2026-09-12T09:00:00Z">
          <w:r w:rsidR="00FB15C5" w:rsidRPr="00FB15C5">
            <w:delText>.</w:delText>
          </w:r>
          <w:r w:rsidR="00FB15C5">
            <w:delText xml:space="preserve"> </w:delText>
          </w:r>
        </w:del>
      </w:ins>
      <w:del w:id="211" w:author="Ofir Eriksen" w:date="2026-09-02T13:33:00Z" w16du:dateUtc="2026-09-02T11:33:00Z">
        <w:r w:rsidDel="00FB15C5">
          <w:delText xml:space="preserve">This </w:delText>
        </w:r>
      </w:del>
      <w:ins w:id="212" w:author="Ofir Eriksen" w:date="2026-09-02T13:33:00Z" w16du:dateUtc="2026-09-02T11:33:00Z">
        <w:del w:id="213" w:author="Albert Kwame Osei-Owusu" w:date="2026-09-12T09:00:00Z">
          <w:r w:rsidR="00FB15C5">
            <w:delText xml:space="preserve">The </w:delText>
          </w:r>
        </w:del>
      </w:ins>
      <w:del w:id="214" w:author="Albert Kwame Osei-Owusu" w:date="2026-09-12T09:00:00Z">
        <w:r>
          <w:delText xml:space="preserve">uneven distribution </w:delText>
        </w:r>
      </w:del>
      <w:ins w:id="215" w:author="Ofir Eriksen" w:date="2026-09-02T13:33:00Z" w16du:dateUtc="2026-09-02T11:33:00Z">
        <w:del w:id="216" w:author="Albert Kwame Osei-Owusu" w:date="2026-09-12T09:00:00Z">
          <w:r w:rsidR="00FB15C5">
            <w:delText xml:space="preserve">further </w:delText>
          </w:r>
        </w:del>
      </w:ins>
      <w:del w:id="217" w:author="Albert Kwame Osei-Owusu" w:date="2026-09-12T09:00:00Z">
        <w:r>
          <w:delText xml:space="preserve">highlights the importance of addressing environmental impacts associated with </w:delText>
        </w:r>
        <w:r w:rsidR="004F4CB0">
          <w:delText>health care</w:delText>
        </w:r>
        <w:r>
          <w:delText xml:space="preserve"> delivery, particularly in high-income countries, where </w:delText>
        </w:r>
        <w:r w:rsidR="004F4CB0">
          <w:delText>health care</w:delText>
        </w:r>
        <w:r>
          <w:delText xml:space="preserve"> expenditure is high; Denmark, for example, spen</w:delText>
        </w:r>
      </w:del>
      <w:ins w:id="218" w:author="Ofir Eriksen" w:date="2026-09-01T13:44:00Z" w16du:dateUtc="2026-09-01T11:44:00Z">
        <w:del w:id="219" w:author="Albert Kwame Osei-Owusu" w:date="2026-09-12T09:00:00Z">
          <w:r w:rsidR="0022112B">
            <w:delText>t</w:delText>
          </w:r>
        </w:del>
      </w:ins>
      <w:del w:id="220" w:author="Ofir Eriksen" w:date="2026-09-01T13:44:00Z" w16du:dateUtc="2026-09-01T11:44:00Z">
        <w:r w:rsidDel="0022112B">
          <w:delText>ds</w:delText>
        </w:r>
      </w:del>
      <w:del w:id="221" w:author="Albert Kwame Osei-Owusu" w:date="2026-09-12T09:00:00Z">
        <w:r>
          <w:delText xml:space="preserve"> </w:delText>
        </w:r>
      </w:del>
      <w:del w:id="222" w:author="Ofir Eriksen" w:date="2026-09-01T13:44:00Z" w16du:dateUtc="2026-09-01T11:44:00Z">
        <w:r w:rsidDel="0022112B">
          <w:delText>approximately 10</w:delText>
        </w:r>
      </w:del>
      <w:ins w:id="223" w:author="Ofir Eriksen" w:date="2026-09-01T13:44:00Z" w16du:dateUtc="2026-09-01T11:44:00Z">
        <w:del w:id="224" w:author="Albert Kwame Osei-Owusu" w:date="2026-09-12T09:00:00Z">
          <w:r w:rsidR="0022112B">
            <w:delText>9</w:delText>
          </w:r>
        </w:del>
      </w:ins>
      <w:ins w:id="225" w:author="Ofir Eriksen" w:date="2026-09-01T13:45:00Z" w16du:dateUtc="2026-09-01T11:45:00Z">
        <w:del w:id="226" w:author="Albert Kwame Osei-Owusu" w:date="2026-09-12T09:00:00Z">
          <w:r w:rsidR="002C4AC8">
            <w:delText>.</w:delText>
          </w:r>
        </w:del>
      </w:ins>
      <w:ins w:id="227" w:author="Ofir Eriksen" w:date="2026-09-01T13:44:00Z" w16du:dateUtc="2026-09-01T11:44:00Z">
        <w:del w:id="228" w:author="Albert Kwame Osei-Owusu" w:date="2026-09-12T09:00:00Z">
          <w:r w:rsidR="0022112B">
            <w:delText>4</w:delText>
          </w:r>
        </w:del>
      </w:ins>
      <w:del w:id="229" w:author="Albert Kwame Osei-Owusu" w:date="2026-09-12T09:00:00Z">
        <w:r>
          <w:delText>% of gross domestic product</w:delText>
        </w:r>
      </w:del>
      <w:ins w:id="230" w:author="Ofir Eriksen" w:date="2026-09-01T13:45:00Z" w16du:dateUtc="2026-09-01T11:45:00Z">
        <w:del w:id="231" w:author="Albert Kwame Osei-Owusu" w:date="2026-09-12T09:00:00Z">
          <w:r w:rsidR="002C4AC8">
            <w:delText xml:space="preserve"> (GDP)</w:delText>
          </w:r>
        </w:del>
      </w:ins>
      <w:del w:id="232" w:author="Albert Kwame Osei-Owusu" w:date="2026-09-12T09:00:00Z">
        <w:r>
          <w:delText xml:space="preserve"> on </w:delText>
        </w:r>
        <w:r w:rsidR="004F4CB0">
          <w:delText>health care</w:delText>
        </w:r>
      </w:del>
      <w:ins w:id="233" w:author="Ofir Eriksen" w:date="2026-09-01T13:45:00Z" w16du:dateUtc="2026-09-01T11:45:00Z">
        <w:del w:id="234" w:author="Albert Kwame Osei-Owusu" w:date="2026-09-12T09:00:00Z">
          <w:r w:rsidR="00440346">
            <w:delText xml:space="preserve"> in 2024</w:delText>
          </w:r>
        </w:del>
      </w:ins>
      <w:ins w:id="235" w:author="Ofir Eriksen" w:date="2026-09-01T13:46:00Z" w16du:dateUtc="2026-09-01T11:46:00Z">
        <w:del w:id="236" w:author="Albert Kwame Osei-Owusu" w:date="2026-09-12T09:00:00Z">
          <w:r w:rsidR="0031728F">
            <w:delText xml:space="preserve"> according to an OECD report</w:delText>
          </w:r>
        </w:del>
      </w:ins>
      <w:del w:id="237" w:author="Ofir Eriksen" w:date="2026-09-01T13:45:00Z" w16du:dateUtc="2026-09-01T11:45:00Z">
        <w:r w:rsidDel="00440346">
          <w:delText xml:space="preserve"> </w:delText>
        </w:r>
      </w:del>
      <w:ins w:id="242" w:author="Ofir Eriksen" w:date="2026-09-02T14:44:00Z" w16du:dateUtc="2026-09-02T12:44:00Z">
        <w:del w:id="243" w:author="Albert Kwame Osei-Owusu" w:date="2026-09-12T09:00:00Z">
          <w:r w:rsidR="00E90221" w:rsidRPr="00E90221">
            <w:rPr>
              <w:noProof/>
              <w:vertAlign w:val="superscript"/>
            </w:rPr>
            <w:delText>13</w:delText>
          </w:r>
        </w:del>
      </w:ins>
      <w:ins w:id="244" w:author="Albert Kwame Osei-Owusu" w:date="2026-09-12T09:00:00Z">
        <w:del w:id="245" w:author="Albert Kwame Osei-Owusu" w:date="2026-09-12T09:00:00Z">
          <w:r>
            <w:rPr>
              <w:noProof/>
              <w:highlight w:val="yellow"/>
            </w:rPr>
            <w:delText xml:space="preserve"> [13]</w:delText>
          </w:r>
        </w:del>
      </w:ins>
      <w:del w:id="246" w:author="Ofir Eriksen" w:date="2026-08-31T14:39:00Z" w16du:dateUtc="2026-08-31T12:39:00Z">
        <w:r w:rsidR="00893384" w:rsidRPr="00893384" w:rsidDel="005D1C1A">
          <w:rPr>
            <w:noProof/>
            <w:vertAlign w:val="superscript"/>
          </w:rPr>
          <w:delText>9</w:delText>
        </w:r>
      </w:del>
      <w:del w:id="247" w:author="Albert Kwame Osei-Owusu" w:date="2026-09-12T09:00:00Z">
        <w:r>
          <w:delText xml:space="preserve">. </w:delText>
        </w:r>
      </w:del>
      <w:ins w:id="248" w:author="Albert Kwame Osei-Owusu" w:date="2026-09-12T09:00:00Z">
        <w:r>
          <w:t xml:space="preserve">The central accounting problem is that most of the activity required to provide care occurs in sectors and countries far from where care is consumed. Multi-regional input-output studies consistently show that health care expenditure activates upstream production networks for pharmaceuticals, medical equipment, energy, </w:t>
        </w:r>
        <w:r>
          <w:t xml:space="preserve">construction, business services and transport [2,6], and recent OECD modelling estimates that a large share of health care greenhouse gas emissions is embodied in internationally traded supply chains [1]. Tracing those connections matters because a territorial or facility-based account registers where care is delivered but misses the pressures generated elsewhere to make it possible. </w:t>
        </w:r>
        <w:r>
          <w:t xml:space="preserve">The Earth Commission has argued that environmental sustainability must be judged against the distribution of environmental burdens as well as against biophysical limits [7]. A footprint that shows where pressures occur is a first step towards such an assessment, although it does not show who is affected by them.</w:t>
        </w:r>
      </w:ins>
    </w:p>
    <w:p w14:paraId="33EE6124" w14:textId="77777777" w:rsidR="00006A9A" w:rsidRPr="00C66F1B" w:rsidRDefault="00F40260" w:rsidP="004C5A97">
      <w:pPr>
        <w:spacing w:after="160"/>
        <w:rPr>
          <w:ins w:id="249" w:author="Ofir Eriksen" w:date="2026-08-31T15:09:00Z" w16du:dateUtc="2026-08-31T13:09:00Z"/>
          <w:lang w:val="en-GB"/>
          <w:rPrChange w:id="250" w:author="Ofir Eriksen" w:date="2026-09-02T14:11:00Z" w16du:dateUtc="2026-09-02T12:11:00Z">
            <w:rPr>
              <w:ins w:id="251" w:author="Ofir Eriksen" w:date="2026-08-31T15:09:00Z" w16du:dateUtc="2026-08-31T13:09:00Z"/>
            </w:rPr>
          </w:rPrChange>
        </w:rPr>
      </w:pPr>
      <w:del w:id="252" w:author="Albert Kwame Osei-Owusu" w:date="2026-09-12T09:00:00Z">
        <w:r>
          <w:delText xml:space="preserve">In Denmark, recent policy-oriented assessments have quantified the environmental footprint of the health sector. They estimate that Danish </w:delText>
        </w:r>
        <w:r w:rsidR="004F4CB0">
          <w:delText>health care</w:delText>
        </w:r>
        <w:r>
          <w:delText xml:space="preserve"> contributes on the order of 5 to 6% of national greenhouse gas emissions, while a broader institutional report outlines key emission sources, including energy use, procurement, pharmaceuticals, and transport, but without a complete consumption-based accounting framework </w:delText>
        </w:r>
      </w:del>
      <w:ins w:id="256" w:author="Ofir Eriksen" w:date="2026-09-02T14:44:00Z" w16du:dateUtc="2026-09-02T12:44:00Z">
        <w:del w:id="257" w:author="Albert Kwame Osei-Owusu" w:date="2026-09-12T09:00:00Z">
          <w:r w:rsidR="00E90221" w:rsidRPr="00E90221">
            <w:rPr>
              <w:noProof/>
              <w:vertAlign w:val="superscript"/>
            </w:rPr>
            <w:delText>8,9</w:delText>
          </w:r>
        </w:del>
      </w:ins>
      <w:ins w:id="258" w:author="Albert Kwame Osei-Owusu" w:date="2026-09-12T09:00:00Z">
        <w:del w:id="259" w:author="Albert Kwame Osei-Owusu" w:date="2026-09-12T09:00:00Z">
          <w:r>
            <w:rPr>
              <w:noProof/>
              <w:highlight w:val="yellow"/>
            </w:rPr>
            <w:delText>[8,9]</w:delText>
          </w:r>
        </w:del>
      </w:ins>
      <w:del w:id="260" w:author="Ofir Eriksen" w:date="2026-08-31T14:39:00Z" w16du:dateUtc="2026-08-31T12:39:00Z">
        <w:r w:rsidR="00893384" w:rsidRPr="00893384" w:rsidDel="005D1C1A">
          <w:rPr>
            <w:noProof/>
            <w:vertAlign w:val="superscript"/>
          </w:rPr>
          <w:delText>10,11</w:delText>
        </w:r>
      </w:del>
      <w:del w:id="261" w:author="Albert Kwame Osei-Owusu" w:date="2026-09-12T09:00:00Z">
        <w:r>
          <w:delText>. These assessments have been influential in shaping national discussions</w:delText>
        </w:r>
      </w:del>
      <w:ins w:id="262" w:author="Ofir Eriksen" w:date="2026-08-31T15:09:00Z" w16du:dateUtc="2026-08-31T13:09:00Z">
        <w:del w:id="263" w:author="Albert Kwame Osei-Owusu" w:date="2026-09-12T09:00:00Z">
          <w:r w:rsidR="00EC148A" w:rsidRPr="00EC148A">
            <w:delText xml:space="preserve"> </w:delText>
          </w:r>
        </w:del>
      </w:ins>
      <w:ins w:id="264" w:author="Ofir Eriksen" w:date="2026-08-31T15:09:00Z">
        <w:del w:id="265" w:author="Albert Kwame Osei-Owusu" w:date="2026-09-12T09:00:00Z">
          <w:r w:rsidR="00EC148A" w:rsidRPr="00EC148A">
            <w:delText xml:space="preserve">and have highlighted the importance of procurement and other indirect sources of emissions. </w:delText>
          </w:r>
        </w:del>
      </w:ins>
      <w:ins w:id="266" w:author="Ofir Eriksen" w:date="2026-09-02T14:11:00Z">
        <w:del w:id="267" w:author="Albert Kwame Osei-Owusu" w:date="2026-09-12T09:00:00Z">
          <w:r w:rsidR="00F80EE5" w:rsidRPr="00F80EE5">
            <w:rPr>
              <w:lang w:val="en-GB"/>
            </w:rPr>
            <w:delText>However, they do not provide a comprehensive consumption-based assessment of environmental impacts across multiple categories, nor do they examine the geographical distribution of those impacts across international supply chains. As a result, the extent to which environmental pressures associated with Danish health care are displaced beyond national borders remains insufficiently characterised.</w:delText>
          </w:r>
        </w:del>
      </w:ins>
      <w:ins w:id="268" w:author="Albert Kwame Osei-Owusu" w:date="2026-09-12T09:00:00Z">
        <w:r>
          <w:t xml:space="preserve">No single method captures these pressures with equal completeness and resolution. Process-based life cycle assessment represents individual products, procedures and care pathways in detail, and a large body of such work is now catalogued in open databases [8]. Reviews of the health care literature nevertheless report wide heterogeneity in functional units, system boundaries and inventory coverage, which limits comparison and can leave upstream processes outside the assessed boundary [9,10]. Environmentally extended multi-regional input-output (EE-MRIO) analysis, built on Leontief’s demand-driven algebra [11], offers economy-wide consumption-based coverage of global supply chains, at the cost of aggregated sectors, monetary proportionality assumptions, concordance uncertainty and the </w:t>
        </w:r>
        <w:r>
          <w:t xml:space="preserve">age</w:t>
        </w:r>
        <w:r>
          <w:t xml:space="preserve"> of the underlying tables [12,13]. </w:t>
        </w:r>
        <w:r>
          <w:t xml:space="preserve">Approaches that combine </w:t>
        </w:r>
        <w:r>
          <w:t xml:space="preserve">the two methods</w:t>
        </w:r>
        <w:r>
          <w:t xml:space="preserve"> supplement EE-MRIO estimates with activity-specific data for sources that monetary accounts represent poorly, such as anaesthetic gases, inhaler propellants and private </w:t>
        </w:r>
        <w:del w:id="52390" w:author="Ofir Eriksen" w:date="2026-10-21T09:05:00Z">
          <w:r>
            <w:delText xml:space="preserve">travel,</w:delText>
          </w:r>
        </w:del>
      </w:ins>
      <w:ins w:id="52391" w:author="Ofir Eriksen" w:date="2026-10-21T09:05:00Z">
        <w:r>
          <w:t xml:space="preserve">travel;</w:t>
        </w:r>
      </w:ins>
      <w:ins w:id="52392" w:author="Albert Kwame Osei-Owusu" w:date="2026-09-12T09:00:00Z">
        <w:r>
          <w:t xml:space="preserve"> but integrating top-down and bottom-up evidence introduces boundary and uncertainty problems of its own [13,14]. Capital is a further consequential </w:t>
        </w:r>
        <w:r>
          <w:t xml:space="preserve">choice, because</w:t>
        </w:r>
        <w:r>
          <w:t xml:space="preserve"> conventional input-output accounts treat fixed capital formation as final demand rather than allocating it to the services that use it, which understates the</w:t>
        </w:r>
        <w:r>
          <w:t xml:space="preserve"> footprint of capital-using activities [15].</w:t>
        </w:r>
      </w:ins>
    </w:p>
    <w:p w14:paraId="5B117A91" w14:textId="77777777" w:rsidR="00F40260" w:rsidRPr="00273A3B" w:rsidDel="00EC148A" w:rsidRDefault="00F40260" w:rsidP="004C5A97">
      <w:pPr>
        <w:spacing w:after="160"/>
        <w:rPr>
          <w:del w:id="269" w:author="Ofir Eriksen" w:date="2026-08-31T15:09:00Z" w16du:dateUtc="2026-08-31T13:09:00Z"/>
        </w:rPr>
      </w:pPr>
      <w:del w:id="270" w:author="Ofir Eriksen" w:date="2026-08-31T15:09:00Z" w16du:dateUtc="2026-08-31T13:09:00Z">
        <w:r w:rsidDel="00EC148A">
          <w:delText xml:space="preserve">, yet they rely on simplified system models and do not trace upstream emissions through international supply chains, leaving a gap that environmentally extended input-output approaches are designed to address. </w:delText>
        </w:r>
      </w:del>
    </w:p>
    <w:p w14:paraId="4897FA5F" w14:textId="77777777" w:rsidR="009926A4" w:rsidRDefault="008F217A" w:rsidP="004C5A97">
      <w:pPr>
        <w:spacing w:after="160"/>
      </w:pPr>
      <w:del w:id="271" w:author="Albert Kwame Osei-Owusu" w:date="2026-09-12T09:00:00Z">
        <w:r>
          <w:delText xml:space="preserve">Other studies have reported that a majority of the environmental impacts of </w:delText>
        </w:r>
        <w:r w:rsidR="004F4CB0">
          <w:delText>health care</w:delText>
        </w:r>
        <w:r>
          <w:delText xml:space="preserve"> systems occur outside the physical boundaries of hospitals and clinics </w:delText>
        </w:r>
      </w:del>
      <w:del w:id="273" w:author="Albert Kwame Osei-Owusu" w:date="2026-09-12T09:00:00Z">
        <w:r w:rsidR="00893384" w:rsidRPr="00893384">
          <w:rPr>
            <w:noProof/>
            <w:vertAlign w:val="superscript"/>
          </w:rPr>
          <w:delText>3,5</w:delText>
        </w:r>
      </w:del>
      <w:ins w:id="274" w:author="Albert Kwame Osei-Owusu" w:date="2026-09-12T09:00:00Z">
        <w:del w:id="275" w:author="Albert Kwame Osei-Owusu" w:date="2026-09-12T09:00:00Z">
          <w:r>
            <w:rPr>
              <w:noProof/>
              <w:highlight w:val="yellow"/>
            </w:rPr>
            <w:delText>[3,5]</w:delText>
          </w:r>
        </w:del>
      </w:ins>
      <w:del w:id="276" w:author="Albert Kwame Osei-Owusu" w:date="2026-09-12T09:00:00Z">
        <w:r>
          <w:delText xml:space="preserve">. Direct emissions (particularly in countries with low carbon intensive energy infrastructure) from on‑site energy use and medical activities represent only a fraction of the total impact </w:delText>
        </w:r>
      </w:del>
      <w:ins w:id="283" w:author="Ofir Eriksen" w:date="2026-09-02T14:44:00Z" w16du:dateUtc="2026-09-02T12:44:00Z">
        <w:del w:id="284" w:author="Albert Kwame Osei-Owusu" w:date="2026-09-12T09:00:00Z">
          <w:r w:rsidR="00E90221" w:rsidRPr="00E90221">
            <w:rPr>
              <w:noProof/>
              <w:vertAlign w:val="superscript"/>
            </w:rPr>
            <w:delText>5,14</w:delText>
          </w:r>
        </w:del>
      </w:ins>
      <w:ins w:id="285" w:author="Albert Kwame Osei-Owusu" w:date="2026-09-12T09:00:00Z">
        <w:del w:id="286" w:author="Albert Kwame Osei-Owusu" w:date="2026-09-12T09:00:00Z">
          <w:r>
            <w:rPr>
              <w:noProof/>
              <w:highlight w:val="yellow"/>
            </w:rPr>
            <w:delText>[5,14]</w:delText>
          </w:r>
        </w:del>
      </w:ins>
      <w:del w:id="287" w:author="Ofir Eriksen" w:date="2026-09-02T13:40:00Z" w16du:dateUtc="2026-09-02T11:40:00Z">
        <w:r w:rsidR="00893384" w:rsidRPr="00893384" w:rsidDel="00FB15C5">
          <w:rPr>
            <w:noProof/>
            <w:vertAlign w:val="superscript"/>
          </w:rPr>
          <w:delText>5,12</w:delText>
        </w:r>
      </w:del>
      <w:del w:id="288" w:author="Albert Kwame Osei-Owusu" w:date="2026-09-12T09:00:00Z">
        <w:r>
          <w:delText xml:space="preserve">, while </w:delText>
        </w:r>
      </w:del>
      <w:del w:id="289" w:author="Ofir Eriksen" w:date="2026-08-31T15:11:00Z" w16du:dateUtc="2026-08-31T13:11:00Z">
        <w:r w:rsidDel="0081251B">
          <w:delText xml:space="preserve">the majority </w:delText>
        </w:r>
      </w:del>
      <w:ins w:id="290" w:author="Ofir Eriksen" w:date="2026-08-31T15:11:00Z" w16du:dateUtc="2026-08-31T13:11:00Z">
        <w:del w:id="291" w:author="Albert Kwame Osei-Owusu" w:date="2026-09-12T09:00:00Z">
          <w:r w:rsidR="0081251B">
            <w:delText xml:space="preserve">a substantial share </w:delText>
          </w:r>
        </w:del>
      </w:ins>
      <w:ins w:id="292" w:author="Albert Kwame Osei-Owusu" w:date="2026-09-12T09:00:00Z">
        <w:del w:id="293" w:author="Albert Kwame Osei-Owusu" w:date="2026-09-12T09:00:00Z">
          <w:r w:rsidR="0081251B">
            <w:delText xml:space="preserve">the greater part </w:delText>
          </w:r>
        </w:del>
      </w:ins>
      <w:del w:id="294" w:author="Albert Kwame Osei-Owusu" w:date="2026-09-12T09:00:00Z">
        <w:r>
          <w:delText xml:space="preserve">arises upstream in the supply chain that provides pharmaceuticals, medical equipment, energy, transport services, construction, and other supporting activities </w:delText>
        </w:r>
      </w:del>
      <w:del w:id="296" w:author="Albert Kwame Osei-Owusu" w:date="2026-09-12T09:00:00Z">
        <w:r w:rsidR="00893384" w:rsidRPr="00893384">
          <w:rPr>
            <w:noProof/>
            <w:vertAlign w:val="superscript"/>
          </w:rPr>
          <w:delText>5</w:delText>
        </w:r>
      </w:del>
      <w:ins w:id="297" w:author="Albert Kwame Osei-Owusu" w:date="2026-09-12T09:00:00Z">
        <w:del w:id="298" w:author="Albert Kwame Osei-Owusu" w:date="2026-09-12T09:00:00Z">
          <w:r>
            <w:rPr>
              <w:noProof/>
              <w:highlight w:val="yellow"/>
            </w:rPr>
            <w:delText>[5]</w:delText>
          </w:r>
        </w:del>
      </w:ins>
      <w:del w:id="299" w:author="Albert Kwame Osei-Owusu" w:date="2026-09-12T09:00:00Z">
        <w:r>
          <w:delText xml:space="preserve">. This pattern is also observed in Danish regional assessments of </w:delText>
        </w:r>
        <w:r w:rsidR="004F4CB0">
          <w:delText>health care</w:delText>
        </w:r>
        <w:r>
          <w:delText xml:space="preserve"> emissions, where a regional report attributed approximately 70% of greenhouse gas emissions to the procurement of goods and services </w:delText>
        </w:r>
      </w:del>
      <w:ins w:id="303" w:author="Ofir Eriksen" w:date="2026-09-02T14:44:00Z" w16du:dateUtc="2026-09-02T12:44:00Z">
        <w:del w:id="304" w:author="Albert Kwame Osei-Owusu" w:date="2026-09-12T09:00:00Z">
          <w:r w:rsidR="00E90221" w:rsidRPr="00E90221">
            <w:rPr>
              <w:noProof/>
              <w:vertAlign w:val="superscript"/>
            </w:rPr>
            <w:delText>15</w:delText>
          </w:r>
        </w:del>
      </w:ins>
      <w:ins w:id="305" w:author="Albert Kwame Osei-Owusu" w:date="2026-09-12T09:00:00Z">
        <w:del w:id="306" w:author="Albert Kwame Osei-Owusu" w:date="2026-09-12T09:00:00Z">
          <w:r>
            <w:rPr>
              <w:noProof/>
              <w:highlight w:val="yellow"/>
            </w:rPr>
            <w:delText>[15]</w:delText>
          </w:r>
        </w:del>
      </w:ins>
      <w:del w:id="307" w:author="Ofir Eriksen" w:date="2026-09-02T13:40:00Z" w16du:dateUtc="2026-09-02T11:40:00Z">
        <w:r w:rsidR="00893384" w:rsidRPr="00893384" w:rsidDel="00FB15C5">
          <w:rPr>
            <w:noProof/>
            <w:vertAlign w:val="superscript"/>
          </w:rPr>
          <w:delText>13</w:delText>
        </w:r>
      </w:del>
      <w:del w:id="308" w:author="Albert Kwame Osei-Owusu" w:date="2026-09-12T09:00:00Z">
        <w:r>
          <w:delText xml:space="preserve">. The region covers other areas additional to </w:delText>
        </w:r>
        <w:r w:rsidR="004F4CB0">
          <w:delText>health care</w:delText>
        </w:r>
        <w:r>
          <w:delText xml:space="preserve">, and is therefore not directly comparable, but it reinforces the central role of supply chains in determining and reducing the </w:delText>
        </w:r>
        <w:r w:rsidR="004F4CB0">
          <w:delText>health care</w:delText>
        </w:r>
        <w:r>
          <w:delText xml:space="preserve"> footprint. </w:delText>
        </w:r>
      </w:del>
      <w:ins w:id="309" w:author="Albert Kwame Osei-Owusu" w:date="2026-09-12T09:00:00Z">
        <w:r>
          <w:t xml:space="preserve">The evidence base has broadened beyond carbon, and it shows that the dominant hotspot depends on the pressure measured. Lenzen and colleagues quantified several stressors across 189 countries [2]; </w:t>
        </w:r>
        <w:proofErr w:type="spellStart"/>
        <w:r>
          <w:t>Steenmeijer</w:t>
        </w:r>
        <w:proofErr w:type="spellEnd"/>
        <w:r>
          <w:t xml:space="preserve"> and colleagues showed for the Netherlands that health care’s shares of national material extraction, blue water consumption, land use, waste generation and climate impact differ markedly and arise in different sectors and regions [13]; and Andrieu and colleagues traced resource footprints across 49 regions over two decades with capital </w:t>
        </w:r>
        <w:proofErr w:type="spellStart"/>
        <w:r>
          <w:t>endogenised</w:t>
        </w:r>
        <w:proofErr w:type="spellEnd"/>
        <w:r>
          <w:t xml:space="preserve"> [3]. At subnational scale, greenhouse gases, water and waste in the New South Wales health system</w:t>
        </w:r>
      </w:ins>
      <w:ins w:id="52394" w:author="Ofir Eriksen" w:date="2026-10-21T09:07:00Z">
        <w:r>
          <w:t xml:space="preserve"> also</w:t>
        </w:r>
      </w:ins>
      <w:ins w:id="52395" w:author="Albert Kwame Osei-Owusu" w:date="2026-09-12T09:00:00Z">
        <w:r>
          <w:t xml:space="preserve"> had different contribution structures </w:t>
        </w:r>
        <w:del w:id="52393" w:author="Ofir Eriksen" w:date="2026-10-21T09:07:00Z">
          <w:r>
            <w:delText xml:space="preserve">again </w:delText>
          </w:r>
        </w:del>
        <w:r>
          <w:t xml:space="preserve">[16]. More recent work has separated pharmaceuticals from the broader chemical sectors and documented both the weight and the international outsourcing of pharmaceutical supply-chain emissions [17]. Taken together, these studies show why a carbon-only indicator cannot be assumed to find the same hotspots as materials, water, land or </w:t>
        </w:r>
        <w:r>
          <w:t xml:space="preserve">waste</w:t>
        </w:r>
        <w:r>
          <w:t xml:space="preserve"> [13].</w:t>
        </w:r>
      </w:ins>
    </w:p>
    <w:p w14:paraId="096CE55B" w14:textId="77777777" w:rsidR="009926A4" w:rsidRDefault="00B74763" w:rsidP="004C5A97">
      <w:pPr>
        <w:spacing w:after="160"/>
      </w:pPr>
      <w:del w:id="310" w:author="Albert Kwame Osei-Owusu" w:date="2026-09-12T09:00:00Z">
        <w:r>
          <w:delText xml:space="preserve">Environmental impacts can be assessed using different analytical approaches depending on the scope of interest. Process‑based life cycle assessment (LCA) provides detailed, bottom‑up estimates and has been widely applied in </w:delText>
        </w:r>
        <w:r w:rsidR="004F4CB0">
          <w:delText>health care</w:delText>
        </w:r>
        <w:r>
          <w:delText xml:space="preserve"> to evaluate specific products and clinical activities </w:delText>
        </w:r>
      </w:del>
      <w:ins w:id="314" w:author="Ofir Eriksen" w:date="2026-09-02T14:44:00Z" w16du:dateUtc="2026-09-02T12:44:00Z">
        <w:del w:id="315" w:author="Albert Kwame Osei-Owusu" w:date="2026-09-12T09:00:00Z">
          <w:r w:rsidR="00E90221" w:rsidRPr="00E90221">
            <w:rPr>
              <w:noProof/>
              <w:vertAlign w:val="superscript"/>
            </w:rPr>
            <w:delText>16</w:delText>
          </w:r>
        </w:del>
      </w:ins>
      <w:ins w:id="316" w:author="Albert Kwame Osei-Owusu" w:date="2026-09-12T09:00:00Z">
        <w:del w:id="317" w:author="Albert Kwame Osei-Owusu" w:date="2026-09-12T09:00:00Z">
          <w:r>
            <w:rPr>
              <w:noProof/>
              <w:highlight w:val="yellow"/>
            </w:rPr>
            <w:delText>[16]</w:delText>
          </w:r>
        </w:del>
      </w:ins>
      <w:del w:id="318" w:author="Ofir Eriksen" w:date="2026-09-02T13:40:00Z" w16du:dateUtc="2026-09-02T11:40:00Z">
        <w:r w:rsidR="00893384" w:rsidRPr="00893384" w:rsidDel="00FB15C5">
          <w:rPr>
            <w:noProof/>
            <w:vertAlign w:val="superscript"/>
          </w:rPr>
          <w:delText>14</w:delText>
        </w:r>
      </w:del>
      <w:del w:id="319" w:author="Albert Kwame Osei-Owusu" w:date="2026-09-12T09:00:00Z">
        <w:r>
          <w:delText xml:space="preserve">, but is currently unfeasible to apply to complex sectors due to the myriad of complexity and data requirements. Environmentally extended multi‑regional input‑output analysis (EE‑MRIO) </w:delText>
        </w:r>
      </w:del>
      <w:ins w:id="323" w:author="Ofir Eriksen" w:date="2026-09-02T14:44:00Z" w16du:dateUtc="2026-09-02T12:44:00Z">
        <w:del w:id="324" w:author="Albert Kwame Osei-Owusu" w:date="2026-09-12T09:00:00Z">
          <w:r w:rsidR="00E90221" w:rsidRPr="00E90221">
            <w:rPr>
              <w:noProof/>
              <w:vertAlign w:val="superscript"/>
            </w:rPr>
            <w:delText>17</w:delText>
          </w:r>
        </w:del>
      </w:ins>
      <w:ins w:id="325" w:author="Albert Kwame Osei-Owusu" w:date="2026-09-12T09:00:00Z">
        <w:del w:id="326" w:author="Albert Kwame Osei-Owusu" w:date="2026-09-12T09:00:00Z">
          <w:r>
            <w:rPr>
              <w:noProof/>
              <w:highlight w:val="yellow"/>
            </w:rPr>
            <w:delText>[17]</w:delText>
          </w:r>
        </w:del>
      </w:ins>
      <w:del w:id="327" w:author="Ofir Eriksen" w:date="2026-09-02T13:40:00Z" w16du:dateUtc="2026-09-02T11:40:00Z">
        <w:r w:rsidR="00893384" w:rsidRPr="00893384" w:rsidDel="00FB15C5">
          <w:rPr>
            <w:noProof/>
            <w:vertAlign w:val="superscript"/>
          </w:rPr>
          <w:delText>15</w:delText>
        </w:r>
      </w:del>
      <w:del w:id="328" w:author="Albert Kwame Osei-Owusu" w:date="2026-09-12T09:00:00Z">
        <w:r>
          <w:delText xml:space="preserve"> </w:delText>
        </w:r>
      </w:del>
      <w:del w:id="329" w:author="Ofir Eriksen" w:date="2026-08-31T15:23:00Z" w16du:dateUtc="2026-08-31T13:23:00Z">
        <w:r w:rsidDel="00A85F56">
          <w:delText xml:space="preserve">instead applies </w:delText>
        </w:r>
      </w:del>
      <w:ins w:id="330" w:author="Ofir Eriksen" w:date="2026-08-31T15:23:00Z" w16du:dateUtc="2026-08-31T13:23:00Z">
        <w:del w:id="331" w:author="Albert Kwame Osei-Owusu" w:date="2026-09-12T09:00:00Z">
          <w:r w:rsidR="00A85F56">
            <w:delText xml:space="preserve">provides </w:delText>
          </w:r>
        </w:del>
      </w:ins>
      <w:del w:id="332" w:author="Albert Kwame Osei-Owusu" w:date="2026-09-12T09:00:00Z">
        <w:r>
          <w:delText xml:space="preserve">a top‑down, consumption‑based framework that captures impacts across global supply chains at the sector level, </w:delText>
        </w:r>
      </w:del>
      <w:ins w:id="333" w:author="Ofir Eriksen" w:date="2026-08-31T15:23:00Z" w16du:dateUtc="2026-08-31T13:23:00Z">
        <w:del w:id="334" w:author="Albert Kwame Osei-Owusu" w:date="2026-09-12T09:00:00Z">
          <w:r w:rsidR="007408D7">
            <w:delText xml:space="preserve">making it </w:delText>
          </w:r>
        </w:del>
      </w:ins>
      <w:del w:id="335" w:author="Ofir Eriksen" w:date="2026-08-31T15:23:00Z" w16du:dateUtc="2026-08-31T13:23:00Z">
        <w:r w:rsidDel="007408D7">
          <w:delText xml:space="preserve">is therefore </w:delText>
        </w:r>
      </w:del>
      <w:del w:id="336" w:author="Albert Kwame Osei-Owusu" w:date="2026-09-12T09:00:00Z">
        <w:r>
          <w:delText xml:space="preserve">well suited for system‑wide assessment, and </w:delText>
        </w:r>
      </w:del>
      <w:del w:id="337" w:author="Ofir Eriksen" w:date="2026-08-31T15:24:00Z" w16du:dateUtc="2026-08-31T13:24:00Z">
        <w:r w:rsidDel="00C5654F">
          <w:delText xml:space="preserve">can function </w:delText>
        </w:r>
      </w:del>
      <w:del w:id="338" w:author="Albert Kwame Osei-Owusu" w:date="2026-09-12T09:00:00Z">
        <w:r>
          <w:delText xml:space="preserve">complementary to LCA </w:delText>
        </w:r>
      </w:del>
      <w:ins w:id="342" w:author="Ofir Eriksen" w:date="2026-09-02T14:44:00Z" w16du:dateUtc="2026-09-02T12:44:00Z">
        <w:del w:id="343" w:author="Albert Kwame Osei-Owusu" w:date="2026-09-12T09:00:00Z">
          <w:r w:rsidR="00E90221" w:rsidRPr="00E90221">
            <w:rPr>
              <w:noProof/>
              <w:vertAlign w:val="superscript"/>
            </w:rPr>
            <w:delText>18</w:delText>
          </w:r>
        </w:del>
      </w:ins>
      <w:ins w:id="344" w:author="Albert Kwame Osei-Owusu" w:date="2026-09-12T09:00:00Z">
        <w:del w:id="345" w:author="Albert Kwame Osei-Owusu" w:date="2026-09-12T09:00:00Z">
          <w:r>
            <w:rPr>
              <w:noProof/>
              <w:highlight w:val="yellow"/>
            </w:rPr>
            <w:delText>[18]</w:delText>
          </w:r>
        </w:del>
      </w:ins>
      <w:del w:id="346" w:author="Ofir Eriksen" w:date="2026-09-02T13:40:00Z" w16du:dateUtc="2026-09-02T11:40:00Z">
        <w:r w:rsidR="00893384" w:rsidRPr="00893384" w:rsidDel="00FB15C5">
          <w:rPr>
            <w:noProof/>
            <w:vertAlign w:val="superscript"/>
          </w:rPr>
          <w:delText>16</w:delText>
        </w:r>
      </w:del>
      <w:del w:id="347" w:author="Albert Kwame Osei-Owusu" w:date="2026-09-12T09:00:00Z">
        <w:r>
          <w:delText xml:space="preserve">. </w:delText>
        </w:r>
      </w:del>
      <w:ins w:id="348" w:author="Ofir Eriksen" w:date="2026-08-31T15:24:00Z">
        <w:del w:id="349" w:author="Albert Kwame Osei-Owusu" w:date="2026-09-12T09:00:00Z">
          <w:r w:rsidR="0060396A" w:rsidRPr="0060396A">
            <w:delText>Whereas process-based LCA provides detailed estimates for individual products or activities, EE-MRIO captures the indirect environmental impacts associated with the wider economic activity required to meet health care demand, including impacts occurring in other sectors and countries</w:delText>
          </w:r>
        </w:del>
      </w:ins>
      <w:ins w:id="354" w:author="Ofir Eriksen" w:date="2026-09-02T14:06:00Z" w16du:dateUtc="2026-09-02T12:06:00Z">
        <w:del w:id="355" w:author="Albert Kwame Osei-Owusu" w:date="2026-09-12T09:00:00Z">
          <w:r w:rsidR="00306536" w:rsidRPr="00306536">
            <w:rPr>
              <w:noProof/>
              <w:vertAlign w:val="superscript"/>
              <w:rPrChange w:id="356" w:author="Ofir Eriksen" w:date="2026-09-02T14:06:00Z" w16du:dateUtc="2026-09-02T12:06:00Z">
                <w:rPr/>
              </w:rPrChange>
            </w:rPr>
            <w:delText>18</w:delText>
          </w:r>
        </w:del>
      </w:ins>
      <w:ins w:id="357" w:author="Albert Kwame Osei-Owusu" w:date="2026-09-12T09:00:00Z">
        <w:del w:id="358" w:author="Albert Kwame Osei-Owusu" w:date="2026-09-12T09:00:00Z">
          <w:r>
            <w:rPr>
              <w:noProof/>
              <w:highlight w:val="yellow"/>
            </w:rPr>
            <w:delText xml:space="preserve"> [18]</w:delText>
          </w:r>
        </w:del>
      </w:ins>
      <w:ins w:id="361" w:author="Ofir Eriksen" w:date="2026-08-31T14:43:00Z" w16du:dateUtc="2026-08-31T12:43:00Z">
        <w:del w:id="362" w:author="Albert Kwame Osei-Owusu" w:date="2026-09-12T09:00:00Z">
          <w:r w:rsidR="000C1984" w:rsidRPr="000C1984">
            <w:delText>. Hybrid approaches combine these strengths by using input-output analysis to capture economy-wide supply-chain impacts while incorporating bottom-up estimates for activities that are not adequately represented in monetary input-output accounts</w:delText>
          </w:r>
        </w:del>
      </w:ins>
      <w:ins w:id="367" w:author="Ofir Eriksen" w:date="2026-09-02T14:06:00Z" w16du:dateUtc="2026-09-02T12:06:00Z">
        <w:del w:id="368" w:author="Albert Kwame Osei-Owusu" w:date="2026-09-12T09:00:00Z">
          <w:r w:rsidR="00306536" w:rsidRPr="00306536">
            <w:rPr>
              <w:noProof/>
              <w:vertAlign w:val="superscript"/>
              <w:rPrChange w:id="369" w:author="Ofir Eriksen" w:date="2026-09-02T14:06:00Z" w16du:dateUtc="2026-09-02T12:06:00Z">
                <w:rPr/>
              </w:rPrChange>
            </w:rPr>
            <w:delText>19</w:delText>
          </w:r>
        </w:del>
      </w:ins>
      <w:ins w:id="370" w:author="Albert Kwame Osei-Owusu" w:date="2026-09-12T09:00:00Z">
        <w:del w:id="371" w:author="Albert Kwame Osei-Owusu" w:date="2026-09-12T09:00:00Z">
          <w:r>
            <w:rPr>
              <w:noProof/>
              <w:highlight w:val="yellow"/>
            </w:rPr>
            <w:delText xml:space="preserve"> [19]</w:delText>
          </w:r>
        </w:del>
      </w:ins>
      <w:ins w:id="372" w:author="Ofir Eriksen" w:date="2026-08-31T14:44:00Z" w16du:dateUtc="2026-08-31T12:44:00Z">
        <w:del w:id="373" w:author="Albert Kwame Osei-Owusu" w:date="2026-09-12T09:00:00Z">
          <w:r w:rsidR="00B56669">
            <w:delText>.</w:delText>
          </w:r>
        </w:del>
      </w:ins>
      <w:ins w:id="374" w:author="Ofir Eriksen" w:date="2026-08-31T15:25:00Z" w16du:dateUtc="2026-08-31T13:25:00Z">
        <w:del w:id="375" w:author="Albert Kwame Osei-Owusu" w:date="2026-09-12T09:00:00Z">
          <w:r w:rsidR="00A94DFE">
            <w:delText xml:space="preserve"> </w:delText>
          </w:r>
        </w:del>
      </w:ins>
      <w:ins w:id="376" w:author="Ofir Eriksen" w:date="2026-08-31T15:25:00Z">
        <w:del w:id="377" w:author="Albert Kwame Osei-Owusu" w:date="2026-09-12T09:00:00Z">
          <w:r w:rsidR="00A94DFE" w:rsidRPr="00A94DFE">
            <w:delText>In the context of health care, this combination</w:delText>
          </w:r>
        </w:del>
      </w:ins>
      <w:ins w:id="378" w:author="Albert Kwame Osei-Owusu" w:date="2026-09-12T09:00:00Z">
        <w:del w:id="379" w:author="Albert Kwame Osei-Owusu" w:date="2026-09-12T09:00:00Z">
          <w:r w:rsidR="00A94DFE" w:rsidRPr="00A94DFE">
            <w:delText>For health care, this combination</w:delText>
          </w:r>
        </w:del>
      </w:ins>
      <w:ins w:id="380" w:author="Ofir Eriksen" w:date="2026-08-31T15:25:00Z">
        <w:del w:id="381" w:author="Albert Kwame Osei-Owusu" w:date="2026-09-12T09:00:00Z">
          <w:r w:rsidR="00A94DFE" w:rsidRPr="00A94DFE">
            <w:delText xml:space="preserve"> allows system-wide supply-chain impacts to be quantified while retaining more detailed estimates for specific activities that may be incompletely captured by input-output data.</w:delText>
          </w:r>
        </w:del>
      </w:ins>
      <w:ins w:id="382" w:author="Albert Kwame Osei-Owusu" w:date="2026-09-12T09:00:00Z">
        <w:r>
          <w:t xml:space="preserve">Denmark appears in international </w:t>
        </w:r>
        <w:r>
          <w:t xml:space="preserve">comparisons</w:t>
        </w:r>
        <w:r>
          <w:t xml:space="preserve"> of</w:t>
        </w:r>
        <w:r>
          <w:t xml:space="preserve"> health care </w:t>
        </w:r>
        <w:r>
          <w:t xml:space="preserve">footprints.</w:t>
        </w:r>
        <w:r>
          <w:t xml:space="preserve"> Comparative EE-MRIO studies have estimated the Danish health care greenhouse gas </w:t>
        </w:r>
        <w:r>
          <w:t xml:space="preserve">or carbon dioxide </w:t>
        </w:r>
        <w:r>
          <w:t xml:space="preserve">footprint </w:t>
        </w:r>
        <w:r>
          <w:t xml:space="preserve">[1,6,18</w:t>
        </w:r>
        <w:r>
          <w:t xml:space="preserve">]; Danish regional and </w:t>
        </w:r>
        <w:r>
          <w:t xml:space="preserve">World Health Organization (</w:t>
        </w:r>
        <w:r>
          <w:t xml:space="preserve">WHO</w:t>
        </w:r>
        <w:r>
          <w:t xml:space="preserve">)</w:t>
        </w:r>
        <w:r>
          <w:t xml:space="preserve"> Europe policy documents point to </w:t>
        </w:r>
        <w:r>
          <w:t xml:space="preserve">procurement,</w:t>
        </w:r>
        <w:r>
          <w:t xml:space="preserve"> including pharmaceuticals, energy and </w:t>
        </w:r>
        <w:r>
          <w:t xml:space="preserve">transport,</w:t>
        </w:r>
        <w:r>
          <w:t xml:space="preserve"> as areas for action [19,20]; and a Danish regional inventory attributed about 80% of its 2020 emissions to purchased goods and services [21]. Health care </w:t>
        </w:r>
        <w:r>
          <w:t xml:space="preserve">is </w:t>
        </w:r>
        <w:r>
          <w:t xml:space="preserve">also </w:t>
        </w:r>
        <w:r>
          <w:t xml:space="preserve">economically large,</w:t>
        </w:r>
        <w:r>
          <w:t xml:space="preserve"> about 9.4% of gross domestic product in Denmark in 2024 [22]</w:t>
        </w:r>
        <w:r>
          <w:t xml:space="preserve">, so the footprint of its demand matters at national scale.</w:t>
        </w:r>
        <w:r>
          <w:t xml:space="preserve"> None of this work provides a Denmark-specific national account that links detailed Danish health care demand to several environmental indicators at once and traces where the associated upstream pressures occur. This absence matters beyond </w:t>
        </w:r>
        <w:r>
          <w:t xml:space="preserve">coverage, because</w:t>
        </w:r>
        <w:r>
          <w:t xml:space="preserve"> evidence from other health systems shows that non-climate pressures concentrate in different supply chains and different regions from greenhouse gases [</w:t>
        </w:r>
        <w:r>
          <w:t xml:space="preserve">13,16</w:t>
        </w:r>
        <w:r>
          <w:t xml:space="preserve">], so a carbon-centred or domestically focused Danish strategy could reduce one pressure while leaving, or worsening, others.</w:t>
        </w:r>
      </w:ins>
    </w:p>
    <w:p w14:paraId="31A79B8B" w14:textId="77777777" w:rsidR="00A852D2" w:rsidRDefault="000159B9" w:rsidP="004C5A97">
      <w:pPr>
        <w:spacing w:after="160"/>
      </w:pPr>
      <w:del w:id="383" w:author="Albert Kwame Osei-Owusu" w:date="2026-09-12T09:00:00Z">
        <w:r>
          <w:lastRenderedPageBreak/>
          <w:delText xml:space="preserve">Previous studies have applied environmentally extended input-output and hybrid approaches to assess the environmental impacts of national and multi‑regional </w:delText>
        </w:r>
        <w:r w:rsidR="004F4CB0">
          <w:delText>health care</w:delText>
        </w:r>
        <w:r>
          <w:delText xml:space="preserve"> systems </w:delText>
        </w:r>
      </w:del>
      <w:del w:id="385" w:author="Albert Kwame Osei-Owusu" w:date="2026-09-12T09:00:00Z">
        <w:r w:rsidR="00893384" w:rsidRPr="00893384">
          <w:rPr>
            <w:noProof/>
            <w:vertAlign w:val="superscript"/>
          </w:rPr>
          <w:delText>3,7</w:delText>
        </w:r>
      </w:del>
      <w:del w:id="388" w:author="Albert Kwame Osei-Owusu" w:date="2026-09-12T09:00:00Z">
        <w:r>
          <w:delText xml:space="preserve">. These studies show that </w:delText>
        </w:r>
        <w:r w:rsidR="004F4CB0">
          <w:delText>health care</w:delText>
        </w:r>
        <w:r>
          <w:delText xml:space="preserve"> contributes between 4% (UK </w:delText>
        </w:r>
      </w:del>
      <w:del w:id="390" w:author="Albert Kwame Osei-Owusu" w:date="2026-09-12T09:00:00Z">
        <w:r w:rsidR="00893384" w:rsidRPr="00893384">
          <w:rPr>
            <w:noProof/>
            <w:vertAlign w:val="superscript"/>
          </w:rPr>
          <w:delText>5</w:delText>
        </w:r>
      </w:del>
      <w:del w:id="393" w:author="Albert Kwame Osei-Owusu" w:date="2026-09-12T09:00:00Z">
        <w:r>
          <w:delText xml:space="preserve">) and 10% (US </w:delText>
        </w:r>
      </w:del>
      <w:ins w:id="397" w:author="Ofir Eriksen" w:date="2026-09-02T14:44:00Z" w16du:dateUtc="2026-09-02T12:44:00Z">
        <w:del w:id="398" w:author="Albert Kwame Osei-Owusu" w:date="2026-09-12T09:00:00Z">
          <w:r w:rsidR="00E90221" w:rsidRPr="00E90221">
            <w:rPr>
              <w:noProof/>
              <w:vertAlign w:val="superscript"/>
            </w:rPr>
            <w:delText>20</w:delText>
          </w:r>
        </w:del>
      </w:ins>
      <w:del w:id="401" w:author="Ofir Eriksen" w:date="2026-08-31T14:44:00Z" w16du:dateUtc="2026-08-31T12:44:00Z">
        <w:r w:rsidR="00893384" w:rsidRPr="00893384" w:rsidDel="00B56669">
          <w:rPr>
            <w:noProof/>
            <w:vertAlign w:val="superscript"/>
          </w:rPr>
          <w:delText>17</w:delText>
        </w:r>
      </w:del>
      <w:del w:id="402" w:author="Albert Kwame Osei-Owusu" w:date="2026-09-12T09:00:00Z">
        <w:r>
          <w:delText xml:space="preserve">) of national greenhouse-gas emissions, with the Netherlands at 7.3% </w:delText>
        </w:r>
      </w:del>
      <w:ins w:id="406" w:author="Ofir Eriksen" w:date="2026-09-02T14:44:00Z" w16du:dateUtc="2026-09-02T12:44:00Z">
        <w:del w:id="407" w:author="Albert Kwame Osei-Owusu" w:date="2026-09-12T09:00:00Z">
          <w:r w:rsidR="00E90221" w:rsidRPr="00E90221">
            <w:rPr>
              <w:noProof/>
              <w:vertAlign w:val="superscript"/>
            </w:rPr>
            <w:delText>19</w:delText>
          </w:r>
        </w:del>
      </w:ins>
      <w:del w:id="410" w:author="Ofir Eriksen" w:date="2026-08-31T14:44:00Z" w16du:dateUtc="2026-08-31T12:44:00Z">
        <w:r w:rsidR="00893384" w:rsidRPr="00893384" w:rsidDel="00B56669">
          <w:rPr>
            <w:noProof/>
            <w:vertAlign w:val="superscript"/>
          </w:rPr>
          <w:delText>18</w:delText>
        </w:r>
      </w:del>
      <w:del w:id="411" w:author="Albert Kwame Osei-Owusu" w:date="2026-09-12T09:00:00Z">
        <w:r>
          <w:delText xml:space="preserve"> and the global average between 4.4 and 4.6% </w:delText>
        </w:r>
      </w:del>
      <w:ins w:id="415" w:author="Ofir Eriksen" w:date="2026-09-02T14:44:00Z" w16du:dateUtc="2026-09-02T12:44:00Z">
        <w:del w:id="416" w:author="Albert Kwame Osei-Owusu" w:date="2026-09-12T09:00:00Z">
          <w:r w:rsidR="00E90221" w:rsidRPr="00E90221">
            <w:rPr>
              <w:noProof/>
              <w:vertAlign w:val="superscript"/>
            </w:rPr>
            <w:delText>4,8</w:delText>
          </w:r>
        </w:del>
      </w:ins>
      <w:del w:id="419" w:author="Ofir Eriksen" w:date="2026-08-31T14:39:00Z" w16du:dateUtc="2026-08-31T12:39:00Z">
        <w:r w:rsidR="00893384" w:rsidRPr="00893384" w:rsidDel="005D1C1A">
          <w:rPr>
            <w:noProof/>
            <w:vertAlign w:val="superscript"/>
          </w:rPr>
          <w:delText>4,10</w:delText>
        </w:r>
      </w:del>
      <w:del w:id="420" w:author="Albert Kwame Osei-Owusu" w:date="2026-09-12T09:00:00Z">
        <w:r>
          <w:delText>. The</w:delText>
        </w:r>
      </w:del>
      <w:ins w:id="421" w:author="Ofir Eriksen" w:date="2026-08-31T15:18:00Z" w16du:dateUtc="2026-08-31T13:18:00Z">
        <w:del w:id="422" w:author="Albert Kwame Osei-Owusu" w:date="2026-09-12T09:00:00Z">
          <w:r w:rsidR="007813E4">
            <w:delText>se</w:delText>
          </w:r>
        </w:del>
      </w:ins>
      <w:del w:id="423" w:author="Albert Kwame Osei-Owusu" w:date="2026-09-12T09:00:00Z">
        <w:r>
          <w:delText xml:space="preserve"> </w:delText>
        </w:r>
      </w:del>
      <w:del w:id="424" w:author="Ofir Eriksen" w:date="2026-08-31T15:18:00Z" w16du:dateUtc="2026-08-31T13:18:00Z">
        <w:r w:rsidDel="007813E4">
          <w:delText xml:space="preserve">results from these </w:delText>
        </w:r>
      </w:del>
      <w:del w:id="425" w:author="Albert Kwame Osei-Owusu" w:date="2026-09-12T09:00:00Z">
        <w:r>
          <w:delText xml:space="preserve">studies underline the importance of system‑wide approaches for understanding where environmental impacts arise within </w:delText>
        </w:r>
        <w:r w:rsidR="004F4CB0">
          <w:delText>health care</w:delText>
        </w:r>
        <w:r>
          <w:delText xml:space="preserve"> systems. </w:delText>
        </w:r>
      </w:del>
      <w:ins w:id="11874" w:author="Albert Kwame Osei-Owusu" w:date="2026-09-14T09:00:00Z">
        <w:r>
          <w:t xml:space="preserve">This study asks: what are the magnitude, sectoral origins and geographical distribution of the environmental impacts associated with Danish health care demand? We answer that question for 2022 by building health care final demand from Statistics Denmark’s published 117-industry input-output table and linking it to global supply chains through EXIOBASE version 3.8.2, for climate change, material extraction, blue water consumption, land use and waste generation.</w:t>
        </w:r>
        <w:r>
          <w:t xml:space="preserve"> The input-output estimates are supplemented with bottom-up terms for anaesthetic gases, inhaler propellants and private travel, and with Danish national-accounts figures for the sector’s own operational emissions and waste. Gross fixed capital formation is left outside the headline, and the size of that omission is </w:t>
        </w:r>
        <w:r>
          <w:t xml:space="preserve">estimated</w:t>
        </w:r>
        <w:r>
          <w:t xml:space="preserve"> rather than assumed away. Parameter uncertainty is propagated by Monte Carlo simulation and attributed to inputs by variance decomposition.</w:t>
        </w:r>
      </w:ins>
    </w:p>
    <w:p w14:paraId="0606E1EA" w14:textId="77777777" w:rsidR="006066A6" w:rsidRDefault="00A852D2" w:rsidP="004C5A97">
      <w:pPr>
        <w:spacing w:after="160"/>
        <w:rPr>
          <w:ins w:id="427" w:author="Ofir Eriksen" w:date="2026-08-31T15:19:00Z" w16du:dateUtc="2026-08-31T13:19:00Z"/>
        </w:rPr>
      </w:pPr>
      <w:del w:id="428" w:author="Albert Kwame Osei-Owusu" w:date="2026-09-12T09:00:00Z">
        <w:r>
          <w:delText xml:space="preserve">Despite an increasing number of studies on </w:delText>
        </w:r>
        <w:r w:rsidR="004F4CB0">
          <w:delText>health care</w:delText>
        </w:r>
        <w:r>
          <w:delText xml:space="preserve">’s environmental impacts, geographical coverage remains limited </w:delText>
        </w:r>
      </w:del>
      <w:del w:id="430" w:author="Albert Kwame Osei-Owusu" w:date="2026-09-12T09:00:00Z">
        <w:r w:rsidR="00893384" w:rsidRPr="00893384">
          <w:rPr>
            <w:noProof/>
            <w:vertAlign w:val="superscript"/>
          </w:rPr>
          <w:delText>4,7</w:delText>
        </w:r>
      </w:del>
      <w:del w:id="433" w:author="Albert Kwame Osei-Owusu" w:date="2026-09-12T09:00:00Z">
        <w:r>
          <w:delText xml:space="preserve">. National </w:delText>
        </w:r>
        <w:r w:rsidR="004F4CB0">
          <w:delText>health care</w:delText>
        </w:r>
        <w:r>
          <w:delText xml:space="preserve"> systems differ in organisation, energy supply, procurement patterns, and reliance on imports, which means that results from one country cannot be transferred directly to another </w:delText>
        </w:r>
      </w:del>
      <w:ins w:id="440" w:author="Ofir Eriksen" w:date="2026-09-02T14:44:00Z" w16du:dateUtc="2026-09-02T12:44:00Z">
        <w:del w:id="441" w:author="Albert Kwame Osei-Owusu" w:date="2026-09-12T09:00:00Z">
          <w:r w:rsidR="00E90221" w:rsidRPr="00E90221">
            <w:rPr>
              <w:noProof/>
              <w:vertAlign w:val="superscript"/>
            </w:rPr>
            <w:delText>3,7,19</w:delText>
          </w:r>
        </w:del>
      </w:ins>
      <w:del w:id="444" w:author="Ofir Eriksen" w:date="2026-08-31T14:44:00Z" w16du:dateUtc="2026-08-31T12:44:00Z">
        <w:r w:rsidR="00893384" w:rsidRPr="00893384" w:rsidDel="00B56669">
          <w:rPr>
            <w:noProof/>
            <w:vertAlign w:val="superscript"/>
          </w:rPr>
          <w:delText>3,7,18</w:delText>
        </w:r>
      </w:del>
      <w:del w:id="445" w:author="Albert Kwame Osei-Owusu" w:date="2026-09-12T09:00:00Z">
        <w:r>
          <w:delText xml:space="preserve">. Hybrid approaches have been developed, which combine MRIO‑based estimates with bottom‑up calculations for specific activities that are not well represented in monetary accounts, such as anaesthetic gases and private travel </w:delText>
        </w:r>
      </w:del>
      <w:ins w:id="449" w:author="Ofir Eriksen" w:date="2026-09-02T14:44:00Z" w16du:dateUtc="2026-09-02T12:44:00Z">
        <w:del w:id="450" w:author="Albert Kwame Osei-Owusu" w:date="2026-09-12T09:00:00Z">
          <w:r w:rsidR="00E90221" w:rsidRPr="00E90221">
            <w:rPr>
              <w:noProof/>
              <w:vertAlign w:val="superscript"/>
            </w:rPr>
            <w:delText>19</w:delText>
          </w:r>
        </w:del>
      </w:ins>
      <w:del w:id="453" w:author="Ofir Eriksen" w:date="2026-08-31T14:44:00Z" w16du:dateUtc="2026-08-31T12:44:00Z">
        <w:r w:rsidR="00893384" w:rsidRPr="00893384" w:rsidDel="00B56669">
          <w:rPr>
            <w:noProof/>
            <w:vertAlign w:val="superscript"/>
          </w:rPr>
          <w:delText>18</w:delText>
        </w:r>
      </w:del>
      <w:del w:id="454" w:author="Albert Kwame Osei-Owusu" w:date="2026-09-12T09:00:00Z">
        <w:r>
          <w:delText xml:space="preserve">. </w:delText>
        </w:r>
      </w:del>
      <w:ins w:id="455" w:author="Ofir Eriksen" w:date="2026-08-31T15:19:00Z">
        <w:del w:id="456" w:author="Albert Kwame Osei-Owusu" w:date="2026-09-12T09:00:00Z">
          <w:r w:rsidR="00B56410" w:rsidRPr="00B56410">
            <w:delText xml:space="preserve">To our knowledge, no comprehensive assessment of the environmental impacts of the Danish health care system using an </w:delText>
          </w:r>
        </w:del>
      </w:ins>
      <w:ins w:id="457" w:author="Ofir Eriksen" w:date="2026-09-01T13:36:00Z" w16du:dateUtc="2026-09-01T11:36:00Z">
        <w:del w:id="458" w:author="Albert Kwame Osei-Owusu" w:date="2026-09-12T09:00:00Z">
          <w:r w:rsidR="003E5367">
            <w:delText>Environmen</w:delText>
          </w:r>
          <w:r w:rsidR="005650EF">
            <w:delText>tally Extended Input Output (</w:delText>
          </w:r>
        </w:del>
      </w:ins>
      <w:ins w:id="459" w:author="Ofir Eriksen" w:date="2026-08-31T15:19:00Z">
        <w:del w:id="460" w:author="Albert Kwame Osei-Owusu" w:date="2026-09-12T09:00:00Z">
          <w:r w:rsidR="00B56410" w:rsidRPr="00B56410">
            <w:delText>EEIO</w:delText>
          </w:r>
        </w:del>
      </w:ins>
      <w:ins w:id="461" w:author="Ofir Eriksen" w:date="2026-09-01T13:36:00Z" w16du:dateUtc="2026-09-01T11:36:00Z">
        <w:del w:id="462" w:author="Albert Kwame Osei-Owusu" w:date="2026-09-12T09:00:00Z">
          <w:r w:rsidR="005650EF">
            <w:delText>)</w:delText>
          </w:r>
        </w:del>
      </w:ins>
      <w:ins w:id="463" w:author="Ofir Eriksen" w:date="2026-08-31T15:19:00Z">
        <w:del w:id="464" w:author="Albert Kwame Osei-Owusu" w:date="2026-09-12T09:00:00Z">
          <w:r w:rsidR="00B56410" w:rsidRPr="00B56410">
            <w:delText xml:space="preserve"> or hybrid framework combined with Danish health care expenditure data has been published. Such an assessment allows the environmental footprint of Danish health care to be quantified across multiple impact categories while tracing the sectors and geographical regions in which the associated impacts occur.</w:delText>
          </w:r>
        </w:del>
      </w:ins>
      <w:ins w:id="12875" w:author="Albert Kwame Osei-Owusu" w:date="2026-09-14T09:00:00Z">
        <w:r>
          <w:t xml:space="preserve">Danish health care was associated with 4,267 </w:t>
        </w:r>
        <w:r>
          <w:t xml:space="preserve">kilotonnes of carbon dioxide equivalent (</w:t>
        </w:r>
        <w:r>
          <w:t xml:space="preserve">kt CO₂e</w:t>
        </w:r>
        <w:r>
          <w:t xml:space="preserve">)</w:t>
        </w:r>
        <w:r>
          <w:t xml:space="preserve"> in 2022 and with between 2.1% and 6.5% of the national </w:t>
        </w:r>
        <w:r>
          <w:t xml:space="preserve">footprints</w:t>
        </w:r>
        <w:r>
          <w:t xml:space="preserve"> across the five categories, with the dominant sources and locations differing by category. </w:t>
        </w:r>
        <w:r>
          <w:t xml:space="preserve">Pharmaceuticals and chemical products were the largest contributor to four of the five categories and food to land use; because the model represents medicines by one aggregated sector, Chemicals </w:t>
        </w:r>
        <w:r>
          <w:t xml:space="preserve">not elsewhere classified (n.e.c.),</w:t>
        </w:r>
        <w:r>
          <w:t xml:space="preserve"> the pharmaceutical result describes chemically intensive supply chains rather than pharmaceutical production alone.</w:t>
        </w:r>
        <w:r>
          <w:t xml:space="preserve"> Most blue water consumption and land use occurred outside Denmark and Europe, whereas material extraction and waste generation were comparatively domestic. The</w:t>
        </w:r>
        <w:r>
          <w:t xml:space="preserve"> study’s</w:t>
        </w:r>
        <w:r>
          <w:t xml:space="preserve"> contribution is </w:t>
        </w:r>
        <w:r>
          <w:t xml:space="preserve">diagnostic. It provides</w:t>
        </w:r>
        <w:r>
          <w:t xml:space="preserve"> a multi-impact, consumption-based and geographically explicit account of where the pressures associated with Danish health care arise, and therefore of where closer assessment and mitigation analysis would repay the </w:t>
        </w:r>
        <w:r>
          <w:t xml:space="preserve">effort, but it</w:t>
        </w:r>
        <w:r>
          <w:t xml:space="preserve"> does not estimate the effectiveness of particular interventions.</w:t>
        </w:r>
      </w:ins>
    </w:p>
    <w:p w14:paraId="51158D3F" w14:textId="77777777" w:rsidR="00A852D2" w:rsidRDefault="00A852D2" w:rsidP="004C5A97">
      <w:pPr>
        <w:spacing w:after="160"/>
        <w:rPr>
          <w:del w:id="51346" w:author="Albert Kwame Osei-Owusu" w:date="2026-09-14T16:00:00Z"/>
        </w:rPr>
      </w:pPr>
      <w:del w:id="466" w:author="Ofir Eriksen" w:date="2026-08-31T15:19:00Z" w16du:dateUtc="2026-08-31T13:19:00Z">
        <w:r w:rsidDel="00B56410">
          <w:delText xml:space="preserve">Currently, no comprehensive assessment of the environmental impacts of the Danish </w:delText>
        </w:r>
        <w:r w:rsidR="004F4CB0" w:rsidDel="00B56410">
          <w:delText>health care</w:delText>
        </w:r>
        <w:r w:rsidDel="00B56410">
          <w:delText xml:space="preserve"> system using an EEIO or hybrid framework combined with Danish expenditure data has been published. </w:delText>
        </w:r>
      </w:del>
    </w:p>
    <w:p w14:paraId="42D88F6A" w14:textId="77777777" w:rsidR="00FC0571" w:rsidRDefault="00A852D2" w:rsidP="004C5A97">
      <w:pPr>
        <w:spacing w:after="160"/>
        <w:rPr>
          <w:del w:id="51348" w:author="Albert Kwame Osei-Owusu" w:date="2026-09-14T16:00:00Z"/>
        </w:rPr>
      </w:pPr>
      <w:del w:id="467" w:author="Albert Kwame Osei-Owusu" w:date="2026-09-12T09:00:00Z">
        <w:r>
          <w:delText xml:space="preserve">This study addresses this gap by assessing the environmental impacts of the Danish </w:delText>
        </w:r>
        <w:r w:rsidR="004F4CB0">
          <w:delText>health care</w:delText>
        </w:r>
        <w:r>
          <w:delText xml:space="preserve"> system using an environmentally extended multi‑regional input‑output framework combined with selected bottom‑up data sources. </w:delText>
        </w:r>
      </w:del>
      <w:ins w:id="468" w:author="Ofir Eriksen" w:date="2026-09-02T13:42:00Z">
        <w:del w:id="469" w:author="Albert Kwame Osei-Owusu" w:date="2026-09-12T09:00:00Z">
          <w:r w:rsidR="00FB15C5" w:rsidRPr="00FB15C5">
            <w:delText>By linking Danish health care demand</w:delText>
          </w:r>
        </w:del>
      </w:ins>
      <w:ins w:id="470" w:author="Albert Kwame Osei-Owusu" w:date="2026-09-12T09:00:00Z">
        <w:del w:id="471" w:author="Albert Kwame Osei-Owusu" w:date="2026-09-12T09:00:00Z">
          <w:r w:rsidR="00FB15C5" w:rsidRPr="00FB15C5">
            <w:delText>health care demand</w:delText>
          </w:r>
        </w:del>
      </w:ins>
      <w:ins w:id="472" w:author="Ofir Eriksen" w:date="2026-09-02T13:42:00Z">
        <w:del w:id="473" w:author="Albert Kwame Osei-Owusu" w:date="2026-09-12T09:00:00Z">
          <w:r w:rsidR="00FB15C5" w:rsidRPr="00FB15C5">
            <w:delText xml:space="preserve"> to global supply chains, we quantify five environmental impact categories and identify the sectors and geographical regions in which associated impacts occur. In doing so, we provide insight into the magnitude of health care-related environmental </w:delText>
          </w:r>
        </w:del>
      </w:ins>
      <w:ins w:id="474" w:author="Ofir Eriksen" w:date="2026-09-02T13:59:00Z" w16du:dateUtc="2026-09-02T11:59:00Z">
        <w:del w:id="475" w:author="Albert Kwame Osei-Owusu" w:date="2026-09-12T09:00:00Z">
          <w:r w:rsidR="00FE760A">
            <w:delText>impacts</w:delText>
          </w:r>
          <w:r w:rsidR="00C5054A">
            <w:delText xml:space="preserve"> and highlight </w:delText>
          </w:r>
        </w:del>
      </w:ins>
      <w:ins w:id="476" w:author="Ofir Eriksen" w:date="2026-09-02T13:42:00Z">
        <w:del w:id="477" w:author="Albert Kwame Osei-Owusu" w:date="2026-09-12T09:00:00Z">
          <w:r w:rsidR="00FB15C5" w:rsidRPr="00FB15C5">
            <w:delText xml:space="preserve">the extent to which those </w:delText>
          </w:r>
        </w:del>
      </w:ins>
      <w:ins w:id="478" w:author="Ofir Eriksen" w:date="2026-09-02T13:59:00Z" w16du:dateUtc="2026-09-02T11:59:00Z">
        <w:del w:id="479" w:author="Albert Kwame Osei-Owusu" w:date="2026-09-12T09:00:00Z">
          <w:r w:rsidR="00C5054A">
            <w:delText xml:space="preserve">impacts </w:delText>
          </w:r>
        </w:del>
      </w:ins>
      <w:ins w:id="480" w:author="Ofir Eriksen" w:date="2026-09-02T13:42:00Z">
        <w:del w:id="481" w:author="Albert Kwame Osei-Owusu" w:date="2026-09-12T09:00:00Z">
          <w:r w:rsidR="00FB15C5" w:rsidRPr="00FB15C5">
            <w:delText>are geographically displaced beyond the regions in which health care services</w:delText>
          </w:r>
        </w:del>
      </w:ins>
      <w:ins w:id="482" w:author="Albert Kwame Osei-Owusu" w:date="2026-09-12T09:00:00Z">
        <w:del w:id="483" w:author="Albert Kwame Osei-Owusu" w:date="2026-09-12T09:00:00Z">
          <w:r w:rsidR="00FB15C5" w:rsidRPr="00FB15C5">
            <w:delText>health care services</w:delText>
          </w:r>
        </w:del>
      </w:ins>
      <w:ins w:id="484" w:author="Ofir Eriksen" w:date="2026-09-02T13:42:00Z">
        <w:del w:id="485" w:author="Albert Kwame Osei-Owusu" w:date="2026-09-12T09:00:00Z">
          <w:r w:rsidR="00FB15C5" w:rsidRPr="00FB15C5">
            <w:delText xml:space="preserve"> are consumed</w:delText>
          </w:r>
        </w:del>
      </w:ins>
      <w:ins w:id="486" w:author="Ofir Eriksen" w:date="2026-08-31T14:47:00Z" w16du:dateUtc="2026-08-31T12:47:00Z">
        <w:del w:id="487" w:author="Albert Kwame Osei-Owusu" w:date="2026-09-12T09:00:00Z">
          <w:r w:rsidR="000B749B" w:rsidRPr="000B749B">
            <w:delText>.</w:delText>
          </w:r>
          <w:r w:rsidR="008E0FBB">
            <w:delText xml:space="preserve"> </w:delText>
          </w:r>
        </w:del>
      </w:ins>
      <w:del w:id="488" w:author="Albert Kwame Osei-Owusu" w:date="2026-09-12T09:00:00Z">
        <w:r>
          <w:delText xml:space="preserve">We found that Danish </w:delText>
        </w:r>
        <w:r w:rsidR="004F4CB0">
          <w:delText>health care</w:delText>
        </w:r>
        <w:r>
          <w:delText xml:space="preserve"> was responsible for 4,815 kt CO₂e (5.6% of national emissions) in 2019, with transport-related activities contributing with approximately half of the greenhouse gas emissions and pharmaceutical and chemical products dominating material extraction, blue-water consumption and waste generation. A significant portion of impacts occurred outside Denmark and Europe. </w:delText>
        </w:r>
      </w:del>
      <w:ins w:id="489" w:author="Albert Kwame Osei-Owusu" w:date="2026-09-12T09:00:00Z">
        <w:del w:id="490" w:author="Albert Kwame Osei-Owusu" w:date="2026-09-12T09:00:00Z">
          <w:r>
            <w:delText xml:space="preserve"> was responsible for 4,652 kt CO₂e in 2022 (95% interval 4,012 to 5,460), 6.0% of the national consumption-based total, with pharmaceuticals and chemical products the largest contributor to the climate footprint and to each of the other four categories. Blue water consumption and land use occurred predominantly outside Denmark and Europe. </w:delText>
          </w:r>
        </w:del>
      </w:ins>
    </w:p>
    <w:p w14:paraId="0902B412" w14:textId="77777777" w:rsidR="00253CD3" w:rsidRPr="000C1F99" w:rsidRDefault="00A65CFD" w:rsidP="004C5A97">
      <w:pPr>
        <w:pStyle w:val="Heading1"/>
        <w:pPrChange w:id="48200" w:author="Albert Kwame Osei-Owusu" w:date="2026-09-14T09:00:00Z">
          <w:pPr>
            <w:spacing w:after="160"/>
          </w:pPr>
        </w:pPrChange>
      </w:pPr>
      <w:r>
        <w:rPr/>
        <w:t xml:space="preserve">Methods</w:t>
      </w:r>
      <w:del w:id="51334" w:author="Albert Kwame Osei-Owusu" w:date="2026-09-14T16:00:00Z">
        <w:r>
          <w:rPr/>
          <w:delText xml:space="preserve"> </w:delText>
        </w:r>
      </w:del>
    </w:p>
    <w:p>
      <w:pPr>
        <w:pStyle w:val="Heading2"/>
        <w:rPr>
          <w:ins w:id="2228" w:author="Albert Kwame Osei-Owusu" w:date="2026-09-13T09:00:00Z"/>
        </w:rPr>
      </w:pPr>
      <w:ins w:id="2229" w:author="Albert Kwame Osei-Owusu" w:date="2026-09-13T09:00:00Z">
        <w:r>
          <w:rPr/>
          <w:t xml:space="preserve">Study design and boundary</w:t>
        </w:r>
      </w:ins>
    </w:p>
    <w:p w14:paraId="47C2D2DB" w14:textId="77777777" w:rsidR="003A171A" w:rsidRDefault="003A171A" w:rsidP="004C5A97">
      <w:pPr>
        <w:spacing w:after="160"/>
      </w:pPr>
      <w:del w:id="3145" w:author="Albert Kwame Osei-Owusu" w:date="2026-09-13T09:00:00Z">
        <w:r>
          <w:delText xml:space="preserve">We applied an environmentally extended multi-regional input-output (EE‑MRIO) analysis supplemented with bottom-up estimates for selected emission sources. The term “hybrid” is used in a limited sense, as the bottom-up components are added to the model results and do not constitute an integrated hybrid life cycle assessment framework. </w:delText>
        </w:r>
      </w:del>
      <w:del w:id="3146" w:author="Albert Kwame Osei-Owusu" w:date="2026-09-13T09:00:00Z">
        <w:r w:rsidR="004F4CB0">
          <w:delText>Health care</w:delText>
        </w:r>
      </w:del>
      <w:del w:id="491" w:author="Albert Kwame Osei-Owusu" w:date="2026-09-12T09:00:00Z">
        <w:r>
          <w:delText xml:space="preserve"> demand was represented using expenditure data from Danish supply-use tables, structured in accordance with the System of Health Accounts </w:delText>
        </w:r>
      </w:del>
      <w:ins w:id="492" w:author="Albert Kwame Osei-Owusu" w:date="2026-09-12T09:00:00Z">
        <w:del w:id="3147" w:author="Albert Kwame Osei-Owusu" w:date="2026-09-13T09:00:00Z">
          <w:r>
            <w:delText xml:space="preserve"> demand was built from Statistics Denmark's published 117-industry input-output table, structured in accordance with the System of Health Accounts </w:delText>
          </w:r>
        </w:del>
      </w:ins>
      <w:ins w:id="495" w:author="Ofir Eriksen" w:date="2026-09-02T14:44:00Z" w16du:dateUtc="2026-09-02T12:44:00Z">
        <w:del w:id="496" w:author="Albert Kwame Osei-Owusu" w:date="2026-09-12T09:00:00Z">
          <w:r w:rsidR="00E90221" w:rsidRPr="00E90221">
            <w:rPr>
              <w:noProof/>
              <w:vertAlign w:val="superscript"/>
            </w:rPr>
            <w:delText>21</w:delText>
          </w:r>
        </w:del>
      </w:ins>
      <w:ins w:id="497" w:author="Albert Kwame Osei-Owusu" w:date="2026-09-12T09:00:00Z">
        <w:del w:id="3151" w:author="Albert Kwame Osei-Owusu" w:date="2026-09-13T09:00:00Z">
          <w:r>
            <w:rPr>
              <w:noProof/>
              <w:highlight w:val="yellow"/>
            </w:rPr>
            <w:delText>[21]</w:delText>
          </w:r>
        </w:del>
      </w:ins>
      <w:del w:id="498" w:author="Ofir Eriksen" w:date="2026-09-02T13:40:00Z" w16du:dateUtc="2026-09-02T11:40:00Z">
        <w:r w:rsidR="00893384" w:rsidRPr="00893384" w:rsidDel="00FB15C5">
          <w:rPr>
            <w:noProof/>
            <w:vertAlign w:val="superscript"/>
          </w:rPr>
          <w:delText>19</w:delText>
        </w:r>
      </w:del>
      <w:del w:id="499" w:author="Albert Kwame Osei-Owusu" w:date="2026-09-12T09:00:00Z">
        <w:r>
          <w:delText xml:space="preserve">. The analysis is based on EXIOBASE v3.7 (reference year 2016; euros at basic prices). Danish </w:delText>
        </w:r>
      </w:del>
      <w:ins w:id="500" w:author="Albert Kwame Osei-Owusu" w:date="2026-09-12T09:00:00Z">
        <w:del w:id="3153" w:author="Albert Kwame Osei-Owusu" w:date="2026-09-13T09:00:00Z">
          <w:r>
            <w:delText xml:space="preserve">. The analysis is based on EXIOBASE version 3.8.2, industry by industry, for the reference year 2022, in euros at basic prices. Danish </w:delText>
          </w:r>
        </w:del>
      </w:ins>
      <w:del w:id="3154" w:author="Albert Kwame Osei-Owusu" w:date="2026-09-13T09:00:00Z">
        <w:r w:rsidR="004F4CB0">
          <w:delText>health care</w:delText>
        </w:r>
      </w:del>
      <w:del w:id="501" w:author="Albert Kwame Osei-Owusu" w:date="2026-09-12T09:00:00Z">
        <w:r>
          <w:delText xml:space="preserve"> expenditure data for 2019 were aligned to this price system without explicit deflation, as the analysis focuses on structural relationships and relative contributions rather than time-series comparability, avoiding additional uncertainty from sector-specific deflators. Results should therefore be interpreted as indicative of the 2019 </w:delText>
        </w:r>
      </w:del>
      <w:ins w:id="502" w:author="Albert Kwame Osei-Owusu" w:date="2026-09-12T09:00:00Z">
        <w:del w:id="3155" w:author="Albert Kwame Osei-Owusu" w:date="2026-09-13T09:00:00Z">
          <w:r>
            <w:delText xml:space="preserve"> expenditure data for 2022 are expressed in the price system of that same year, so the demand year and the model year coincide, no deflation is required, and no deflator uncertainty enters the estimate. Results should be read as the 2022 </w:delText>
          </w:r>
        </w:del>
      </w:ins>
      <w:del w:id="3156" w:author="Albert Kwame Osei-Owusu" w:date="2026-09-13T09:00:00Z">
        <w:r w:rsidR="004F4CB0">
          <w:delText>health care</w:delText>
        </w:r>
      </w:del>
      <w:del w:id="503" w:author="Albert Kwame Osei-Owusu" w:date="2026-09-12T09:00:00Z">
        <w:r>
          <w:delText xml:space="preserve"> structure represented within a 2016 price system. Differences in price-base treatment relative to other studies, such as PPP-adjusted USD </w:delText>
        </w:r>
      </w:del>
      <w:ins w:id="504" w:author="Albert Kwame Osei-Owusu" w:date="2026-09-12T09:00:00Z">
        <w:del w:id="505" w:author="Albert Kwame Osei-Owusu" w:date="2026-09-12T09:00:00Z">
          <w:r>
            <w:delText xml:space="preserve"> structure in its own price system. Differences in price-base treatment relative to other studies, such as purchasing-power-parity-adjusted US dollars </w:delText>
          </w:r>
        </w:del>
        <w:del w:id="3157" w:author="Albert Kwame Osei-Owusu" w:date="2026-09-13T09:00:00Z">
          <w:r>
            <w:delText xml:space="preserve"> structure in its own price system. Price-base treatment differs across studies, purchasing-power-parity-adjusted US dollars </w:delText>
          </w:r>
        </w:del>
      </w:ins>
      <w:del w:id="506" w:author="Albert Kwame Osei-Owusu" w:date="2026-09-12T09:00:00Z">
        <w:r w:rsidR="00893384" w:rsidRPr="00893384">
          <w:rPr>
            <w:noProof/>
            <w:vertAlign w:val="superscript"/>
          </w:rPr>
          <w:delText>3</w:delText>
        </w:r>
      </w:del>
      <w:ins w:id="507" w:author="Albert Kwame Osei-Owusu" w:date="2026-09-12T09:00:00Z">
        <w:del w:id="3161" w:author="Albert Kwame Osei-Owusu" w:date="2026-09-13T09:00:00Z">
          <w:r>
            <w:rPr>
              <w:noProof/>
              <w:highlight w:val="yellow"/>
            </w:rPr>
            <w:delText>[3]</w:delText>
          </w:r>
        </w:del>
      </w:ins>
      <w:del w:id="3163" w:author="Albert Kwame Osei-Owusu" w:date="2026-09-13T09:00:00Z">
        <w:r>
          <w:delText xml:space="preserve"> and sector-specific deflation</w:delText>
        </w:r>
      </w:del>
      <w:ins w:id="510" w:author="Ofir Eriksen" w:date="2026-09-02T14:44:00Z" w16du:dateUtc="2026-09-02T12:44:00Z">
        <w:del w:id="511" w:author="Albert Kwame Osei-Owusu" w:date="2026-09-12T09:00:00Z">
          <w:r w:rsidR="00E90221" w:rsidRPr="00E90221">
            <w:rPr>
              <w:noProof/>
              <w:vertAlign w:val="superscript"/>
            </w:rPr>
            <w:delText>20</w:delText>
          </w:r>
        </w:del>
      </w:ins>
      <w:ins w:id="512" w:author="Albert Kwame Osei-Owusu" w:date="2026-09-12T09:00:00Z">
        <w:del w:id="3167" w:author="Albert Kwame Osei-Owusu" w:date="2026-09-13T09:00:00Z">
          <w:r>
            <w:rPr>
              <w:noProof/>
              <w:highlight w:val="yellow"/>
            </w:rPr>
            <w:delText xml:space="preserve"> [20]</w:delText>
          </w:r>
        </w:del>
      </w:ins>
      <w:del w:id="513" w:author="Ofir Eriksen" w:date="2026-08-31T14:44:00Z" w16du:dateUtc="2026-08-31T12:44:00Z">
        <w:r w:rsidR="00893384" w:rsidRPr="00893384" w:rsidDel="00B56669">
          <w:rPr>
            <w:noProof/>
            <w:vertAlign w:val="superscript"/>
          </w:rPr>
          <w:delText>17</w:delText>
        </w:r>
      </w:del>
      <w:del w:id="514" w:author="Albert Kwame Osei-Owusu" w:date="2026-09-12T09:00:00Z">
        <w:r>
          <w:delText xml:space="preserve"> should be considered when comparing results.</w:delText>
        </w:r>
      </w:del>
      <w:ins w:id="515" w:author="Albert Kwame Osei-Owusu" w:date="2026-09-12T09:00:00Z">
        <w:del w:id="516" w:author="Albert Kwame Osei-Owusu" w:date="2026-09-12T09:00:00Z">
          <w:r>
            <w:delText xml:space="preserve"> should be considered when comparing results. </w:delText>
          </w:r>
        </w:del>
        <w:del w:id="3169" w:author="Albert Kwame Osei-Owusu" w:date="2026-09-13T09:00:00Z">
          <w:r>
            <w:delText xml:space="preserve"> among them, so estimates are not interchangeable across them. </w:delText>
          </w:r>
        </w:del>
      </w:ins>
      <w:del w:id="3170" w:author="Albert Kwame Osei-Owusu" w:date="2026-09-13T09:00:00Z">
        <w:r>
          <w:br/>
          <w:delText xml:space="preserve">The model was based on </w:delText>
        </w:r>
      </w:del>
      <w:proofErr w:type="spellStart"/>
      <w:del w:id="3171" w:author="Albert Kwame Osei-Owusu" w:date="2026-09-13T09:00:00Z">
        <w:r>
          <w:delText>Steenmeijer</w:delText>
        </w:r>
      </w:del>
      <w:proofErr w:type="spellEnd"/>
      <w:del w:id="3172" w:author="Albert Kwame Osei-Owusu" w:date="2026-09-13T09:00:00Z">
        <w:r>
          <w:delText xml:space="preserve"> et al. </w:delText>
        </w:r>
      </w:del>
      <w:ins w:id="519" w:author="Ofir Eriksen" w:date="2026-09-02T14:44:00Z" w16du:dateUtc="2026-09-02T12:44:00Z">
        <w:del w:id="520" w:author="Albert Kwame Osei-Owusu" w:date="2026-09-12T09:00:00Z">
          <w:r w:rsidR="00E90221" w:rsidRPr="00E90221">
            <w:rPr>
              <w:noProof/>
              <w:vertAlign w:val="superscript"/>
            </w:rPr>
            <w:delText>19</w:delText>
          </w:r>
        </w:del>
      </w:ins>
      <w:ins w:id="521" w:author="Albert Kwame Osei-Owusu" w:date="2026-09-12T09:00:00Z">
        <w:del w:id="3176" w:author="Albert Kwame Osei-Owusu" w:date="2026-09-13T09:00:00Z">
          <w:r>
            <w:rPr>
              <w:noProof/>
              <w:highlight w:val="yellow"/>
            </w:rPr>
            <w:delText>[19]</w:delText>
          </w:r>
        </w:del>
      </w:ins>
      <w:del w:id="522" w:author="Ofir Eriksen" w:date="2026-08-31T14:44:00Z" w16du:dateUtc="2026-08-31T12:44:00Z">
        <w:r w:rsidR="00893384" w:rsidRPr="00893384" w:rsidDel="00B56669">
          <w:rPr>
            <w:noProof/>
            <w:vertAlign w:val="superscript"/>
          </w:rPr>
          <w:delText>18</w:delText>
        </w:r>
      </w:del>
      <w:del w:id="3178" w:author="Albert Kwame Osei-Owusu" w:date="2026-09-13T09:00:00Z">
        <w:r>
          <w:delText xml:space="preserve"> and implemented using their publicly available Python code, with adaptations to Danish input data and parameters. The ‘other’ category was disaggregated to improve interpretability, as it represented a large share of greenhouse gas emissions. </w:delText>
        </w:r>
      </w:del>
      <w:ins w:id="3180" w:author="Albert Kwame Osei-Owusu" w:date="2026-09-13T09:00:00Z">
        <w:r>
          <w:t xml:space="preserve">We estimated the environmental footprint of Danish health care in 2022 with an EE-MRIO model supplemented by bottom-up estimates for sources that monetary accounts represent </w:t>
        </w:r>
        <w:r>
          <w:t xml:space="preserve">poorly, which</w:t>
        </w:r>
        <w:r>
          <w:t xml:space="preserve"> are added to the model result rather than integrated into a hybrid technology matrix. </w:t>
        </w:r>
      </w:ins>
      <w:ins w:id="3181" w:author="Albert Kwame Osei-Owusu" w:date="2026-09-13T09:00:00Z">
        <w:r>
          <w:rPr>
            <w:highlight w:val="yellow"/>
          </w:rPr>
          <w:t xml:space="preserve"/>
        </w:r>
      </w:ins>
      <w:ins w:id="3182" w:author="Albert Kwame Osei-Owusu" w:date="2026-09-13T09:00:00Z">
        <w:r>
          <w:t xml:space="preserve">Following the System of Health Accounts [23], </w:t>
        </w:r>
        <w:r>
          <w:t xml:space="preserve">widened to include social care, </w:t>
        </w:r>
        <w:r>
          <w:t xml:space="preserve">health care comprises health and social care services, including residential and elder care; pharmaceuticals and other medical non-durable goods; and therapeutic appliances and equipment. The model and its code follow </w:t>
        </w:r>
      </w:ins>
      <w:ins w:id="3183" w:author="Albert Kwame Osei-Owusu" w:date="2026-09-13T09:00:00Z">
        <w:r>
          <w:rPr>
            <w:highlight w:val="yellow"/>
          </w:rPr>
          <w:t xml:space="preserve">Steenmeijer and colleagues [13]</w:t>
        </w:r>
      </w:ins>
      <w:ins w:id="3184" w:author="Albert Kwame Osei-Owusu" w:date="2026-09-13T09:00:00Z">
        <w:r>
          <w:t xml:space="preserve">, adapted to Danish data. Gross fixed capital formation is excluded from the headline, as in that study; footprints that include health investment </w:t>
        </w:r>
      </w:ins>
      <w:ins w:id="3185" w:author="Albert Kwame Osei-Owusu" w:date="2026-09-13T09:00:00Z">
        <w:r>
          <w:rPr>
            <w:highlight w:val="yellow"/>
          </w:rPr>
          <w:t xml:space="preserve">[</w:t>
        </w:r>
        <w:r>
          <w:rPr>
            <w:highlight w:val="yellow"/>
          </w:rPr>
          <w:t xml:space="preserve">1,6,24,25</w:t>
        </w:r>
        <w:r>
          <w:rPr>
            <w:highlight w:val="yellow"/>
          </w:rPr>
          <w:t xml:space="preserve">]</w:t>
        </w:r>
      </w:ins>
      <w:ins w:id="3186" w:author="Albert Kwame Osei-Owusu" w:date="2026-09-13T09:00:00Z">
        <w:r>
          <w:t xml:space="preserve"> are therefore not directly comparable, and the size of the exclusion is </w:t>
        </w:r>
        <w:r>
          <w:t xml:space="preserve">estimated</w:t>
        </w:r>
        <w:r>
          <w:t xml:space="preserve"> in </w:t>
        </w:r>
        <w:r>
          <w:t xml:space="preserve">separate </w:t>
        </w:r>
        <w:r>
          <w:t xml:space="preserve">variants</w:t>
        </w:r>
        <w:r>
          <w:t xml:space="preserve"> (Appendix A, Gross fixed capital formation).</w:t>
        </w:r>
        <w:r>
          <w:t xml:space="preserve"> The data sources, the main assumptions and the reason for each are listed in </w:t>
        </w:r>
        <w:r>
          <w:t xml:space="preserve">Appendix A (</w:t>
        </w:r>
        <w:r>
          <w:t xml:space="preserve">Table </w:t>
        </w:r>
        <w:r>
          <w:t xml:space="preserve">A.1).</w:t>
        </w:r>
      </w:ins>
    </w:p>
    <w:p>
      <w:pPr>
        <w:pStyle w:val="Heading2"/>
        <w:rPr>
          <w:ins w:id="2230" w:author="Albert Kwame Osei-Owusu" w:date="2026-09-13T09:00:00Z"/>
        </w:rPr>
      </w:pPr>
      <w:ins w:id="2231" w:author="Albert Kwame Osei-Owusu" w:date="2026-09-13T09:00:00Z">
        <w:r>
          <w:rPr/>
          <w:t xml:space="preserve">Health care demand</w:t>
        </w:r>
      </w:ins>
    </w:p>
    <w:p w14:paraId="181FFDDE" w14:textId="77777777" w:rsidR="001154F8" w:rsidRDefault="004F4CB0" w:rsidP="004C5A97">
      <w:pPr>
        <w:spacing w:after="160"/>
      </w:pPr>
      <w:del w:id="3115" w:author="Albert Kwame Osei-Owusu" w:date="2026-09-13T09:00:00Z">
        <w:r>
          <w:delText>Health care</w:delText>
        </w:r>
      </w:del>
      <w:del w:id="523" w:author="Albert Kwame Osei-Owusu" w:date="2026-09-12T09:00:00Z">
        <w:r w:rsidR="00DA3E83">
          <w:delText xml:space="preserve"> expenditure data for 2019 were retrieved from Danish supply-use tables and aggregated into three categories </w:delText>
        </w:r>
      </w:del>
      <w:ins w:id="524" w:author="Albert Kwame Osei-Owusu" w:date="2026-09-12T09:00:00Z">
        <w:del w:id="3116" w:author="Albert Kwame Osei-Owusu" w:date="2026-09-13T09:00:00Z">
          <w:r w:rsidR="00DA3E83">
            <w:delText xml:space="preserve"> expenditure data for 2022 were retrieved from the Danish national accounts and aggregated into three categories </w:delText>
          </w:r>
        </w:del>
      </w:ins>
      <w:ins w:id="527" w:author="Ofir Eriksen" w:date="2026-09-02T14:44:00Z" w16du:dateUtc="2026-09-02T12:44:00Z">
        <w:del w:id="528" w:author="Albert Kwame Osei-Owusu" w:date="2026-09-12T09:00:00Z">
          <w:r w:rsidR="00E90221" w:rsidRPr="00E90221">
            <w:rPr>
              <w:noProof/>
              <w:vertAlign w:val="superscript"/>
            </w:rPr>
            <w:delText>22</w:delText>
          </w:r>
        </w:del>
      </w:ins>
      <w:ins w:id="529" w:author="Albert Kwame Osei-Owusu" w:date="2026-09-12T09:00:00Z">
        <w:del w:id="3120" w:author="Albert Kwame Osei-Owusu" w:date="2026-09-13T09:00:00Z">
          <w:r>
            <w:rPr>
              <w:noProof/>
              <w:highlight w:val="yellow"/>
            </w:rPr>
            <w:delText>[22]</w:delText>
          </w:r>
        </w:del>
      </w:ins>
      <w:del w:id="530" w:author="Ofir Eriksen" w:date="2026-09-02T13:40:00Z" w16du:dateUtc="2026-09-02T11:40:00Z">
        <w:r w:rsidR="00893384" w:rsidRPr="00893384" w:rsidDel="00FB15C5">
          <w:rPr>
            <w:noProof/>
            <w:vertAlign w:val="superscript"/>
          </w:rPr>
          <w:delText>20</w:delText>
        </w:r>
      </w:del>
      <w:del w:id="3122" w:author="Albert Kwame Osei-Owusu" w:date="2026-09-13T09:00:00Z">
        <w:r w:rsidR="00DA3E83">
          <w:delText xml:space="preserve">: </w:delText>
        </w:r>
      </w:del>
      <w:del w:id="3123" w:author="Albert Kwame Osei-Owusu" w:date="2026-09-13T09:00:00Z">
        <w:r>
          <w:delText>health care</w:delText>
        </w:r>
      </w:del>
      <w:del w:id="3124" w:author="Albert Kwame Osei-Owusu" w:date="2026-09-13T09:00:00Z">
        <w:r w:rsidR="00DA3E83">
          <w:delText xml:space="preserve"> services; pharmaceuticals and other medical non-durable goods; and therapeutic appliances and equipment. These were mapped to EXIOBASE sectors as follows: </w:delText>
        </w:r>
      </w:del>
      <w:del w:id="3125" w:author="Albert Kwame Osei-Owusu" w:date="2026-09-13T09:00:00Z">
        <w:r>
          <w:delText>health care</w:delText>
        </w:r>
      </w:del>
      <w:del w:id="3126" w:author="Albert Kwame Osei-Owusu" w:date="2026-09-13T09:00:00Z">
        <w:r w:rsidR="00DA3E83">
          <w:delText xml:space="preserve"> services to Health and Social Work; pharmaceuticals and medical products to Chemicals </w:delText>
        </w:r>
      </w:del>
      <w:proofErr w:type="spellStart"/>
      <w:del w:id="3127" w:author="Albert Kwame Osei-Owusu" w:date="2026-09-13T09:00:00Z">
        <w:r w:rsidR="00DA3E83">
          <w:delText>n.e.c.</w:delText>
        </w:r>
      </w:del>
      <w:proofErr w:type="spellEnd"/>
      <w:del w:id="3128" w:author="Albert Kwame Osei-Owusu" w:date="2026-09-13T09:00:00Z">
        <w:r w:rsidR="00DA3E83">
          <w:delText xml:space="preserve">; and therapeutic appliances to </w:delText>
        </w:r>
      </w:del>
      <w:proofErr w:type="gramStart"/>
      <w:del w:id="3129" w:author="Albert Kwame Osei-Owusu" w:date="2026-09-13T09:00:00Z">
        <w:r w:rsidR="00DA3E83">
          <w:delText>Medical</w:delText>
        </w:r>
      </w:del>
      <w:proofErr w:type="gramEnd"/>
      <w:del w:id="3130" w:author="Albert Kwame Osei-Owusu" w:date="2026-09-13T09:00:00Z">
        <w:r w:rsidR="00DA3E83">
          <w:delText xml:space="preserve"> precision and optical instruments </w:delText>
        </w:r>
      </w:del>
      <w:del w:id="531" w:author="Albert Kwame Osei-Owusu" w:date="2026-09-12T09:00:00Z">
        <w:r w:rsidR="00DA3E83">
          <w:delText>(appendix A p 1)</w:delText>
        </w:r>
      </w:del>
      <w:ins w:id="532" w:author="Albert Kwame Osei-Owusu" w:date="2026-09-12T09:00:00Z">
        <w:del w:id="3131" w:author="Albert Kwame Osei-Owusu" w:date="2026-09-13T09:00:00Z">
          <w:r w:rsidR="00DA3E83">
            <w:delText xml:space="preserve">(Appendix A, </w:delText>
          </w:r>
        </w:del>
        <w:proofErr w:type="spellStart"/>
        <w:del w:id="3132" w:author="Albert Kwame Osei-Owusu" w:date="2026-09-13T09:00:00Z">
          <w:r w:rsidR="00DA3E83">
            <w:delText>Exiobase</w:delText>
          </w:r>
        </w:del>
        <w:proofErr w:type="spellEnd"/>
        <w:del w:id="3133" w:author="Albert Kwame Osei-Owusu" w:date="2026-09-13T09:00:00Z">
          <w:r w:rsidR="00DA3E83">
            <w:delText xml:space="preserve"> integration)</w:delText>
          </w:r>
        </w:del>
      </w:ins>
      <w:del w:id="3134" w:author="Albert Kwame Osei-Owusu" w:date="2026-09-13T09:00:00Z">
        <w:r w:rsidR="00DA3E83">
          <w:delText xml:space="preserve">. For </w:delText>
        </w:r>
      </w:del>
      <w:del w:id="3135" w:author="Albert Kwame Osei-Owusu" w:date="2026-09-13T09:00:00Z">
        <w:r>
          <w:delText>health care</w:delText>
        </w:r>
      </w:del>
      <w:del w:id="533" w:author="Albert Kwame Osei-Owusu" w:date="2026-09-12T09:00:00Z">
        <w:r w:rsidR="00DA3E83">
          <w:delText xml:space="preserve"> services, expenditure was represented using the inter-industry structure of the Danish Health and Social Work sector in EXIOBASE, by extracting and scaling the intermediate use column to match total expenditure, thereby approximating upstream supply-chain structure. For example, expenditure associated with ambulance transport is traced to upstream activities such as vehicle manufacturing, fuel supply, insurance, and other related services, thereby capturing indirect environmental impacts along the supply chain. </w:delText>
        </w:r>
      </w:del>
      <w:ins w:id="534" w:author="Albert Kwame Osei-Owusu" w:date="2026-09-12T09:00:00Z">
        <w:del w:id="3136" w:author="Albert Kwame Osei-Owusu" w:date="2026-09-13T09:00:00Z">
          <w:r w:rsidR="00DA3E83">
            <w:delText xml:space="preserve"> services, expenditure was represented by the inter-industry structure of the Danish Health and Social Work sector in EXIOBASE, scaled to total expenditure, so that a purchase of ambulance transport is traced to the vehicle manufacturing, fuel supply and insurance behind it (Appendix A). </w:delText>
          </w:r>
        </w:del>
      </w:ins>
      <w:ins w:id="3138" w:author="Albert Kwame Osei-Owusu" w:date="2026-09-13T09:00:00Z">
        <w:r>
          <w:t xml:space="preserve">Expenditure was taken from Statistics Denmark’s input-output table for 2022,</w:t>
        </w:r>
        <w:r>
          <w:t xml:space="preserve"> with</w:t>
        </w:r>
        <w:r>
          <w:t xml:space="preserve"> 117 industries at current basic prices </w:t>
        </w:r>
      </w:ins>
      <w:ins w:id="3139" w:author="Albert Kwame Osei-Owusu" w:date="2026-09-13T09:00:00Z">
        <w:r>
          <w:rPr>
            <w:highlight w:val="yellow"/>
          </w:rPr>
          <w:t xml:space="preserve">[26]</w:t>
        </w:r>
      </w:ins>
      <w:ins w:id="3140" w:author="Albert Kwame Osei-Owusu" w:date="2026-09-13T09:00:00Z">
        <w:r>
          <w:t xml:space="preserve">, by summing the individual final consumption of households, non-profit institutions serving households </w:t>
        </w:r>
        <w:r>
          <w:t xml:space="preserve">(NPISH) </w:t>
        </w:r>
        <w:r>
          <w:t xml:space="preserve">and general government for the purposes listed in Appendix A (Health care final demand; Fig. A.1)</w:t>
        </w:r>
        <w:r>
          <w:t xml:space="preserve">. It was</w:t>
        </w:r>
        <w:r>
          <w:t xml:space="preserve"> converted to euros at the </w:t>
        </w:r>
        <w:r>
          <w:t xml:space="preserve">annual average</w:t>
        </w:r>
        <w:r>
          <w:t xml:space="preserve"> exchange</w:t>
        </w:r>
        <w:r>
          <w:t xml:space="preserve"> rate of </w:t>
        </w:r>
        <w:r>
          <w:t xml:space="preserve">7.44</w:t>
        </w:r>
        <w:r>
          <w:t xml:space="preserve"> kroner per euro. Basic prices exclude </w:t>
        </w:r>
        <w:r>
          <w:t xml:space="preserve">value added tax (</w:t>
        </w:r>
        <w:r>
          <w:t xml:space="preserve">VAT</w:t>
        </w:r>
        <w:r>
          <w:t xml:space="preserve">)</w:t>
        </w:r>
        <w:r>
          <w:t xml:space="preserve"> and other product taxes but record the distribution margin on a good as a purchase from the trade industry that earned it; in 2022 those margins were 40.5% of pharmaceutical and 54.4% of appliance expenditure. </w:t>
        </w:r>
      </w:ins>
      <w:ins w:id="3141" w:author="Albert Kwame Osei-Owusu" w:date="2026-09-13T09:00:00Z">
        <w:r>
          <w:rPr>
            <w:highlight w:val="yellow"/>
          </w:rPr>
          <w:t xml:space="preserve"/>
        </w:r>
      </w:ins>
      <w:ins w:id="3142" w:author="Albert Kwame Osei-Owusu" w:date="2026-09-13T09:00:00Z">
        <w:r>
          <w:t xml:space="preserve">The expenditure and EXIOBASE version 3.8.2 [12,27] (industry by industry, 163 industries in 49 regions) both refer to 2022 in current prices, so no deflation was </w:t>
        </w:r>
        <w:r>
          <w:t xml:space="preserve">required. The</w:t>
        </w:r>
        <w:r>
          <w:t xml:space="preserve"> 2022 EXIOBASE table </w:t>
        </w:r>
        <w:r>
          <w:t xml:space="preserve">is, however,</w:t>
        </w:r>
        <w:r>
          <w:t xml:space="preserve"> a </w:t>
        </w:r>
        <w:r>
          <w:t xml:space="preserve">projection</w:t>
        </w:r>
        <w:r>
          <w:t xml:space="preserve"> compiled in September </w:t>
        </w:r>
        <w:r>
          <w:t xml:space="preserve">2021, before</w:t>
        </w:r>
        <w:r>
          <w:t xml:space="preserve"> 2022 statistics</w:t>
        </w:r>
        <w:r>
          <w:t xml:space="preserve"> existed</w:t>
        </w:r>
        <w:r>
          <w:t xml:space="preserve"> (Appendix A, Reference years and the background model).</w:t>
        </w:r>
        <w:r>
          <w:t xml:space="preserve"> The technical coefficients, Leontief inverse </w:t>
        </w:r>
      </w:ins>
      <w:ins w:id="3143" w:author="Albert Kwame Osei-Owusu" w:date="2026-09-13T09:00:00Z">
        <w:r>
          <w:rPr>
            <w:highlight w:val="yellow"/>
          </w:rPr>
          <w:t xml:space="preserve">[11]</w:t>
        </w:r>
      </w:ins>
      <w:ins w:id="3144" w:author="Albert Kwame Osei-Owusu" w:date="2026-09-13T09:00:00Z">
        <w:r>
          <w:t xml:space="preserve"> and characterised intensities are</w:t>
        </w:r>
      </w:ins>
    </w:p>
    <w:p>
      <w:pPr>
        <w:tabs>
          <w:tab w:val="center" w:pos="4819"/>
          <w:tab w:val="right" w:pos="9638"/>
        </w:tabs>
        <w:spacing w:before="60" w:after="60"/>
        <w:rPr>
          <w:ins w:id="2232" w:author="Albert Kwame Osei-Owusu" w:date="2026-09-13T09:00:00Z"/>
        </w:rPr>
      </w:pPr>
      <w:ins w:id="2233" w:author="Albert Kwame Osei-Owusu" w:date="2026-09-13T09:00:00Z">
        <w:r>
          <w:tab/>
        </w:r>
        <m:oMath>
          <m:r>
            <m:rPr>
              <m:sty m:val="b"/>
            </m:rPr>
            <w:rPr>
              <w:rFonts w:ascii="Cambria Math" w:hAnsi="Cambria Math"/>
              <w:lang w:val="en-GB"/>
            </w:rPr>
            <m:t xml:space="preserve">A</m:t>
          </m:r>
          <m:r>
            <m:rPr>
              <m:sty m:val="p"/>
            </m:rPr>
            <w:rPr>
              <w:rFonts w:ascii="Cambria Math" w:hAnsi="Cambria Math"/>
              <w:lang w:val="en-GB"/>
            </w:rPr>
            <m:t xml:space="preserve">=</m:t>
          </m:r>
          <m:r>
            <m:rPr>
              <m:sty m:val="b"/>
            </m:rPr>
            <w:rPr>
              <w:rFonts w:ascii="Cambria Math" w:hAnsi="Cambria Math"/>
              <w:lang w:val="en-GB"/>
            </w:rPr>
            <m:t xml:space="preserve">Z</m:t>
          </m:r>
          <m:sSup>
            <m:sSupPr>
              <m:ctrlPr>
                <w:rPr>
                  <w:rFonts w:ascii="Cambria Math" w:hAnsi="Cambria Math"/>
                  <w:lang w:val="en-GB"/>
                </w:rPr>
              </m:ctrlPr>
            </m:sSupPr>
            <m:e>
              <m:acc>
                <m:accPr>
                  <m:chr m:val="̂"/>
                  <m:ctrlPr>
                    <w:rPr>
                      <w:rFonts w:ascii="Cambria Math" w:hAnsi="Cambria Math"/>
                      <w:lang w:val="en-GB"/>
                    </w:rPr>
                  </m:ctrlPr>
                </m:accPr>
                <m:e>
                  <m:r>
                    <m:rPr>
                      <m:sty m:val="b"/>
                    </m:rPr>
                    <w:rPr>
                      <w:rFonts w:ascii="Cambria Math" w:hAnsi="Cambria Math"/>
                      <w:lang w:val="en-GB"/>
                    </w:rPr>
                    <m:t xml:space="preserve">x</m:t>
                  </m:r>
                </m:e>
              </m:acc>
            </m:e>
            <m:sup>
              <m:r>
                <m:rPr>
                  <m:sty m:val="p"/>
                </m:rPr>
                <w:rPr>
                  <w:rFonts w:ascii="Cambria Math" w:hAnsi="Cambria Math"/>
                  <w:lang w:val="en-GB"/>
                </w:rPr>
                <m:t xml:space="preserve">−</m:t>
              </m:r>
              <m:r>
                <m:rPr>
                  <m:sty m:val="p"/>
                </m:rPr>
                <w:rPr>
                  <w:rFonts w:ascii="Cambria Math" w:hAnsi="Cambria Math"/>
                  <w:lang w:val="en-GB"/>
                </w:rPr>
                <m:t xml:space="preserve">1</m:t>
              </m:r>
            </m:sup>
          </m:sSup>
          <m:r>
            <m:rPr>
              <m:sty m:val="p"/>
            </m:rPr>
            <w:rPr>
              <w:rFonts w:ascii="Cambria Math" w:hAnsi="Cambria Math"/>
              <w:lang w:val="en-GB"/>
            </w:rPr>
            <m:t xml:space="preserve">,</m:t>
          </m:r>
          <m:r>
            <m:rPr>
              <m:sty m:val="p"/>
            </m:rPr>
            <w:rPr>
              <w:rFonts w:ascii="Cambria Math" w:hAnsi="Cambria Math"/>
              <w:lang w:val="en-GB"/>
            </w:rPr>
            <m:t xml:space="preserve"> </m:t>
          </m:r>
          <m:r>
            <m:rPr>
              <m:sty m:val="b"/>
            </m:rPr>
            <w:rPr>
              <w:rFonts w:ascii="Cambria Math" w:hAnsi="Cambria Math"/>
              <w:lang w:val="en-GB"/>
            </w:rPr>
            <m:t xml:space="preserve">L</m:t>
          </m:r>
          <m:r>
            <m:rPr>
              <m:sty m:val="p"/>
            </m:rPr>
            <w:rPr>
              <w:rFonts w:ascii="Cambria Math" w:hAnsi="Cambria Math"/>
              <w:lang w:val="en-GB"/>
            </w:rPr>
            <m:t xml:space="preserve">=</m:t>
          </m:r>
          <m:sSup>
            <m:sSupPr>
              <m:ctrlPr>
                <w:rPr>
                  <w:rFonts w:ascii="Cambria Math" w:hAnsi="Cambria Math"/>
                  <w:lang w:val="en-GB"/>
                </w:rPr>
              </m:ctrlPr>
            </m:sSupPr>
            <m:e>
              <m:d>
                <m:dPr>
                  <m:begChr m:val="("/>
                  <m:endChr m:val=")"/>
                  <m:ctrlPr>
                    <w:rPr>
                      <w:rFonts w:ascii="Cambria Math" w:hAnsi="Cambria Math"/>
                      <w:lang w:val="en-GB"/>
                    </w:rPr>
                  </m:ctrlPr>
                </m:dPr>
                <m:e>
                  <m:r>
                    <m:rPr>
                      <m:sty m:val="b"/>
                    </m:rPr>
                    <w:rPr>
                      <w:rFonts w:ascii="Cambria Math" w:hAnsi="Cambria Math"/>
                      <w:lang w:val="en-GB"/>
                    </w:rPr>
                    <m:t xml:space="preserve">I</m:t>
                  </m:r>
                  <m:r>
                    <m:rPr>
                      <m:sty m:val="p"/>
                    </m:rPr>
                    <w:rPr>
                      <w:rFonts w:ascii="Cambria Math" w:hAnsi="Cambria Math"/>
                      <w:lang w:val="en-GB"/>
                    </w:rPr>
                    <m:t xml:space="preserve">−</m:t>
                  </m:r>
                  <m:r>
                    <m:rPr>
                      <m:sty m:val="b"/>
                    </m:rPr>
                    <w:rPr>
                      <w:rFonts w:ascii="Cambria Math" w:hAnsi="Cambria Math"/>
                      <w:lang w:val="en-GB"/>
                    </w:rPr>
                    <m:t xml:space="preserve">A</m:t>
                  </m:r>
                </m:e>
              </m:d>
            </m:e>
            <m:sup>
              <m:r>
                <m:rPr>
                  <m:sty m:val="p"/>
                </m:rPr>
                <w:rPr>
                  <w:rFonts w:ascii="Cambria Math" w:hAnsi="Cambria Math"/>
                  <w:lang w:val="en-GB"/>
                </w:rPr>
                <m:t xml:space="preserve">−</m:t>
              </m:r>
              <m:r>
                <m:rPr>
                  <m:sty m:val="p"/>
                </m:rPr>
                <w:rPr>
                  <w:rFonts w:ascii="Cambria Math" w:hAnsi="Cambria Math"/>
                  <w:lang w:val="en-GB"/>
                </w:rPr>
                <m:t xml:space="preserve">1</m:t>
              </m:r>
            </m:sup>
          </m:sSup>
          <m:r>
            <m:rPr>
              <m:sty m:val="p"/>
            </m:rPr>
            <w:rPr>
              <w:rFonts w:ascii="Cambria Math" w:hAnsi="Cambria Math"/>
              <w:lang w:val="en-GB"/>
            </w:rPr>
            <m:t xml:space="preserve">,</m:t>
          </m:r>
          <m:r>
            <m:rPr>
              <m:sty m:val="p"/>
            </m:rPr>
            <w:rPr>
              <w:rFonts w:ascii="Cambria Math" w:hAnsi="Cambria Math"/>
              <w:lang w:val="en-GB"/>
            </w:rPr>
            <m:t xml:space="preserve"> </m:t>
          </m:r>
          <m:r>
            <m:rPr>
              <m:sty m:val="b"/>
            </m:rPr>
            <w:rPr>
              <w:rFonts w:ascii="Cambria Math" w:hAnsi="Cambria Math"/>
              <w:lang w:val="en-GB"/>
            </w:rPr>
            <m:t xml:space="preserve">B</m:t>
          </m:r>
          <m:r>
            <m:rPr>
              <m:sty m:val="p"/>
            </m:rPr>
            <w:rPr>
              <w:rFonts w:ascii="Cambria Math" w:hAnsi="Cambria Math"/>
              <w:lang w:val="en-GB"/>
            </w:rPr>
            <m:t xml:space="preserve">=</m:t>
          </m:r>
          <m:r>
            <m:rPr>
              <m:sty m:val="b"/>
            </m:rPr>
            <w:rPr>
              <w:rFonts w:ascii="Cambria Math" w:hAnsi="Cambria Math"/>
              <w:lang w:val="en-GB"/>
            </w:rPr>
            <m:t xml:space="preserve">C</m:t>
          </m:r>
          <m:r>
            <m:rPr>
              <m:sty m:val="b"/>
            </m:rPr>
            <w:rPr>
              <w:rFonts w:ascii="Cambria Math" w:hAnsi="Cambria Math"/>
              <w:lang w:val="en-GB"/>
            </w:rPr>
            <m:t xml:space="preserve">F</m:t>
          </m:r>
          <m:sSup>
            <m:sSupPr>
              <m:ctrlPr>
                <w:rPr>
                  <w:rFonts w:ascii="Cambria Math" w:hAnsi="Cambria Math"/>
                  <w:lang w:val="en-GB"/>
                </w:rPr>
              </m:ctrlPr>
            </m:sSupPr>
            <m:e>
              <m:acc>
                <m:accPr>
                  <m:chr m:val="̂"/>
                  <m:ctrlPr>
                    <w:rPr>
                      <w:rFonts w:ascii="Cambria Math" w:hAnsi="Cambria Math"/>
                      <w:lang w:val="en-GB"/>
                    </w:rPr>
                  </m:ctrlPr>
                </m:accPr>
                <m:e>
                  <m:r>
                    <m:rPr>
                      <m:sty m:val="b"/>
                    </m:rPr>
                    <w:rPr>
                      <w:rFonts w:ascii="Cambria Math" w:hAnsi="Cambria Math"/>
                      <w:lang w:val="en-GB"/>
                    </w:rPr>
                    <m:t xml:space="preserve">x</m:t>
                  </m:r>
                </m:e>
              </m:acc>
            </m:e>
            <m:sup>
              <m:r>
                <m:rPr>
                  <m:sty m:val="p"/>
                </m:rPr>
                <w:rPr>
                  <w:rFonts w:ascii="Cambria Math" w:hAnsi="Cambria Math"/>
                  <w:lang w:val="en-GB"/>
                </w:rPr>
                <m:t xml:space="preserve">−</m:t>
              </m:r>
              <m:r>
                <m:rPr>
                  <m:sty m:val="p"/>
                </m:rPr>
                <w:rPr>
                  <w:rFonts w:ascii="Cambria Math" w:hAnsi="Cambria Math"/>
                  <w:lang w:val="en-GB"/>
                </w:rPr>
                <m:t xml:space="preserve">1</m:t>
              </m:r>
            </m:sup>
          </m:sSup>
        </m:oMath>
      </w:ins>
      <w:ins w:id="2234" w:author="Albert Kwame Osei-Owusu" w:date="2026-09-13T09:00:00Z">
        <w:r>
          <w:tab/>
          <w:t xml:space="preserve">(1)</w:t>
        </w:r>
      </w:ins>
    </w:p>
    <w:p>
      <w:pPr>
        <w:spacing w:after="160"/>
        <w:rPr>
          <w:ins w:id="2235" w:author="Albert Kwame Osei-Owusu" w:date="2026-09-13T09:00:00Z"/>
        </w:rPr>
      </w:pPr>
      <w:ins w:id="2236" w:author="Albert Kwame Osei-Owusu" w:date="2026-09-13T09:00:00Z">
        <w:r>
          <w:t xml:space="preserve">where </w:t>
        </w:r>
      </w:ins>
      <w:ins w:id="2237" w:author="Albert Kwame Osei-Owusu" w:date="2026-09-13T09:00:00Z">
        <m:oMath>
          <m:r>
            <m:rPr>
              <m:sty m:val="b"/>
            </m:rPr>
            <w:rPr>
              <w:rFonts w:ascii="Cambria Math" w:hAnsi="Cambria Math"/>
              <w:lang w:val="en-GB"/>
            </w:rPr>
            <m:t xml:space="preserve">Z</m:t>
          </m:r>
        </m:oMath>
      </w:ins>
      <w:ins w:id="2238" w:author="Albert Kwame Osei-Owusu" w:date="2026-09-13T09:00:00Z">
        <w:r>
          <w:t xml:space="preserve"> holds inter-industry transactions, </w:t>
        </w:r>
      </w:ins>
      <w:ins w:id="2239" w:author="Albert Kwame Osei-Owusu" w:date="2026-09-13T09:00:00Z">
        <m:oMath>
          <m:r>
            <m:rPr>
              <m:sty m:val="b"/>
            </m:rPr>
            <w:rPr>
              <w:rFonts w:ascii="Cambria Math" w:hAnsi="Cambria Math"/>
              <w:lang w:val="en-GB"/>
            </w:rPr>
            <m:t xml:space="preserve">x</m:t>
          </m:r>
        </m:oMath>
      </w:ins>
      <w:ins w:id="2240" w:author="Albert Kwame Osei-Owusu" w:date="2026-09-13T09:00:00Z">
        <w:r>
          <w:t xml:space="preserve"> gross output, </w:t>
        </w:r>
      </w:ins>
      <w:ins w:id="2241" w:author="Albert Kwame Osei-Owusu" w:date="2026-09-13T09:00:00Z">
        <m:oMath>
          <m:r>
            <m:rPr>
              <m:sty m:val="b"/>
            </m:rPr>
            <w:rPr>
              <w:rFonts w:ascii="Cambria Math" w:hAnsi="Cambria Math"/>
              <w:lang w:val="en-GB"/>
            </w:rPr>
            <m:t xml:space="preserve">F</m:t>
          </m:r>
        </m:oMath>
      </w:ins>
      <w:ins w:id="2242" w:author="Albert Kwame Osei-Owusu" w:date="2026-09-13T09:00:00Z">
        <w:r>
          <w:t xml:space="preserve"> the environmental extensions and </w:t>
        </w:r>
      </w:ins>
      <w:ins w:id="2243" w:author="Albert Kwame Osei-Owusu" w:date="2026-09-13T09:00:00Z">
        <m:oMath>
          <m:r>
            <m:rPr>
              <m:sty m:val="b"/>
            </m:rPr>
            <w:rPr>
              <w:rFonts w:ascii="Cambria Math" w:hAnsi="Cambria Math"/>
              <w:lang w:val="en-GB"/>
            </w:rPr>
            <m:t xml:space="preserve">C</m:t>
          </m:r>
        </m:oMath>
      </w:ins>
      <w:ins w:id="2244" w:author="Albert Kwame Osei-Owusu" w:date="2026-09-13T09:00:00Z">
        <w:r>
          <w:t xml:space="preserve"> the characterisation factors. Health care demand combines the three expenditure categories:</w:t>
        </w:r>
      </w:ins>
    </w:p>
    <w:p>
      <w:pPr>
        <w:tabs>
          <w:tab w:val="center" w:pos="4819"/>
          <w:tab w:val="right" w:pos="9638"/>
        </w:tabs>
        <w:spacing w:before="60" w:after="60"/>
        <w:rPr>
          <w:ins w:id="2245" w:author="Albert Kwame Osei-Owusu" w:date="2026-09-13T09:00:00Z"/>
        </w:rPr>
      </w:pPr>
      <w:ins w:id="2246" w:author="Albert Kwame Osei-Owusu" w:date="2026-09-13T09:00:00Z">
        <w:r>
          <w:tab/>
        </w:r>
        <m:oMath>
          <m:sSub>
            <m:sSubPr>
              <m:ctrlPr>
                <w:rPr>
                  <w:rFonts w:ascii="Cambria Math" w:hAnsi="Cambria Math"/>
                  <w:lang w:val="en-GB"/>
                </w:rPr>
              </m:ctrlPr>
            </m:sSubPr>
            <m:e>
              <m:r>
                <m:rPr>
                  <m:sty m:val="b"/>
                </m:rPr>
                <w:rPr>
                  <w:rFonts w:ascii="Cambria Math" w:hAnsi="Cambria Math"/>
                  <w:lang w:val="en-GB"/>
                </w:rPr>
                <m:t xml:space="preserve">y</m:t>
              </m:r>
            </m:e>
            <m:sub>
              <m:r>
                <w:rPr>
                  <w:rFonts w:ascii="Cambria Math" w:hAnsi="Cambria Math"/>
                  <w:lang w:val="en-GB"/>
                </w:rPr>
                <m:t xml:space="preserve">H</m:t>
              </m:r>
            </m:sub>
          </m:sSub>
          <m:r>
            <m:rPr>
              <m:sty m:val="p"/>
            </m:rPr>
            <w:rPr>
              <w:rFonts w:ascii="Cambria Math" w:hAnsi="Cambria Math"/>
              <w:lang w:val="en-GB"/>
            </w:rPr>
            <m:t xml:space="preserve">=</m:t>
          </m:r>
          <m:sSub>
            <m:sSubPr>
              <m:ctrlPr>
                <w:rPr>
                  <w:rFonts w:ascii="Cambria Math" w:hAnsi="Cambria Math"/>
                  <w:lang w:val="en-GB"/>
                </w:rPr>
              </m:ctrlPr>
            </m:sSubPr>
            <m:e>
              <m:r>
                <m:rPr>
                  <m:sty m:val="b"/>
                </m:rPr>
                <w:rPr>
                  <w:rFonts w:ascii="Cambria Math" w:hAnsi="Cambria Math"/>
                  <w:lang w:val="en-GB"/>
                </w:rPr>
                <m:t xml:space="preserve">a</m:t>
              </m:r>
            </m:e>
            <m:sub>
              <m:r>
                <w:rPr>
                  <w:rFonts w:ascii="Cambria Math" w:hAnsi="Cambria Math"/>
                  <w:lang w:val="en-GB"/>
                </w:rPr>
                <m:t xml:space="preserve">h</m:t>
              </m:r>
            </m:sub>
          </m:sSub>
          <m:sSup>
            <m:sSupPr>
              <m:ctrlPr>
                <w:rPr>
                  <w:rFonts w:ascii="Cambria Math" w:hAnsi="Cambria Math"/>
                  <w:lang w:val="en-GB"/>
                </w:rPr>
              </m:ctrlPr>
            </m:sSupPr>
            <m:e>
              <m:r>
                <w:rPr>
                  <w:rFonts w:ascii="Cambria Math" w:hAnsi="Cambria Math"/>
                  <w:lang w:val="en-GB"/>
                </w:rPr>
                <m:t xml:space="preserve">E</m:t>
              </m:r>
            </m:e>
            <m:sup>
              <m:r>
                <m:rPr>
                  <m:sty m:val="p"/>
                </m:rPr>
                <w:rPr>
                  <w:rFonts w:ascii="Cambria Math" w:hAnsi="Cambria Math"/>
                  <w:lang w:val="en-GB"/>
                </w:rPr>
                <m:t xml:space="preserve">s</m:t>
              </m:r>
            </m:sup>
          </m:sSup>
          <m:r>
            <m:rPr>
              <m:sty m:val="p"/>
            </m:rPr>
            <w:rPr>
              <w:rFonts w:ascii="Cambria Math" w:hAnsi="Cambria Math"/>
              <w:lang w:val="en-GB"/>
            </w:rPr>
            <m:t xml:space="preserve">+</m:t>
          </m:r>
          <m:nary>
            <m:naryPr>
              <m:chr m:val="∑"/>
              <m:limLoc m:val="undOvr"/>
              <m:supHide m:val="1"/>
              <m:ctrlPr>
                <w:rPr>
                  <w:rFonts w:ascii="Cambria Math" w:hAnsi="Cambria Math"/>
                  <w:lang w:val="en-GB"/>
                </w:rPr>
              </m:ctrlPr>
            </m:naryPr>
            <m:sub>
              <m:r>
                <w:rPr>
                  <w:rFonts w:ascii="Cambria Math" w:hAnsi="Cambria Math"/>
                  <w:lang w:val="en-GB"/>
                </w:rPr>
                <m:t xml:space="preserve">g</m:t>
              </m:r>
              <m:r>
                <m:rPr>
                  <m:sty m:val="p"/>
                </m:rPr>
                <w:rPr>
                  <w:rFonts w:ascii="Cambria Math" w:hAnsi="Cambria Math"/>
                  <w:lang w:val="en-GB"/>
                </w:rPr>
                <m:t xml:space="preserve">∈</m:t>
              </m:r>
              <m:d>
                <m:dPr>
                  <m:begChr m:val="{"/>
                  <m:endChr m:val="}"/>
                  <m:ctrlPr>
                    <w:rPr>
                      <w:rFonts w:ascii="Cambria Math" w:hAnsi="Cambria Math"/>
                      <w:lang w:val="en-GB"/>
                    </w:rPr>
                  </m:ctrlPr>
                </m:dPr>
                <m:e>
                  <m:r>
                    <m:rPr>
                      <m:sty m:val="p"/>
                    </m:rPr>
                    <w:rPr>
                      <w:rFonts w:ascii="Cambria Math" w:hAnsi="Cambria Math"/>
                      <w:lang w:val="en-GB"/>
                    </w:rPr>
                    <m:t xml:space="preserve">p</m:t>
                  </m:r>
                  <m:r>
                    <m:rPr>
                      <m:sty m:val="p"/>
                    </m:rPr>
                    <w:rPr>
                      <w:rFonts w:ascii="Cambria Math" w:hAnsi="Cambria Math"/>
                      <w:lang w:val="en-GB"/>
                    </w:rPr>
                    <m:t xml:space="preserve">,</m:t>
                  </m:r>
                  <m:r>
                    <m:rPr>
                      <m:sty m:val="p"/>
                    </m:rPr>
                    <w:rPr>
                      <w:rFonts w:ascii="Cambria Math" w:hAnsi="Cambria Math"/>
                      <w:lang w:val="en-GB"/>
                    </w:rPr>
                    <m:t xml:space="preserve">a</m:t>
                  </m:r>
                </m:e>
              </m:d>
            </m:sub>
            <m:sup/>
            <m:e>
              <m:d>
                <m:dPr>
                  <m:begChr m:val="("/>
                  <m:endChr m:val=")"/>
                  <m:ctrlPr>
                    <w:rPr>
                      <w:rFonts w:ascii="Cambria Math" w:hAnsi="Cambria Math"/>
                      <w:lang w:val="en-GB"/>
                    </w:rPr>
                  </m:ctrlPr>
                </m:dPr>
                <m:e>
                  <m:sSup>
                    <m:sSupPr>
                      <m:ctrlPr>
                        <w:rPr>
                          <w:rFonts w:ascii="Cambria Math" w:hAnsi="Cambria Math"/>
                          <w:lang w:val="en-GB"/>
                        </w:rPr>
                      </m:ctrlPr>
                    </m:sSupPr>
                    <m:e>
                      <m:r>
                        <w:rPr>
                          <w:rFonts w:ascii="Cambria Math" w:hAnsi="Cambria Math"/>
                          <w:lang w:val="en-GB"/>
                        </w:rPr>
                        <m:t xml:space="preserve">κ</m:t>
                      </m:r>
                    </m:e>
                    <m:sup>
                      <m:r>
                        <w:rPr>
                          <w:rFonts w:ascii="Cambria Math" w:hAnsi="Cambria Math"/>
                          <w:lang w:val="en-GB"/>
                        </w:rPr>
                        <m:t xml:space="preserve">g</m:t>
                      </m:r>
                    </m:sup>
                  </m:sSup>
                  <m:sSup>
                    <m:sSupPr>
                      <m:ctrlPr>
                        <w:rPr>
                          <w:rFonts w:ascii="Cambria Math" w:hAnsi="Cambria Math"/>
                          <w:lang w:val="en-GB"/>
                        </w:rPr>
                      </m:ctrlPr>
                    </m:sSupPr>
                    <m:e>
                      <m:r>
                        <w:rPr>
                          <w:rFonts w:ascii="Cambria Math" w:hAnsi="Cambria Math"/>
                          <w:lang w:val="en-GB"/>
                        </w:rPr>
                        <m:t xml:space="preserve">E</m:t>
                      </m:r>
                    </m:e>
                    <m:sup>
                      <m:r>
                        <w:rPr>
                          <w:rFonts w:ascii="Cambria Math" w:hAnsi="Cambria Math"/>
                          <w:lang w:val="en-GB"/>
                        </w:rPr>
                        <m:t xml:space="preserve">g</m:t>
                      </m:r>
                    </m:sup>
                  </m:sSup>
                  <m:sSup>
                    <m:sSupPr>
                      <m:ctrlPr>
                        <w:rPr>
                          <w:rFonts w:ascii="Cambria Math" w:hAnsi="Cambria Math"/>
                          <w:lang w:val="en-GB"/>
                        </w:rPr>
                      </m:ctrlPr>
                    </m:sSupPr>
                    <m:e>
                      <m:r>
                        <m:rPr>
                          <m:sty m:val="b"/>
                        </m:rPr>
                        <w:rPr>
                          <w:rFonts w:ascii="Cambria Math" w:hAnsi="Cambria Math"/>
                          <w:lang w:val="en-GB"/>
                        </w:rPr>
                        <m:t xml:space="preserve">w</m:t>
                      </m:r>
                    </m:e>
                    <m:sup>
                      <m:r>
                        <w:rPr>
                          <w:rFonts w:ascii="Cambria Math" w:hAnsi="Cambria Math"/>
                          <w:lang w:val="en-GB"/>
                        </w:rPr>
                        <m:t xml:space="preserve">g</m:t>
                      </m:r>
                    </m:sup>
                  </m:sSup>
                  <m:r>
                    <m:rPr>
                      <m:sty m:val="p"/>
                    </m:rPr>
                    <w:rPr>
                      <w:rFonts w:ascii="Cambria Math" w:hAnsi="Cambria Math"/>
                      <w:lang w:val="en-GB"/>
                    </w:rPr>
                    <m:t xml:space="preserve">+</m:t>
                  </m:r>
                  <m:sSup>
                    <m:sSupPr>
                      <m:ctrlPr>
                        <w:rPr>
                          <w:rFonts w:ascii="Cambria Math" w:hAnsi="Cambria Math"/>
                          <w:lang w:val="en-GB"/>
                        </w:rPr>
                      </m:ctrlPr>
                    </m:sSupPr>
                    <m:e>
                      <m:r>
                        <m:rPr>
                          <m:sty m:val="b"/>
                        </m:rPr>
                        <w:rPr>
                          <w:rFonts w:ascii="Cambria Math" w:hAnsi="Cambria Math"/>
                          <w:lang w:val="en-GB"/>
                        </w:rPr>
                        <m:t xml:space="preserve">m</m:t>
                      </m:r>
                    </m:e>
                    <m:sup>
                      <m:r>
                        <w:rPr>
                          <w:rFonts w:ascii="Cambria Math" w:hAnsi="Cambria Math"/>
                          <w:lang w:val="en-GB"/>
                        </w:rPr>
                        <m:t xml:space="preserve">g</m:t>
                      </m:r>
                    </m:sup>
                  </m:sSup>
                </m:e>
              </m:d>
            </m:e>
          </m:nary>
        </m:oMath>
      </w:ins>
      <w:ins w:id="2247" w:author="Albert Kwame Osei-Owusu" w:date="2026-09-13T09:00:00Z">
        <w:r>
          <w:tab/>
          <w:t xml:space="preserve">(2)</w:t>
        </w:r>
      </w:ins>
    </w:p>
    <w:p>
      <w:pPr>
        <w:spacing w:after="160"/>
        <w:rPr>
          <w:ins w:id="2248" w:author="Albert Kwame Osei-Owusu" w:date="2026-09-13T09:00:00Z"/>
        </w:rPr>
      </w:pPr>
      <w:ins w:id="2249" w:author="Albert Kwame Osei-Owusu" w:date="2026-09-13T09:00:00Z">
        <w:r>
          <w:t xml:space="preserve">Health care services, </w:t>
        </w:r>
      </w:ins>
      <w:ins w:id="2250" w:author="Albert Kwame Osei-Owusu" w:date="2026-09-13T09:00:00Z">
        <m:oMath>
          <m:sSup>
            <m:sSupPr>
              <m:ctrlPr>
                <w:rPr>
                  <w:rFonts w:ascii="Cambria Math" w:hAnsi="Cambria Math"/>
                  <w:lang w:val="en-GB"/>
                </w:rPr>
              </m:ctrlPr>
            </m:sSupPr>
            <m:e>
              <m:r>
                <w:rPr>
                  <w:rFonts w:ascii="Cambria Math" w:hAnsi="Cambria Math"/>
                  <w:lang w:val="en-GB"/>
                </w:rPr>
                <m:t xml:space="preserve">E</m:t>
              </m:r>
            </m:e>
            <m:sup>
              <m:r>
                <m:rPr>
                  <m:sty m:val="p"/>
                </m:rPr>
                <w:rPr>
                  <w:rFonts w:ascii="Cambria Math" w:hAnsi="Cambria Math"/>
                  <w:lang w:val="en-GB"/>
                </w:rPr>
                <m:t xml:space="preserve">s</m:t>
              </m:r>
            </m:sup>
          </m:sSup>
        </m:oMath>
      </w:ins>
      <w:ins w:id="2251" w:author="Albert Kwame Osei-Owusu" w:date="2026-09-13T09:00:00Z">
        <w:r>
          <w:t xml:space="preserve">, enter through </w:t>
        </w:r>
      </w:ins>
      <w:ins w:id="2252" w:author="Albert Kwame Osei-Owusu" w:date="2026-09-13T09:00:00Z">
        <m:oMath>
          <m:sSub>
            <m:sSubPr>
              <m:ctrlPr>
                <w:rPr>
                  <w:rFonts w:ascii="Cambria Math" w:hAnsi="Cambria Math"/>
                  <w:lang w:val="en-GB"/>
                </w:rPr>
              </m:ctrlPr>
            </m:sSubPr>
            <m:e>
              <m:r>
                <m:rPr>
                  <m:sty m:val="b"/>
                </m:rPr>
                <w:rPr>
                  <w:rFonts w:ascii="Cambria Math" w:hAnsi="Cambria Math"/>
                  <w:lang w:val="en-GB"/>
                </w:rPr>
                <m:t xml:space="preserve">a</m:t>
              </m:r>
            </m:e>
            <m:sub>
              <m:r>
                <w:rPr>
                  <w:rFonts w:ascii="Cambria Math" w:hAnsi="Cambria Math"/>
                  <w:lang w:val="en-GB"/>
                </w:rPr>
                <m:t xml:space="preserve">h</m:t>
              </m:r>
            </m:sub>
          </m:sSub>
        </m:oMath>
      </w:ins>
      <w:ins w:id="2253" w:author="Albert Kwame Osei-Owusu" w:date="2026-09-13T09:00:00Z">
        <w:r>
          <w:t xml:space="preserve">, the column of </w:t>
        </w:r>
      </w:ins>
      <w:ins w:id="2254" w:author="Albert Kwame Osei-Owusu" w:date="2026-09-13T09:00:00Z">
        <m:oMath>
          <m:r>
            <m:rPr>
              <m:sty m:val="b"/>
            </m:rPr>
            <w:rPr>
              <w:rFonts w:ascii="Cambria Math" w:hAnsi="Cambria Math"/>
              <w:lang w:val="en-GB"/>
            </w:rPr>
            <m:t xml:space="preserve">A</m:t>
          </m:r>
        </m:oMath>
      </w:ins>
      <w:ins w:id="2255" w:author="Albert Kwame Osei-Owusu" w:date="2026-09-13T09:00:00Z">
        <w:r>
          <w:t xml:space="preserve"> for the Danish health and social work industry, so that spending is traced through the goods and services that industry buys. Pharmaceuticals (</w:t>
        </w:r>
      </w:ins>
      <w:ins w:id="2256" w:author="Albert Kwame Osei-Owusu" w:date="2026-09-13T09:00:00Z">
        <m:oMath>
          <m:r>
            <m:rPr>
              <m:sty m:val="p"/>
            </m:rPr>
            <w:rPr>
              <w:rFonts w:ascii="Cambria Math" w:hAnsi="Cambria Math"/>
              <w:lang w:val="en-GB"/>
            </w:rPr>
            <m:t xml:space="preserve">p</m:t>
          </m:r>
        </m:oMath>
      </w:ins>
      <w:ins w:id="2257" w:author="Albert Kwame Osei-Owusu" w:date="2026-09-13T09:00:00Z">
        <w:r>
          <w:t xml:space="preserve">) are mapped to Chemicals n.e.c. and appliances (</w:t>
        </w:r>
      </w:ins>
      <w:ins w:id="2258" w:author="Albert Kwame Osei-Owusu" w:date="2026-09-13T09:00:00Z">
        <m:oMath>
          <m:r>
            <m:rPr>
              <m:sty m:val="p"/>
            </m:rPr>
            <w:rPr>
              <w:rFonts w:ascii="Cambria Math" w:hAnsi="Cambria Math"/>
              <w:lang w:val="en-GB"/>
            </w:rPr>
            <m:t xml:space="preserve">a</m:t>
          </m:r>
        </m:oMath>
      </w:ins>
      <w:ins w:id="2259" w:author="Albert Kwame Osei-Owusu" w:date="2026-09-13T09:00:00Z">
        <w:r>
          <w:t xml:space="preserve">) to Medical, precision and optical instruments; </w:t>
        </w:r>
      </w:ins>
      <w:ins w:id="2260" w:author="Albert Kwame Osei-Owusu" w:date="2026-09-13T09:00:00Z">
        <m:oMath>
          <m:sSup>
            <m:sSupPr>
              <m:ctrlPr>
                <w:rPr>
                  <w:rFonts w:ascii="Cambria Math" w:hAnsi="Cambria Math"/>
                  <w:lang w:val="en-GB"/>
                </w:rPr>
              </m:ctrlPr>
            </m:sSupPr>
            <m:e>
              <m:r>
                <w:rPr>
                  <w:rFonts w:ascii="Cambria Math" w:hAnsi="Cambria Math"/>
                  <w:lang w:val="en-GB"/>
                </w:rPr>
                <m:t xml:space="preserve">κ</m:t>
              </m:r>
            </m:e>
            <m:sup>
              <m:r>
                <w:rPr>
                  <w:rFonts w:ascii="Cambria Math" w:hAnsi="Cambria Math"/>
                  <w:lang w:val="en-GB"/>
                </w:rPr>
                <m:t xml:space="preserve">g</m:t>
              </m:r>
            </m:sup>
          </m:sSup>
        </m:oMath>
      </w:ins>
      <w:ins w:id="2261" w:author="Albert Kwame Osei-Owusu" w:date="2026-09-13T09:00:00Z">
        <w:r>
          <w:t xml:space="preserve"> is the share of each category that is the good itself, </w:t>
        </w:r>
      </w:ins>
      <w:ins w:id="2262" w:author="Albert Kwame Osei-Owusu" w:date="2026-09-13T09:00:00Z">
        <m:oMath>
          <m:sSup>
            <m:sSupPr>
              <m:ctrlPr>
                <w:rPr>
                  <w:rFonts w:ascii="Cambria Math" w:hAnsi="Cambria Math"/>
                  <w:lang w:val="en-GB"/>
                </w:rPr>
              </m:ctrlPr>
            </m:sSupPr>
            <m:e>
              <m:r>
                <m:rPr>
                  <m:sty m:val="b"/>
                </m:rPr>
                <w:rPr>
                  <w:rFonts w:ascii="Cambria Math" w:hAnsi="Cambria Math"/>
                  <w:lang w:val="en-GB"/>
                </w:rPr>
                <m:t xml:space="preserve">w</m:t>
              </m:r>
            </m:e>
            <m:sup>
              <m:r>
                <w:rPr>
                  <w:rFonts w:ascii="Cambria Math" w:hAnsi="Cambria Math"/>
                  <w:lang w:val="en-GB"/>
                </w:rPr>
                <m:t xml:space="preserve">g</m:t>
              </m:r>
            </m:sup>
          </m:sSup>
        </m:oMath>
      </w:ins>
      <w:ins w:id="2263" w:author="Albert Kwame Osei-Owusu" w:date="2026-09-13T09:00:00Z">
        <w:r>
          <w:t xml:space="preserve"> distributes it over supplying regions in proportion to Danish final demand for that product in EXIOBASE, and </w:t>
        </w:r>
      </w:ins>
      <w:ins w:id="2264" w:author="Albert Kwame Osei-Owusu" w:date="2026-09-13T09:00:00Z">
        <m:oMath>
          <m:sSup>
            <m:sSupPr>
              <m:ctrlPr>
                <w:rPr>
                  <w:rFonts w:ascii="Cambria Math" w:hAnsi="Cambria Math"/>
                  <w:lang w:val="en-GB"/>
                </w:rPr>
              </m:ctrlPr>
            </m:sSupPr>
            <m:e>
              <m:r>
                <m:rPr>
                  <m:sty m:val="b"/>
                </m:rPr>
                <w:rPr>
                  <w:rFonts w:ascii="Cambria Math" w:hAnsi="Cambria Math"/>
                  <w:lang w:val="en-GB"/>
                </w:rPr>
                <m:t xml:space="preserve">m</m:t>
              </m:r>
            </m:e>
            <m:sup>
              <m:r>
                <w:rPr>
                  <w:rFonts w:ascii="Cambria Math" w:hAnsi="Cambria Math"/>
                  <w:lang w:val="en-GB"/>
                </w:rPr>
                <m:t xml:space="preserve">g</m:t>
              </m:r>
            </m:sup>
          </m:sSup>
        </m:oMath>
      </w:ins>
      <w:ins w:id="2265" w:author="Albert Kwame Osei-Owusu" w:date="2026-09-13T09:00:00Z">
        <w:r>
          <w:t xml:space="preserve"> places the distribution margins at the Danish motor-trade, wholesale and retail industries (Appendix A, Valuation and distribution margins).</w:t>
        </w:r>
      </w:ins>
    </w:p>
    <w:p>
      <w:pPr>
        <w:pStyle w:val="Heading2"/>
        <w:rPr>
          <w:ins w:id="2266" w:author="Albert Kwame Osei-Owusu" w:date="2026-09-13T09:00:00Z"/>
        </w:rPr>
      </w:pPr>
      <w:ins w:id="2267" w:author="Albert Kwame Osei-Owusu" w:date="2026-09-13T09:00:00Z">
        <w:r>
          <w:rPr/>
          <w:t xml:space="preserve">Footprint calculation</w:t>
        </w:r>
      </w:ins>
    </w:p>
    <w:p w14:paraId="1E5AED1D" w14:textId="77777777" w:rsidR="002A6176" w:rsidRDefault="00B753E7" w:rsidP="004C5A97">
      <w:pPr>
        <w:spacing w:after="160"/>
      </w:pPr>
      <w:del w:id="535" w:author="Albert Kwame Osei-Owusu" w:date="2026-09-12T09:00:00Z">
        <w:r>
          <w:delText xml:space="preserve">Environmental impacts were calculated using EXIOBASE v3.7 </w:delText>
        </w:r>
      </w:del>
      <w:ins w:id="536" w:author="Albert Kwame Osei-Owusu" w:date="2026-09-12T09:00:00Z">
        <w:del w:id="3081" w:author="Albert Kwame Osei-Owusu" w:date="2026-09-13T09:00:00Z">
          <w:r>
            <w:delText xml:space="preserve">Environmental impacts were calculated using EXIOBASE version 3.8.2 </w:delText>
          </w:r>
        </w:del>
      </w:ins>
      <w:ins w:id="540" w:author="Ofir Eriksen" w:date="2026-09-02T14:44:00Z" w16du:dateUtc="2026-09-02T12:44:00Z">
        <w:del w:id="541" w:author="Albert Kwame Osei-Owusu" w:date="2026-09-12T09:00:00Z">
          <w:r w:rsidR="00E90221" w:rsidRPr="00E90221">
            <w:rPr>
              <w:noProof/>
              <w:vertAlign w:val="superscript"/>
            </w:rPr>
            <w:delText>18,23</w:delText>
          </w:r>
        </w:del>
      </w:ins>
      <w:ins w:id="542" w:author="Albert Kwame Osei-Owusu" w:date="2026-09-12T09:00:00Z">
        <w:del w:id="3088" w:author="Albert Kwame Osei-Owusu" w:date="2026-09-13T09:00:00Z">
          <w:r>
            <w:rPr>
              <w:noProof/>
              <w:highlight w:val="yellow"/>
            </w:rPr>
            <w:delText>[18,23]</w:delText>
          </w:r>
        </w:del>
      </w:ins>
      <w:del w:id="543" w:author="Ofir Eriksen" w:date="2026-09-02T13:40:00Z" w16du:dateUtc="2026-09-02T11:40:00Z">
        <w:r w:rsidR="00893384" w:rsidRPr="00893384" w:rsidDel="00FB15C5">
          <w:rPr>
            <w:noProof/>
            <w:vertAlign w:val="superscript"/>
          </w:rPr>
          <w:delText>16,21</w:delText>
        </w:r>
      </w:del>
      <w:del w:id="3090" w:author="Albert Kwame Osei-Owusu" w:date="2026-09-13T09:00:00Z">
        <w:r>
          <w:delText xml:space="preserve">, which enables </w:delText>
        </w:r>
      </w:del>
      <w:del w:id="3091" w:author="Albert Kwame Osei-Owusu" w:date="2026-09-13T09:00:00Z">
        <w:r w:rsidR="004F4CB0">
          <w:delText>health care</w:delText>
        </w:r>
      </w:del>
      <w:del w:id="3092" w:author="Albert Kwame Osei-Owusu" w:date="2026-09-13T09:00:00Z">
        <w:r>
          <w:delText xml:space="preserve"> expenditure to be traced through domestic and international supply chains using a consumption-based framework. Upstream impacts were quantified using the Leontief inverse </w:delText>
        </w:r>
      </w:del>
      <w:ins w:id="546" w:author="Ofir Eriksen" w:date="2026-09-02T14:44:00Z" w16du:dateUtc="2026-09-02T12:44:00Z">
        <w:del w:id="547" w:author="Albert Kwame Osei-Owusu" w:date="2026-09-12T09:00:00Z">
          <w:r w:rsidR="00E90221" w:rsidRPr="00E90221">
            <w:rPr>
              <w:noProof/>
              <w:vertAlign w:val="superscript"/>
            </w:rPr>
            <w:delText>17</w:delText>
          </w:r>
        </w:del>
      </w:ins>
      <w:ins w:id="548" w:author="Albert Kwame Osei-Owusu" w:date="2026-09-12T09:00:00Z">
        <w:del w:id="3096" w:author="Albert Kwame Osei-Owusu" w:date="2026-09-13T09:00:00Z">
          <w:r>
            <w:rPr>
              <w:noProof/>
              <w:highlight w:val="yellow"/>
            </w:rPr>
            <w:delText>[17]</w:delText>
          </w:r>
        </w:del>
      </w:ins>
      <w:del w:id="549" w:author="Ofir Eriksen" w:date="2026-09-02T13:40:00Z" w16du:dateUtc="2026-09-02T11:40:00Z">
        <w:r w:rsidR="00893384" w:rsidRPr="00893384" w:rsidDel="00FB15C5">
          <w:rPr>
            <w:noProof/>
            <w:vertAlign w:val="superscript"/>
          </w:rPr>
          <w:delText>15</w:delText>
        </w:r>
      </w:del>
      <w:del w:id="550" w:author="Albert Kwame Osei-Owusu" w:date="2026-09-12T09:00:00Z">
        <w:r>
          <w:delText xml:space="preserve"> and environmental extensions translating monetary flows into impact intensities. Within this framework, transport is represented as a service sector (NACE H), capturing freight, logistics, and service-related transport. Activities driven by household behaviour </w:delText>
        </w:r>
      </w:del>
      <w:ins w:id="551" w:author="Albert Kwame Osei-Owusu" w:date="2026-09-12T09:00:00Z">
        <w:del w:id="3098" w:author="Albert Kwame Osei-Owusu" w:date="2026-09-13T09:00:00Z">
          <w:r>
            <w:delText xml:space="preserve"> and environmental extensions translating monetary flows into impact intensities. Transport appears here as a service sector (NACE H), covering freight, logistics and service-related transport. Household activities </w:delText>
          </w:r>
        </w:del>
      </w:ins>
      <w:del w:id="552" w:author="Albert Kwame Osei-Owusu" w:date="2026-09-12T09:00:00Z">
        <w:r>
          <w:delText>(eg, commuting and patient or visitor travel)</w:delText>
        </w:r>
      </w:del>
      <w:ins w:id="553" w:author="Albert Kwame Osei-Owusu" w:date="2026-09-12T09:00:00Z">
        <w:del w:id="3099" w:author="Albert Kwame Osei-Owusu" w:date="2026-09-13T09:00:00Z">
          <w:r>
            <w:delText>(for example, commuting and patient or visitor travel)</w:delText>
          </w:r>
        </w:del>
      </w:ins>
      <w:del w:id="3100" w:author="Albert Kwame Osei-Owusu" w:date="2026-09-13T09:00:00Z">
        <w:r>
          <w:delText xml:space="preserve"> are not allocated to </w:delText>
        </w:r>
      </w:del>
      <w:del w:id="3101" w:author="Albert Kwame Osei-Owusu" w:date="2026-09-13T09:00:00Z">
        <w:r w:rsidR="004F4CB0">
          <w:delText>health care</w:delText>
        </w:r>
      </w:del>
      <w:del w:id="554" w:author="Albert Kwame Osei-Owusu" w:date="2026-09-12T09:00:00Z">
        <w:r>
          <w:delText xml:space="preserve"> final demand and are therefore excluded from the MRIO results. These were instead included through bottom-up estimates and treated as conceptually distinct from supply-chain transport captured in the top-down analysis. Gross </w:delText>
        </w:r>
      </w:del>
      <w:ins w:id="555" w:author="Albert Kwame Osei-Owusu" w:date="2026-09-12T09:00:00Z">
        <w:del w:id="3102" w:author="Albert Kwame Osei-Owusu" w:date="2026-09-13T09:00:00Z">
          <w:r>
            <w:delText xml:space="preserve"> final demand and are therefore added separately, and kept distinct from the supply-chain transport the model already carries. Gross </w:delText>
          </w:r>
        </w:del>
      </w:ins>
      <w:del w:id="556" w:author="Ofir Eriksen" w:date="2026-09-01T13:37:00Z" w16du:dateUtc="2026-09-01T11:37:00Z">
        <w:r w:rsidDel="007E018F">
          <w:delText xml:space="preserve">fixed </w:delText>
        </w:r>
      </w:del>
      <w:ins w:id="557" w:author="Ofir Eriksen" w:date="2026-09-01T13:37:00Z" w16du:dateUtc="2026-09-01T11:37:00Z">
        <w:del w:id="3103" w:author="Albert Kwame Osei-Owusu" w:date="2026-09-13T09:00:00Z">
          <w:r w:rsidR="007E018F">
            <w:delText xml:space="preserve">Fixed </w:delText>
          </w:r>
        </w:del>
      </w:ins>
      <w:del w:id="558" w:author="Ofir Eriksen" w:date="2026-09-01T13:37:00Z" w16du:dateUtc="2026-09-01T11:37:00Z">
        <w:r w:rsidDel="007E018F">
          <w:delText xml:space="preserve">capital </w:delText>
        </w:r>
      </w:del>
      <w:ins w:id="559" w:author="Ofir Eriksen" w:date="2026-09-01T13:37:00Z" w16du:dateUtc="2026-09-01T11:37:00Z">
        <w:del w:id="3104" w:author="Albert Kwame Osei-Owusu" w:date="2026-09-13T09:00:00Z">
          <w:r w:rsidR="007E018F">
            <w:delText xml:space="preserve">Capital </w:delText>
          </w:r>
        </w:del>
      </w:ins>
      <w:del w:id="560" w:author="Ofir Eriksen" w:date="2026-09-01T13:37:00Z" w16du:dateUtc="2026-09-01T11:37:00Z">
        <w:r w:rsidDel="007E018F">
          <w:delText xml:space="preserve">formation </w:delText>
        </w:r>
      </w:del>
      <w:ins w:id="561" w:author="Ofir Eriksen" w:date="2026-09-01T13:37:00Z" w16du:dateUtc="2026-09-01T11:37:00Z">
        <w:del w:id="3105" w:author="Albert Kwame Osei-Owusu" w:date="2026-09-13T09:00:00Z">
          <w:r w:rsidR="007E018F">
            <w:delText xml:space="preserve">Formation </w:delText>
          </w:r>
        </w:del>
      </w:ins>
      <w:del w:id="3106" w:author="Albert Kwame Osei-Owusu" w:date="2026-09-13T09:00:00Z">
        <w:r>
          <w:delText xml:space="preserve">(GFCF) associated with </w:delText>
        </w:r>
      </w:del>
      <w:del w:id="3107" w:author="Albert Kwame Osei-Owusu" w:date="2026-09-13T09:00:00Z">
        <w:r w:rsidR="004F4CB0">
          <w:delText>health care</w:delText>
        </w:r>
      </w:del>
      <w:del w:id="562" w:author="Albert Kwame Osei-Owusu" w:date="2026-09-12T09:00:00Z">
        <w:r>
          <w:delText xml:space="preserve"> infrastructure was excluded, meaning impacts from capital goods and infrastructure are not captured.</w:delText>
        </w:r>
      </w:del>
      <w:ins w:id="563" w:author="Albert Kwame Osei-Owusu" w:date="2026-09-12T09:00:00Z">
        <w:del w:id="564" w:author="Albert Kwame Osei-Owusu" w:date="2026-09-12T09:00:00Z">
          <w:r>
            <w:delText xml:space="preserve"> infrastructure was excluded from the headline, so the impacts of capital goods and infrastructure are not captured; the size of that omission is bounded in the Limitations by a variant in which capital is endogenised.</w:delText>
          </w:r>
        </w:del>
        <w:del w:id="3108" w:author="Albert Kwame Osei-Owusu" w:date="2026-09-13T09:00:00Z">
          <w:r>
            <w:delText xml:space="preserve"> infrastructure is excluded from the headline; the Limitations bound that omission.</w:delText>
          </w:r>
        </w:del>
      </w:ins>
      <w:del w:id="3109" w:author="Albert Kwame Osei-Owusu" w:date="2026-09-13T09:00:00Z">
        <w:r>
          <w:delText xml:space="preserve"> Pharmaceutical expenditure was mapped to Chemicals </w:delText>
        </w:r>
      </w:del>
      <w:proofErr w:type="spellStart"/>
      <w:del w:id="3110" w:author="Albert Kwame Osei-Owusu" w:date="2026-09-13T09:00:00Z">
        <w:r>
          <w:delText>n.e.c.</w:delText>
        </w:r>
      </w:del>
      <w:proofErr w:type="spellEnd"/>
      <w:del w:id="3111" w:author="Albert Kwame Osei-Owusu" w:date="2026-09-13T09:00:00Z">
        <w:r>
          <w:delText xml:space="preserve">, distributing impacts </w:delText>
        </w:r>
      </w:del>
      <w:del w:id="3112" w:author="Albert Kwame Osei-Owusu" w:date="2026-09-13T09:00:00Z">
        <w:r>
          <w:lastRenderedPageBreak/>
          <w:delText xml:space="preserve">across upstream sectors rather than as a distinct pharmaceutical sector, which limits the ability to isolate pharmaceutical-specific impacts. </w:delText>
        </w:r>
      </w:del>
      <w:ins w:id="3114" w:author="Albert Kwame Osei-Owusu" w:date="2026-09-13T09:00:00Z">
        <w:r>
          <w:t xml:space="preserve">The footprint of each indicator is</w:t>
        </w:r>
      </w:ins>
    </w:p>
    <w:p>
      <w:pPr>
        <w:tabs>
          <w:tab w:val="center" w:pos="4819"/>
          <w:tab w:val="right" w:pos="9638"/>
        </w:tabs>
        <w:spacing w:before="60" w:after="60"/>
        <w:rPr>
          <w:ins w:id="2268" w:author="Albert Kwame Osei-Owusu" w:date="2026-09-13T09:00:00Z"/>
        </w:rPr>
      </w:pPr>
      <w:ins w:id="2269" w:author="Albert Kwame Osei-Owusu" w:date="2026-09-13T09:00:00Z">
        <w:r>
          <w:tab/>
        </w:r>
        <m:oMath>
          <m:r>
            <m:rPr>
              <m:sty m:val="b"/>
            </m:rPr>
            <w:rPr>
              <w:rFonts w:ascii="Cambria Math" w:hAnsi="Cambria Math"/>
              <w:lang w:val="en-GB"/>
            </w:rPr>
            <m:t xml:space="preserve">f</m:t>
          </m:r>
          <m:r>
            <m:rPr>
              <m:sty m:val="p"/>
            </m:rPr>
            <w:rPr>
              <w:rFonts w:ascii="Cambria Math" w:hAnsi="Cambria Math"/>
              <w:lang w:val="en-GB"/>
            </w:rPr>
            <m:t xml:space="preserve">=</m:t>
          </m:r>
          <m:r>
            <m:rPr>
              <m:sty m:val="b"/>
            </m:rPr>
            <w:rPr>
              <w:rFonts w:ascii="Cambria Math" w:hAnsi="Cambria Math"/>
              <w:lang w:val="en-GB"/>
            </w:rPr>
            <m:t xml:space="preserve">B</m:t>
          </m:r>
          <m:r>
            <m:rPr>
              <m:sty m:val="b"/>
            </m:rPr>
            <w:rPr>
              <w:rFonts w:ascii="Cambria Math" w:hAnsi="Cambria Math"/>
              <w:lang w:val="en-GB"/>
            </w:rPr>
            <m:t xml:space="preserve">L</m:t>
          </m:r>
          <m:sSub>
            <m:sSubPr>
              <m:ctrlPr>
                <w:rPr>
                  <w:rFonts w:ascii="Cambria Math" w:hAnsi="Cambria Math"/>
                  <w:lang w:val="en-GB"/>
                </w:rPr>
              </m:ctrlPr>
            </m:sSubPr>
            <m:e>
              <m:r>
                <m:rPr>
                  <m:sty m:val="b"/>
                </m:rPr>
                <w:rPr>
                  <w:rFonts w:ascii="Cambria Math" w:hAnsi="Cambria Math"/>
                  <w:lang w:val="en-GB"/>
                </w:rPr>
                <m:t xml:space="preserve">y</m:t>
              </m:r>
            </m:e>
            <m:sub>
              <m:r>
                <w:rPr>
                  <w:rFonts w:ascii="Cambria Math" w:hAnsi="Cambria Math"/>
                  <w:lang w:val="en-GB"/>
                </w:rPr>
                <m:t xml:space="preserve">H</m:t>
              </m:r>
            </m:sub>
          </m:sSub>
          <m:r>
            <m:rPr>
              <m:sty m:val="p"/>
            </m:rPr>
            <w:rPr>
              <w:rFonts w:ascii="Cambria Math" w:hAnsi="Cambria Math"/>
              <w:lang w:val="en-GB"/>
            </w:rPr>
            <m:t xml:space="preserve">+</m:t>
          </m:r>
          <m:r>
            <m:rPr>
              <m:sty m:val="b"/>
            </m:rPr>
            <w:rPr>
              <w:rFonts w:ascii="Cambria Math" w:hAnsi="Cambria Math"/>
              <w:lang w:val="en-GB"/>
            </w:rPr>
            <m:t xml:space="preserve">d</m:t>
          </m:r>
          <m:r>
            <m:rPr>
              <m:sty m:val="p"/>
            </m:rPr>
            <w:rPr>
              <w:rFonts w:ascii="Cambria Math" w:hAnsi="Cambria Math"/>
              <w:lang w:val="en-GB"/>
            </w:rPr>
            <m:t xml:space="preserve">+</m:t>
          </m:r>
          <m:sSup>
            <m:sSupPr>
              <m:ctrlPr>
                <w:rPr>
                  <w:rFonts w:ascii="Cambria Math" w:hAnsi="Cambria Math"/>
                  <w:lang w:val="en-GB"/>
                </w:rPr>
              </m:ctrlPr>
            </m:sSupPr>
            <m:e>
              <m:r>
                <m:rPr>
                  <m:sty m:val="b"/>
                </m:rPr>
                <w:rPr>
                  <w:rFonts w:ascii="Cambria Math" w:hAnsi="Cambria Math"/>
                  <w:lang w:val="en-GB"/>
                </w:rPr>
                <m:t xml:space="preserve">g</m:t>
              </m:r>
            </m:e>
            <m:sup>
              <m:r>
                <m:rPr>
                  <m:sty m:val="p"/>
                </m:rPr>
                <w:rPr>
                  <w:rFonts w:ascii="Cambria Math" w:hAnsi="Cambria Math"/>
                  <w:lang w:val="en-GB"/>
                </w:rPr>
                <m:t xml:space="preserve">BU</m:t>
              </m:r>
            </m:sup>
          </m:sSup>
        </m:oMath>
      </w:ins>
      <w:ins w:id="2270" w:author="Albert Kwame Osei-Owusu" w:date="2026-09-13T09:00:00Z">
        <w:r>
          <w:tab/>
          <w:t xml:space="preserve">(3)</w:t>
        </w:r>
      </w:ins>
    </w:p>
    <w:p w14:paraId="2147459B" w14:textId="77777777" w:rsidR="00F733BE" w:rsidRDefault="00000000">
      <w:pPr>
        <w:spacing w:after="160"/>
        <w:rPr>
          <w:ins w:id="565" w:author="Albert Kwame Osei-Owusu" w:date="2026-09-12T09:00:00Z"/>
          <w:rFonts w:cs="Times New Roman"/>
          <w:szCs w:val="20"/>
        </w:rPr>
      </w:pPr>
      <w:ins w:id="566" w:author="Albert Kwame Osei-Owusu" w:date="2026-09-12T09:00:00Z">
        <w:del w:id="3064" w:author="Albert Kwame Osei-Owusu" w:date="2026-09-13T09:00:00Z">
          <w:r>
            <w:rPr>
              <w:rFonts w:cs="Times New Roman"/>
              <w:szCs w:val="20"/>
            </w:rPr>
            <w:delText>Two corrections to the input-output system are applied before any health care result is computed. EXIOBASE allocates 74% of Danish sea-transport output to Danish intermediate use, against 6.5% in Statistics Denmark's own domestic input-output table for 2022; the difference is a modelling artefact that loads international shipping onto every Danish purchaser. We reallocate the excess to exports, holding the row and column balances of the Danish block, with the target share read from the Danish table for each background year rather than fixed at one value (0.077 for 2016, 0.093 for 2019, 0.065 for 2022). Reading the 2019 table the same way returns 9%, reproducing the figure published by Rørmose Jensen and Iliev, which is the external check on the procedure. Second, the sector's own operational emissions and waste are taken from Statistics Denmark's DRIVHUS emission accounts and AFFALD waste accounts by industry rather than inferred from the model's allocation of operational emissions to supplying sectors, which understates them; hospital nitrous oxide is netted out of the DRIVHUS figure before the anaesthetic term is added, so the two do not double count.</w:delText>
          </w:r>
        </w:del>
      </w:ins>
      <w:ins w:id="3066" w:author="Albert Kwame Osei-Owusu" w:date="2026-09-13T09:00:00Z">
        <w:r>
          <w:t xml:space="preserve">where </w:t>
        </w:r>
      </w:ins>
      <w:ins w:id="3067" w:author="Albert Kwame Osei-Owusu" w:date="2026-09-13T09:00:00Z">
        <m:oMath>
          <m:r>
            <m:rPr>
              <m:sty m:val="b"/>
            </m:rPr>
            <w:rPr>
              <w:rFonts w:ascii="Cambria Math" w:hAnsi="Cambria Math"/>
              <w:lang w:val="en-GB"/>
            </w:rPr>
            <m:t xml:space="preserve">d</m:t>
          </m:r>
        </m:oMath>
      </w:ins>
      <w:ins w:id="3068" w:author="Albert Kwame Osei-Owusu" w:date="2026-09-13T09:00:00Z">
        <w:r>
          <w:t xml:space="preserve"> is the health sector’s own operational term and </w:t>
        </w:r>
      </w:ins>
      <w:ins w:id="3069" w:author="Albert Kwame Osei-Owusu" w:date="2026-09-13T09:00:00Z">
        <m:oMath>
          <m:sSup>
            <m:sSupPr>
              <m:ctrlPr>
                <w:rPr>
                  <w:rFonts w:ascii="Cambria Math" w:hAnsi="Cambria Math"/>
                  <w:lang w:val="en-GB"/>
                </w:rPr>
              </m:ctrlPr>
            </m:sSupPr>
            <m:e>
              <m:r>
                <m:rPr>
                  <m:sty m:val="b"/>
                </m:rPr>
                <w:rPr>
                  <w:rFonts w:ascii="Cambria Math" w:hAnsi="Cambria Math"/>
                  <w:lang w:val="en-GB"/>
                </w:rPr>
                <m:t xml:space="preserve">g</m:t>
              </m:r>
            </m:e>
            <m:sup>
              <m:r>
                <m:rPr>
                  <m:sty m:val="p"/>
                </m:rPr>
                <w:rPr>
                  <w:rFonts w:ascii="Cambria Math" w:hAnsi="Cambria Math"/>
                  <w:lang w:val="en-GB"/>
                </w:rPr>
                <m:t xml:space="preserve">BU</m:t>
              </m:r>
            </m:sup>
          </m:sSup>
        </m:oMath>
      </w:ins>
      <w:ins w:id="3070" w:author="Albert Kwame Osei-Owusu" w:date="2026-09-13T09:00:00Z">
        <w:r>
          <w:t xml:space="preserve"> the bottom-up terms. Appendix A derives these equations in full (Eqs. (A.1) to (A.8)). Two corrections precede the calculation. </w:t>
        </w:r>
        <w:r>
          <w:t xml:space="preserve">First, EXIOBASE allocates 74% of Danish sea-transport output to Danish intermediate use, compared to 6.5% in Statistics Denmark’s domestic table for 2022, and so loads international shipping onto every Danish purchaser. We reallocated the excess to exports and credited the input it replaced to the buying industries’ net operating surplus, so that the gross output of every industry is unchanged; the target share is read from the Danish table for each background year</w:t>
        </w:r>
        <w:r>
          <w:t xml:space="preserve"> (</w:t>
        </w:r>
        <w:r>
          <w:t xml:space="preserve">7.7%</w:t>
        </w:r>
        <w:r>
          <w:t xml:space="preserve"> for the 2016 table, which the 2016 and 2019 runs share, and </w:t>
        </w:r>
        <w:r>
          <w:t xml:space="preserve">6.5%</w:t>
        </w:r>
        <w:r>
          <w:t xml:space="preserve"> for 2022). Read from the 2019 table, the same procedure returns </w:t>
        </w:r>
        <w:r>
          <w:t xml:space="preserve">9.3%,</w:t>
        </w:r>
        <w:r>
          <w:t xml:space="preserve"> </w:t>
        </w:r>
        <w:r>
          <w:t xml:space="preserve">close to</w:t>
        </w:r>
        <w:r>
          <w:t xml:space="preserve"> the 9% that Rørmose Jensen and Iliev report for water transport in the Danish national-accounts table, against 74% in EXIOBASE </w:t>
        </w:r>
      </w:ins>
      <w:ins w:id="3071" w:author="Albert Kwame Osei-Owusu" w:date="2026-09-13T09:00:00Z">
        <w:r>
          <w:rPr>
            <w:highlight w:val="yellow"/>
          </w:rPr>
          <w:t xml:space="preserve">[28]</w:t>
        </w:r>
      </w:ins>
      <w:ins w:id="3072" w:author="Albert Kwame Osei-Owusu" w:date="2026-09-13T09:00:00Z">
        <w:r>
          <w:t xml:space="preserve">. The reallocation is set out in Appendix A (The Danish sea-transport reallocation, Eq. (A.17)). Second, because </w:t>
        </w:r>
      </w:ins>
      <w:ins w:id="3073" w:author="Albert Kwame Osei-Owusu" w:date="2026-09-13T09:00:00Z">
        <m:oMath>
          <m:sSub>
            <m:sSubPr>
              <m:ctrlPr>
                <w:rPr>
                  <w:rFonts w:ascii="Cambria Math" w:hAnsi="Cambria Math"/>
                  <w:lang w:val="en-GB"/>
                </w:rPr>
              </m:ctrlPr>
            </m:sSubPr>
            <m:e>
              <m:r>
                <m:rPr>
                  <m:sty m:val="b"/>
                </m:rPr>
                <w:rPr>
                  <w:rFonts w:ascii="Cambria Math" w:hAnsi="Cambria Math"/>
                  <w:lang w:val="en-GB"/>
                </w:rPr>
                <m:t xml:space="preserve">a</m:t>
              </m:r>
            </m:e>
            <m:sub>
              <m:r>
                <w:rPr>
                  <w:rFonts w:ascii="Cambria Math" w:hAnsi="Cambria Math"/>
                  <w:lang w:val="en-GB"/>
                </w:rPr>
                <m:t xml:space="preserve">h</m:t>
              </m:r>
            </m:sub>
          </m:sSub>
        </m:oMath>
      </w:ins>
      <w:ins w:id="3074" w:author="Albert Kwame Osei-Owusu" w:date="2026-09-13T09:00:00Z">
        <w:r>
          <w:t xml:space="preserve"> contains the industry’s purchases but not its own emissions, </w:t>
        </w:r>
      </w:ins>
      <w:ins w:id="3075" w:author="Albert Kwame Osei-Owusu" w:date="2026-09-13T09:00:00Z">
        <m:oMath>
          <m:r>
            <m:rPr>
              <m:sty m:val="b"/>
            </m:rPr>
            <w:rPr>
              <w:rFonts w:ascii="Cambria Math" w:hAnsi="Cambria Math"/>
              <w:lang w:val="en-GB"/>
            </w:rPr>
            <m:t xml:space="preserve">d</m:t>
          </m:r>
        </m:oMath>
      </w:ins>
      <w:ins w:id="3076" w:author="Albert Kwame Osei-Owusu" w:date="2026-09-13T09:00:00Z">
        <w:r>
          <w:t xml:space="preserve"> is taken for climate change and waste from Statistics Denmark’s greenhouse gas and waste accounts by industry (DRIVHUS, AFFALD01) </w:t>
        </w:r>
      </w:ins>
      <w:ins w:id="3077" w:author="Albert Kwame Osei-Owusu" w:date="2026-09-13T09:00:00Z">
        <w:r>
          <w:rPr>
            <w:highlight w:val="yellow"/>
          </w:rPr>
          <w:t xml:space="preserve">[29]</w:t>
        </w:r>
      </w:ins>
      <w:ins w:id="3078" w:author="Albert Kwame Osei-Owusu" w:date="2026-09-13T09:00:00Z">
        <w:r>
          <w:t xml:space="preserve"> for human health activities, residential care and the elder care share of social work, with medical nitrous oxide netted </w:t>
        </w:r>
        <w:r>
          <w:t xml:space="preserve">out. For</w:t>
        </w:r>
        <w:r>
          <w:t xml:space="preserve"> the other three </w:t>
        </w:r>
        <w:r>
          <w:t xml:space="preserve">indicators, the operational term</w:t>
        </w:r>
        <w:r>
          <w:t xml:space="preserve"> is the direct intensity of the Danish health industry in EXIOBASE scaled to </w:t>
        </w:r>
      </w:ins>
      <w:ins w:id="3079" w:author="Albert Kwame Osei-Owusu" w:date="2026-09-13T09:00:00Z">
        <m:oMath>
          <m:sSup>
            <m:sSupPr>
              <m:ctrlPr>
                <w:rPr>
                  <w:rFonts w:ascii="Cambria Math" w:hAnsi="Cambria Math"/>
                  <w:lang w:val="en-GB"/>
                </w:rPr>
              </m:ctrlPr>
            </m:sSupPr>
            <m:e>
              <m:r>
                <w:rPr>
                  <w:rFonts w:ascii="Cambria Math" w:hAnsi="Cambria Math"/>
                  <w:lang w:val="en-GB"/>
                </w:rPr>
                <m:t xml:space="preserve">E</m:t>
              </m:r>
            </m:e>
            <m:sup>
              <m:r>
                <m:rPr>
                  <m:sty m:val="p"/>
                </m:rPr>
                <w:rPr>
                  <w:rFonts w:ascii="Cambria Math" w:hAnsi="Cambria Math"/>
                  <w:lang w:val="en-GB"/>
                </w:rPr>
                <m:t xml:space="preserve">s</m:t>
              </m:r>
            </m:sup>
          </m:sSup>
        </m:oMath>
      </w:ins>
      <w:ins w:id="3080" w:author="Albert Kwame Osei-Owusu" w:date="2026-09-13T09:00:00Z">
        <w:r>
          <w:t xml:space="preserve">. </w:t>
        </w:r>
        <w:r>
          <w:t xml:space="preserve">The model term then excludes the industry’s own emissions, which we checked by computing it in two independent ways that agree </w:t>
        </w:r>
        <w:r>
          <w:t xml:space="preserve">apart from computer rounding.</w:t>
        </w:r>
        <w:r>
          <w:t xml:space="preserve"> The</w:t>
        </w:r>
        <w:r>
          <w:t xml:space="preserve"> industry’s purchases from itself bring back 1.8 kt CO₂e (0.04%) of its own emissions, which the headline keeps and the scope partition removes (Appendix A, Eq. (A.6) and Double counting).</w:t>
        </w:r>
      </w:ins>
    </w:p>
    <w:p w14:paraId="46461D81" w14:textId="77777777" w:rsidR="00F733BE" w:rsidRDefault="00000000">
      <w:pPr>
        <w:rPr>
          <w:ins w:id="567" w:author="Albert Kwame Osei-Owusu" w:date="2026-09-12T09:00:00Z"/>
          <w:del w:id="3063" w:author="Albert Kwame Osei-Owusu" w:date="2026-09-13T09:00:00Z"/>
          <w:rFonts w:cs="Times New Roman"/>
          <w:szCs w:val="20"/>
        </w:rPr>
      </w:pPr>
      <w:ins w:id="568" w:author="Albert Kwame Osei-Owusu" w:date="2026-09-12T09:00:00Z">
        <w:del w:id="3059" w:author="Albert Kwame Osei-Owusu" w:date="2026-09-13T09:00:00Z">
          <w:r>
            <w:rPr>
              <w:rFonts w:cs="Times New Roman"/>
              <w:szCs w:val="20"/>
            </w:rPr>
            <w:delText xml:space="preserve">Results are reported in three cuts: by the activity group health care buys, by the sector in which the impact physically occurs, and by the world region of production, with the last two resolved jointly as producing region by industry pairs. Greenhouse gas emissions are additionally partitioned into GHG Protocol Scopes 1, 2 and 3, with patient and visitor travel reported separately because it falls outside the protocol's reporting boundary, and the same partition is applied to the other four categories. Gross fixed capital formation is excluded from the headline for comparability with the studies used as benchmarks, and a variant in which capital is </w:delText>
          </w:r>
        </w:del>
        <w:proofErr w:type="spellStart"/>
        <w:del w:id="3060" w:author="Albert Kwame Osei-Owusu" w:date="2026-09-13T09:00:00Z">
          <w:r>
            <w:rPr>
              <w:rFonts w:cs="Times New Roman"/>
              <w:szCs w:val="20"/>
            </w:rPr>
            <w:delText>endogenised</w:delText>
          </w:r>
        </w:del>
        <w:proofErr w:type="spellEnd"/>
        <w:del w:id="3061" w:author="Albert Kwame Osei-Owusu" w:date="2026-09-13T09:00:00Z">
          <w:r>
            <w:rPr>
              <w:rFonts w:cs="Times New Roman"/>
              <w:szCs w:val="20"/>
            </w:rPr>
            <w:delText xml:space="preserve"> on the published matrices of Södersten and colleagues [44] bounds that exclusion. The analysis year is 2022 throughout. The same code is run for 2016 and 2019 for comparison, both on the 2016 background: in version 3.8.2 the output of the Danish health and social work industry falls to 18,646 million euros in 2019, 48% of the 39,059 million the Danish national accounts report for the same industry, and to a similar level in 2018, while agreeing to within 3% in 2016 and in 2022 (Appendix A).</w:delText>
          </w:r>
        </w:del>
      </w:ins>
    </w:p>
    <w:p w14:paraId="0AE6C1AC" w14:textId="77777777" w:rsidR="00A22B16" w:rsidRPr="004C5A97" w:rsidRDefault="00844202" w:rsidP="004C5A97">
      <w:pPr>
        <w:pStyle w:val="Heading2"/>
        <w:rPr/>
      </w:pPr>
      <w:r>
        <w:rPr/>
        <w:t xml:space="preserve">Inclusion of bottom-up data</w:t>
      </w:r>
      <w:del w:id="51335" w:author="Albert Kwame Osei-Owusu" w:date="2026-09-14T16:00:00Z">
        <w:r>
          <w:rPr/>
          <w:delText xml:space="preserve"> </w:delText>
        </w:r>
      </w:del>
    </w:p>
    <w:p w14:paraId="496F1E43" w14:textId="77777777">
      <w:pPr>
        <w:spacing w:after="160"/>
        <w:rPr>
          <w:ins w:id="52397" w:author="Ofir Eriksen" w:date="2026-10-21T11:44:00Z"/>
        </w:rPr>
      </w:pPr>
      <w:del w:id="3012" w:author="Albert Kwame Osei-Owusu" w:date="2026-09-13T09:00:00Z">
        <w:r>
          <w:delText xml:space="preserve">Emission sources not captured within the MRIO system boundary were included through bottom-up calculations. These comprised </w:delText>
        </w:r>
      </w:del>
      <w:del w:id="569" w:author="Ofir Eriksen" w:date="2026-09-01T13:37:00Z" w16du:dateUtc="2026-09-01T11:37:00Z">
        <w:r w:rsidDel="00B4150A">
          <w:delText xml:space="preserve">nitrous </w:delText>
        </w:r>
      </w:del>
      <w:ins w:id="570" w:author="Ofir Eriksen" w:date="2026-09-01T13:37:00Z" w16du:dateUtc="2026-09-01T11:37:00Z">
        <w:del w:id="3013" w:author="Albert Kwame Osei-Owusu" w:date="2026-09-13T09:00:00Z">
          <w:r w:rsidR="00B4150A">
            <w:delText xml:space="preserve">Nitrous </w:delText>
          </w:r>
        </w:del>
      </w:ins>
      <w:del w:id="571" w:author="Ofir Eriksen" w:date="2026-09-01T13:37:00Z" w16du:dateUtc="2026-09-01T11:37:00Z">
        <w:r w:rsidDel="00B4150A">
          <w:delText xml:space="preserve">oxide </w:delText>
        </w:r>
      </w:del>
      <w:ins w:id="572" w:author="Ofir Eriksen" w:date="2026-09-01T13:37:00Z" w16du:dateUtc="2026-09-01T11:37:00Z">
        <w:del w:id="3014" w:author="Albert Kwame Osei-Owusu" w:date="2026-09-13T09:00:00Z">
          <w:r w:rsidR="00B4150A">
            <w:delText xml:space="preserve">Oxide </w:delText>
          </w:r>
        </w:del>
      </w:ins>
      <w:del w:id="3015" w:author="Albert Kwame Osei-Owusu" w:date="2026-09-13T09:00:00Z">
        <w:r>
          <w:delText xml:space="preserve">(N₂O) anaesthetic gas use, pressurised </w:delText>
        </w:r>
      </w:del>
      <w:del w:id="573" w:author="Ofir Eriksen" w:date="2026-09-01T13:38:00Z" w16du:dateUtc="2026-09-01T11:38:00Z">
        <w:r w:rsidDel="0085709F">
          <w:delText>metered</w:delText>
        </w:r>
      </w:del>
      <w:ins w:id="574" w:author="Ofir Eriksen" w:date="2026-09-01T13:38:00Z" w16du:dateUtc="2026-09-01T11:38:00Z">
        <w:del w:id="3016" w:author="Albert Kwame Osei-Owusu" w:date="2026-09-13T09:00:00Z">
          <w:r w:rsidR="0085709F">
            <w:delText>Metered</w:delText>
          </w:r>
        </w:del>
      </w:ins>
      <w:del w:id="3017" w:author="Albert Kwame Osei-Owusu" w:date="2026-09-13T09:00:00Z">
        <w:r>
          <w:delText>-</w:delText>
        </w:r>
      </w:del>
      <w:del w:id="575" w:author="Ofir Eriksen" w:date="2026-09-01T13:38:00Z" w16du:dateUtc="2026-09-01T11:38:00Z">
        <w:r w:rsidDel="0085709F">
          <w:delText xml:space="preserve">dose </w:delText>
        </w:r>
      </w:del>
      <w:ins w:id="576" w:author="Ofir Eriksen" w:date="2026-09-01T13:38:00Z" w16du:dateUtc="2026-09-01T11:38:00Z">
        <w:del w:id="3018" w:author="Albert Kwame Osei-Owusu" w:date="2026-09-13T09:00:00Z">
          <w:r w:rsidR="0085709F">
            <w:delText xml:space="preserve">Dose </w:delText>
          </w:r>
        </w:del>
      </w:ins>
      <w:del w:id="577" w:author="Ofir Eriksen" w:date="2026-09-01T13:38:00Z" w16du:dateUtc="2026-09-01T11:38:00Z">
        <w:r w:rsidDel="0085709F">
          <w:delText xml:space="preserve">inhalers </w:delText>
        </w:r>
      </w:del>
      <w:ins w:id="578" w:author="Ofir Eriksen" w:date="2026-09-01T13:38:00Z" w16du:dateUtc="2026-09-01T11:38:00Z">
        <w:del w:id="3019" w:author="Albert Kwame Osei-Owusu" w:date="2026-09-13T09:00:00Z">
          <w:r w:rsidR="0085709F">
            <w:delText xml:space="preserve">Inhalers </w:delText>
          </w:r>
        </w:del>
      </w:ins>
      <w:del w:id="3020" w:author="Albert Kwame Osei-Owusu" w:date="2026-09-13T09:00:00Z">
        <w:r>
          <w:delText>(</w:delText>
        </w:r>
      </w:del>
      <w:proofErr w:type="spellStart"/>
      <w:del w:id="3021" w:author="Albert Kwame Osei-Owusu" w:date="2026-09-13T09:00:00Z">
        <w:r>
          <w:delText>pMDIs</w:delText>
        </w:r>
      </w:del>
      <w:proofErr w:type="spellEnd"/>
      <w:del w:id="3022" w:author="Albert Kwame Osei-Owusu" w:date="2026-09-13T09:00:00Z">
        <w:r>
          <w:delText xml:space="preserve">), and private travel associated with delivering </w:delText>
        </w:r>
      </w:del>
      <w:del w:id="3023" w:author="Albert Kwame Osei-Owusu" w:date="2026-09-13T09:00:00Z">
        <w:r w:rsidR="004F4CB0">
          <w:delText>health care</w:delText>
        </w:r>
      </w:del>
      <w:del w:id="579" w:author="Albert Kwame Osei-Owusu" w:date="2026-09-12T09:00:00Z">
        <w:r>
          <w:delText xml:space="preserve"> (employee commuting and patient and visitor travel). These additions extend the system boundary by capturing </w:delText>
        </w:r>
      </w:del>
      <w:del w:id="3025" w:author="Albert Kwame Osei-Owusu" w:date="2026-09-13T09:00:00Z">
        <w:r w:rsidR="004F4CB0">
          <w:delText>health care</w:delText>
        </w:r>
      </w:del>
      <w:del w:id="581" w:author="Albert Kwame Osei-Owusu" w:date="2026-09-12T09:00:00Z">
        <w:r>
          <w:delText xml:space="preserve">-related activities arising from household behaviour and were treated as additive complements to the MRIO results. </w:delText>
        </w:r>
      </w:del>
      <w:ins w:id="13876" w:author="Albert Kwame Osei-Owusu" w:date="2026-09-14T09:00:00Z">
        <w:r>
          <w:t xml:space="preserve">Four sources outside the monetary demand vector were </w:t>
        </w:r>
        <w:r>
          <w:t xml:space="preserve">added: anaesthetic gases, inhaler propellants, employee commuting, and patient and visitor travel.</w:t>
        </w:r>
        <w:r>
          <w:t xml:space="preserve"> Medical nitrous oxide was taken from Denmark’s National Inventory Document, category 2.G.3.a, which estimates 38 tonnes per year from average sales in 2005 to </w:t>
        </w:r>
        <w:r>
          <w:t xml:space="preserve">2012 for hospitals, dentists</w:t>
        </w:r>
        <w:r>
          <w:t xml:space="preserve"> and</w:t>
        </w:r>
        <w:r>
          <w:t xml:space="preserve"> veterinarians together, with</w:t>
        </w:r>
        <w:r>
          <w:t xml:space="preserve"> minor non-medical </w:t>
        </w:r>
        <w:r>
          <w:t xml:space="preserve">uses</w:t>
        </w:r>
        <w:r>
          <w:t xml:space="preserve"> </w:t>
        </w:r>
      </w:ins>
      <w:ins w:id="13877" w:author="Albert Kwame Osei-Owusu" w:date="2026-09-14T09:00:00Z">
        <w:r>
          <w:rPr>
            <w:highlight w:val="yellow"/>
          </w:rPr>
          <w:t xml:space="preserve">[30]</w:t>
        </w:r>
        <w:r>
          <w:rPr>
            <w:highlight w:val="yellow"/>
          </w:rPr>
          <w:t xml:space="preserve">. Because</w:t>
        </w:r>
        <w:r>
          <w:rPr>
            <w:highlight w:val="yellow"/>
          </w:rPr>
          <w:t xml:space="preserve"> the inventory does not separate these users, the </w:t>
        </w:r>
        <w:r>
          <w:rPr>
            <w:highlight w:val="yellow"/>
          </w:rPr>
          <w:t xml:space="preserve">term (</w:t>
        </w:r>
        <w:r>
          <w:rPr>
            <w:highlight w:val="yellow"/>
          </w:rPr>
          <w:t xml:space="preserve">10.4 kt </w:t>
        </w:r>
        <w:r>
          <w:rPr>
            <w:highlight w:val="yellow"/>
          </w:rPr>
          <w:t xml:space="preserve">CO₂e,</w:t>
        </w:r>
        <w:r>
          <w:rPr>
            <w:highlight w:val="yellow"/>
          </w:rPr>
          <w:t xml:space="preserve"> 0.24% of the climate </w:t>
        </w:r>
        <w:r>
          <w:rPr>
            <w:highlight w:val="yellow"/>
          </w:rPr>
          <w:t xml:space="preserve">footprint)</w:t>
        </w:r>
        <w:r>
          <w:rPr>
            <w:highlight w:val="yellow"/>
          </w:rPr>
          <w:t xml:space="preserve"> is an upper bound for health care.</w:t>
        </w:r>
      </w:ins>
      <w:ins w:id="13878" w:author="Albert Kwame Osei-Owusu" w:date="2026-09-14T09:00:00Z">
        <w:r>
          <w:t xml:space="preserve"> Volatile anaesthetics were derived from sales of </w:t>
        </w:r>
        <w:r>
          <w:t xml:space="preserve">Anatomical Therapeutic Chemical (</w:t>
        </w:r>
        <w:r>
          <w:t xml:space="preserve">ATC</w:t>
        </w:r>
        <w:r>
          <w:t xml:space="preserve">)</w:t>
        </w:r>
        <w:r>
          <w:t xml:space="preserve"> group N01AB in the Register of Medicinal Product Statistics of the Danish Health Data Authority </w:t>
        </w:r>
      </w:ins>
      <w:ins w:id="13879" w:author="Albert Kwame Osei-Owusu" w:date="2026-09-14T09:00:00Z">
        <w:r>
          <w:rPr>
            <w:highlight w:val="yellow"/>
          </w:rPr>
          <w:t xml:space="preserve">[31]</w:t>
        </w:r>
      </w:ins>
      <w:ins w:id="13880" w:author="Albert Kwame Osei-Owusu" w:date="2026-09-14T09:00:00Z">
        <w:r>
          <w:t xml:space="preserve">, converted with the agents’ specific gravities </w:t>
        </w:r>
      </w:ins>
      <w:ins w:id="13881" w:author="Albert Kwame Osei-Owusu" w:date="2026-09-14T09:00:00Z">
        <w:r>
          <w:rPr>
            <w:highlight w:val="yellow"/>
          </w:rPr>
          <w:t xml:space="preserve">[32]</w:t>
        </w:r>
      </w:ins>
      <w:ins w:id="13882" w:author="Albert Kwame Osei-Owusu" w:date="2026-09-14T09:00:00Z">
        <w:r>
          <w:t xml:space="preserve">, with 5% of sevoflurane treated as metabolised </w:t>
        </w:r>
      </w:ins>
      <w:ins w:id="13883" w:author="Albert Kwame Osei-Owusu" w:date="2026-09-14T09:00:00Z">
        <w:r>
          <w:rPr>
            <w:highlight w:val="yellow"/>
          </w:rPr>
          <w:t xml:space="preserve">[33]</w:t>
        </w:r>
      </w:ins>
      <w:ins w:id="13884" w:author="Albert Kwame Osei-Owusu" w:date="2026-09-14T09:00:00Z">
        <w:r>
          <w:t xml:space="preserve">. Inhaler propellant emissions were taken from the Danish Environmental Protection Agency’s </w:t>
        </w:r>
        <w:r>
          <w:t xml:space="preserve">fluorinated gas (</w:t>
        </w:r>
        <w:r>
          <w:t xml:space="preserve">F-gas</w:t>
        </w:r>
        <w:r>
          <w:t xml:space="preserve">)</w:t>
        </w:r>
        <w:r>
          <w:t xml:space="preserve"> inventory </w:t>
        </w:r>
      </w:ins>
      <w:ins w:id="13885" w:author="Albert Kwame Osei-Owusu" w:date="2026-09-14T09:00:00Z">
        <w:r>
          <w:rPr>
            <w:highlight w:val="yellow"/>
          </w:rPr>
          <w:t xml:space="preserve">[34]</w:t>
        </w:r>
      </w:ins>
      <w:ins w:id="13886" w:author="Albert Kwame Osei-Owusu" w:date="2026-09-14T09:00:00Z">
        <w:r>
          <w:t xml:space="preserve">. </w:t>
        </w:r>
        <w:r>
          <w:t xml:space="preserve">All gases were characterised on the 100-year global warming potentials (GWP100) of the Sixth Assessment Report (AR6) of the Intergovernmental Panel on Climate Change (IPCC) [35,36], with the inhaler emissions restated from the values of the Fourth Assessment Report (AR4) that the inventory uses.</w:t>
        </w:r>
      </w:ins>
      <w:ins w:id="13888" w:author="Albert Kwame Osei-Owusu" w:date="2026-09-14T09:00:00Z">
        <w:r>
          <w:t xml:space="preserve"> </w:t>
        </w:r>
      </w:ins>
    </w:p>
    <w:p w14:paraId="51A094DD" w14:textId="77777777" w:rsidR="00A22B16" w:rsidRDefault="00A22B16" w:rsidP="004C5A97">
      <w:pPr>
        <w:spacing w:after="160"/>
      </w:pPr>
      <w:ins w:id="52396" w:author="Albert Kwame Osei-Owusu" w:date="2026-09-14T09:00:00Z">
        <w:r>
          <w:t xml:space="preserve">Both travel terms were built from the Danish National Travel Survey </w:t>
        </w:r>
      </w:ins>
      <w:ins w:id="13889" w:author="Albert Kwame Osei-Owusu" w:date="2026-09-14T09:00:00Z">
        <w:r>
          <w:rPr>
            <w:highlight w:val="yellow"/>
          </w:rPr>
          <w:t xml:space="preserve">[37]</w:t>
        </w:r>
      </w:ins>
      <w:ins w:id="13890" w:author="Albert Kwame Osei-Owusu" w:date="2026-09-14T09:00:00Z">
        <w:r>
          <w:t xml:space="preserve"> and valued at the life-cycle emission intensity per person-kilometre of the Dutch inventory </w:t>
        </w:r>
      </w:ins>
      <w:ins w:id="13891" w:author="Albert Kwame Osei-Owusu" w:date="2026-09-14T09:00:00Z">
        <w:r>
          <w:rPr>
            <w:highlight w:val="yellow"/>
          </w:rPr>
          <w:t xml:space="preserve">[13]</w:t>
        </w:r>
      </w:ins>
      <w:ins w:id="13892" w:author="Albert Kwame Osei-Owusu" w:date="2026-09-14T09:00:00Z">
        <w:r>
          <w:t xml:space="preserve">. Employee commuting uses the survey’s travel to the workplace, 9.3 km per person per day in 2022, allocated to health care by its share of hours worked in the national accounts </w:t>
        </w:r>
      </w:ins>
      <w:ins w:id="13893" w:author="Albert Kwame Osei-Owusu" w:date="2026-09-14T09:00:00Z">
        <w:r>
          <w:rPr>
            <w:highlight w:val="yellow"/>
          </w:rPr>
          <w:t xml:space="preserve">[38]</w:t>
        </w:r>
        <w:r>
          <w:rPr>
            <w:highlight w:val="yellow"/>
          </w:rPr>
          <w:t xml:space="preserve">. Patient</w:t>
        </w:r>
      </w:ins>
      <w:ins w:id="13894" w:author="Albert Kwame Osei-Owusu" w:date="2026-09-14T09:00:00Z">
        <w:r>
          <w:t xml:space="preserve"> and visitor travel uses the survey’s trips for health and social purposes, 0.8 km per person per day, with visitor travel added at the ratio of visitor to patient travel </w:t>
        </w:r>
        <w:r>
          <w:t xml:space="preserve">of the National Health Service </w:t>
        </w:r>
        <w:r>
          <w:t xml:space="preserve">in </w:t>
        </w:r>
        <w:r>
          <w:t xml:space="preserve">England (</w:t>
        </w:r>
        <w:r>
          <w:t xml:space="preserve">NHS England</w:t>
        </w:r>
        <w:r>
          <w:t xml:space="preserve">)</w:t>
        </w:r>
        <w:r>
          <w:t xml:space="preserve"> </w:t>
        </w:r>
      </w:ins>
      <w:ins w:id="13895" w:author="Albert Kwame Osei-Owusu" w:date="2026-09-14T09:00:00Z">
        <w:r>
          <w:rPr>
            <w:highlight w:val="yellow"/>
          </w:rPr>
          <w:t xml:space="preserve">[14]</w:t>
        </w:r>
      </w:ins>
      <w:ins w:id="13896" w:author="Albert Kwame Osei-Owusu" w:date="2026-09-14T09:00:00Z">
        <w:r>
          <w:t xml:space="preserve">. Transferring the Dutch intensity assumes comparable emissions per kilometre, which the composition of the Danish vehicle stock and its rising share of electric cars </w:t>
        </w:r>
      </w:ins>
      <w:ins w:id="13897" w:author="Albert Kwame Osei-Owusu" w:date="2026-09-14T09:00:00Z">
        <w:r>
          <w:rPr>
            <w:highlight w:val="yellow"/>
          </w:rPr>
          <w:t xml:space="preserve">[39,40]</w:t>
        </w:r>
      </w:ins>
      <w:ins w:id="13898" w:author="Albert Kwame Osei-Owusu" w:date="2026-09-14T09:00:00Z">
        <w:r>
          <w:t xml:space="preserve"> may not satisfy. The travel terms cover every indicator except waste generation, for which the Dutch inventory records </w:t>
        </w:r>
        <w:r>
          <w:t xml:space="preserve">zero</w:t>
        </w:r>
        <w:r>
          <w:t xml:space="preserve">; the gas terms cover climate change only (Appendix A, Bottom-up terms, Eqs. (A.9) to (A.13)).</w:t>
        </w:r>
      </w:ins>
    </w:p>
    <w:p w14:paraId="187BB0AA" w14:textId="77777777" w:rsidR="00A22B16" w:rsidRDefault="00A22B16" w:rsidP="004C5A97">
      <w:pPr>
        <w:spacing w:after="160"/>
        <w:rPr>
          <w:del w:id="3011" w:author="Albert Kwame Osei-Owusu" w:date="2026-09-13T09:00:00Z"/>
        </w:rPr>
      </w:pPr>
      <w:del w:id="583" w:author="Albert Kwame Osei-Owusu" w:date="2026-09-12T09:00:00Z">
        <w:r>
          <w:delText>Data on N₂O purchases were available for the Region of Southern Denmark and were scaled to national level based on Danish birth rates, as its primary use in hospitals is pain relief during labour</w:delText>
        </w:r>
      </w:del>
      <w:ins w:id="584" w:author="Albert Kwame Osei-Owusu" w:date="2026-09-12T09:00:00Z">
        <w:del w:id="2977" w:author="Albert Kwame Osei-Owusu" w:date="2026-09-13T09:00:00Z">
          <w:r>
            <w:delText>Medical nitrous oxide is taken from the corresponding line of Denmark's National Inventory Document, which reports the national total directly, in place of the earlier extrapolation from one region's purchases by birth rate</w:delText>
          </w:r>
        </w:del>
      </w:ins>
      <w:ins w:id="587" w:author="Ofir Eriksen" w:date="2026-09-02T14:44:00Z" w16du:dateUtc="2026-09-02T12:44:00Z">
        <w:del w:id="588" w:author="Albert Kwame Osei-Owusu" w:date="2026-09-12T09:00:00Z">
          <w:r w:rsidR="00E90221" w:rsidRPr="00E90221">
            <w:rPr>
              <w:noProof/>
              <w:vertAlign w:val="superscript"/>
            </w:rPr>
            <w:delText>24-26</w:delText>
          </w:r>
        </w:del>
      </w:ins>
      <w:ins w:id="589" w:author="Albert Kwame Osei-Owusu" w:date="2026-09-12T09:00:00Z">
        <w:del w:id="2981" w:author="Albert Kwame Osei-Owusu" w:date="2026-09-13T09:00:00Z">
          <w:r>
            <w:rPr>
              <w:noProof/>
              <w:highlight w:val="yellow"/>
            </w:rPr>
            <w:delText xml:space="preserve"> [24-26]</w:delText>
          </w:r>
        </w:del>
      </w:ins>
      <w:del w:id="590" w:author="Ofir Eriksen" w:date="2026-09-02T13:40:00Z" w16du:dateUtc="2026-09-02T11:40:00Z">
        <w:r w:rsidR="00893384" w:rsidRPr="00893384" w:rsidDel="00FB15C5">
          <w:rPr>
            <w:noProof/>
            <w:vertAlign w:val="superscript"/>
          </w:rPr>
          <w:delText>22-24</w:delText>
        </w:r>
      </w:del>
      <w:del w:id="591" w:author="Albert Kwame Osei-Owusu" w:date="2026-09-12T09:00:00Z">
        <w:r>
          <w:delText xml:space="preserve">. Emissions were converted to carbon dioxide equivalents (CO₂e) using the IPCC GWP100 emission factor </w:delText>
        </w:r>
      </w:del>
      <w:ins w:id="592" w:author="Albert Kwame Osei-Owusu" w:date="2026-09-12T09:00:00Z">
        <w:del w:id="2983" w:author="Albert Kwame Osei-Owusu" w:date="2026-09-13T09:00:00Z">
          <w:r>
            <w:delText>. Emissions were converted to carbon dioxide equivalents (</w:delText>
          </w:r>
        </w:del>
        <w:proofErr w:type="spellStart"/>
        <w:del w:id="2984" w:author="Albert Kwame Osei-Owusu" w:date="2026-09-13T09:00:00Z">
          <w:r>
            <w:delText>CO₂e</w:delText>
          </w:r>
        </w:del>
        <w:proofErr w:type="spellEnd"/>
        <w:del w:id="2985" w:author="Albert Kwame Osei-Owusu" w:date="2026-09-13T09:00:00Z">
          <w:r>
            <w:delText xml:space="preserve">) using IPCC AR6 GWP100 characterisation factors </w:delText>
          </w:r>
        </w:del>
      </w:ins>
      <w:ins w:id="595" w:author="Ofir Eriksen" w:date="2026-09-02T14:44:00Z" w16du:dateUtc="2026-09-02T12:44:00Z">
        <w:del w:id="596" w:author="Albert Kwame Osei-Owusu" w:date="2026-09-12T09:00:00Z">
          <w:r w:rsidR="00E90221" w:rsidRPr="00E90221">
            <w:rPr>
              <w:noProof/>
              <w:vertAlign w:val="superscript"/>
            </w:rPr>
            <w:delText>1,27</w:delText>
          </w:r>
        </w:del>
      </w:ins>
      <w:ins w:id="597" w:author="Albert Kwame Osei-Owusu" w:date="2026-09-12T09:00:00Z">
        <w:del w:id="2989" w:author="Albert Kwame Osei-Owusu" w:date="2026-09-13T09:00:00Z">
          <w:r>
            <w:rPr>
              <w:noProof/>
              <w:highlight w:val="yellow"/>
            </w:rPr>
            <w:delText>[1,27]</w:delText>
          </w:r>
        </w:del>
      </w:ins>
      <w:del w:id="598" w:author="Ofir Eriksen" w:date="2026-09-02T13:40:00Z" w16du:dateUtc="2026-09-02T11:40:00Z">
        <w:r w:rsidR="00893384" w:rsidRPr="00893384" w:rsidDel="00FB15C5">
          <w:rPr>
            <w:noProof/>
            <w:vertAlign w:val="superscript"/>
          </w:rPr>
          <w:delText>1,25</w:delText>
        </w:r>
      </w:del>
      <w:del w:id="599" w:author="Albert Kwame Osei-Owusu" w:date="2026-09-12T09:00:00Z">
        <w:r>
          <w:delText>. Because N₂O is also used in other clinical settings, this extrapolation should be interpreted as a proxy estimate rather than a direct measure. Emissions</w:delText>
        </w:r>
      </w:del>
      <w:ins w:id="600" w:author="Albert Kwame Osei-Owusu" w:date="2026-09-12T09:00:00Z">
        <w:del w:id="2991" w:author="Albert Kwame Osei-Owusu" w:date="2026-09-13T09:00:00Z">
          <w:r>
            <w:delText>. Volatile anaesthetics are read from the Danish Medicines Agency register and reported separately from nitrous oxide. Emissions</w:delText>
          </w:r>
        </w:del>
      </w:ins>
      <w:del w:id="2992" w:author="Albert Kwame Osei-Owusu" w:date="2026-09-13T09:00:00Z">
        <w:r>
          <w:delText xml:space="preserve"> from </w:delText>
        </w:r>
      </w:del>
      <w:proofErr w:type="spellStart"/>
      <w:del w:id="2993" w:author="Albert Kwame Osei-Owusu" w:date="2026-09-13T09:00:00Z">
        <w:r>
          <w:delText>pMDIs</w:delText>
        </w:r>
      </w:del>
      <w:proofErr w:type="spellEnd"/>
      <w:del w:id="2994" w:author="Albert Kwame Osei-Owusu" w:date="2026-09-13T09:00:00Z">
        <w:r>
          <w:delText xml:space="preserve"> were estimated using a dose-based scaling approach based on </w:delText>
        </w:r>
      </w:del>
      <w:proofErr w:type="spellStart"/>
      <w:del w:id="2995" w:author="Albert Kwame Osei-Owusu" w:date="2026-09-13T09:00:00Z">
        <w:r>
          <w:delText>Steenmeijer</w:delText>
        </w:r>
      </w:del>
      <w:proofErr w:type="spellEnd"/>
      <w:del w:id="2996" w:author="Albert Kwame Osei-Owusu" w:date="2026-09-13T09:00:00Z">
        <w:r>
          <w:delText xml:space="preserve"> et al. </w:delText>
        </w:r>
      </w:del>
      <w:ins w:id="604" w:author="Ofir Eriksen" w:date="2026-09-02T14:44:00Z" w16du:dateUtc="2026-09-02T12:44:00Z">
        <w:del w:id="605" w:author="Albert Kwame Osei-Owusu" w:date="2026-09-12T09:00:00Z">
          <w:r w:rsidR="00E90221" w:rsidRPr="00E90221">
            <w:rPr>
              <w:noProof/>
              <w:vertAlign w:val="superscript"/>
            </w:rPr>
            <w:delText>19,28</w:delText>
          </w:r>
        </w:del>
      </w:ins>
      <w:ins w:id="606" w:author="Albert Kwame Osei-Owusu" w:date="2026-09-12T09:00:00Z">
        <w:del w:id="3003" w:author="Albert Kwame Osei-Owusu" w:date="2026-09-13T09:00:00Z">
          <w:r>
            <w:rPr>
              <w:noProof/>
              <w:highlight w:val="yellow"/>
            </w:rPr>
            <w:delText>[19,28]</w:delText>
          </w:r>
        </w:del>
      </w:ins>
      <w:del w:id="607" w:author="Ofir Eriksen" w:date="2026-08-31T14:44:00Z" w16du:dateUtc="2026-08-31T12:44:00Z">
        <w:r w:rsidR="00893384" w:rsidRPr="00893384" w:rsidDel="00B56669">
          <w:rPr>
            <w:noProof/>
            <w:vertAlign w:val="superscript"/>
          </w:rPr>
          <w:delText>18,26</w:delText>
        </w:r>
      </w:del>
      <w:del w:id="3005" w:author="Albert Kwame Osei-Owusu" w:date="2026-09-13T09:00:00Z">
        <w:r>
          <w:delText xml:space="preserve">, due to lack of detailed Danish data </w:delText>
        </w:r>
      </w:del>
      <w:del w:id="608" w:author="Albert Kwame Osei-Owusu" w:date="2026-09-12T09:00:00Z">
        <w:r>
          <w:delText>(appendix A p 4-5)</w:delText>
        </w:r>
      </w:del>
      <w:ins w:id="609" w:author="Albert Kwame Osei-Owusu" w:date="2026-09-12T09:00:00Z">
        <w:del w:id="3006" w:author="Albert Kwame Osei-Owusu" w:date="2026-09-13T09:00:00Z">
          <w:r>
            <w:delText xml:space="preserve">(Appendix A, </w:delText>
          </w:r>
        </w:del>
        <w:proofErr w:type="spellStart"/>
        <w:del w:id="3007" w:author="Albert Kwame Osei-Owusu" w:date="2026-09-13T09:00:00Z">
          <w:r>
            <w:delText>pMDIs</w:delText>
          </w:r>
        </w:del>
        <w:proofErr w:type="spellEnd"/>
        <w:del w:id="3008" w:author="Albert Kwame Osei-Owusu" w:date="2026-09-13T09:00:00Z">
          <w:r>
            <w:delText>)</w:delText>
          </w:r>
        </w:del>
      </w:ins>
      <w:del w:id="3009" w:author="Albert Kwame Osei-Owusu" w:date="2026-09-13T09:00:00Z">
        <w:r>
          <w:delText xml:space="preserve">. </w:delText>
        </w:r>
      </w:del>
    </w:p>
    <w:p w14:paraId="5C351D15" w14:textId="77777777" w:rsidR="00A22B16" w:rsidRDefault="00A22B16" w:rsidP="004C5A97">
      <w:pPr>
        <w:spacing w:after="160"/>
        <w:rPr>
          <w:del w:id="2976" w:author="Albert Kwame Osei-Owusu" w:date="2026-09-13T09:00:00Z"/>
        </w:rPr>
      </w:pPr>
      <w:del w:id="2942" w:author="Albert Kwame Osei-Owusu" w:date="2026-09-13T09:00:00Z">
        <w:r>
          <w:delText xml:space="preserve">Private travel emissions were estimated using scaling ratios applied to Dutch </w:delText>
        </w:r>
      </w:del>
      <w:del w:id="2943" w:author="Albert Kwame Osei-Owusu" w:date="2026-09-13T09:00:00Z">
        <w:r w:rsidR="004F4CB0">
          <w:delText>health care</w:delText>
        </w:r>
      </w:del>
      <w:del w:id="2944" w:author="Albert Kwame Osei-Owusu" w:date="2026-09-13T09:00:00Z">
        <w:r>
          <w:delText xml:space="preserve"> travel emissions </w:delText>
        </w:r>
      </w:del>
      <w:ins w:id="612" w:author="Ofir Eriksen" w:date="2026-09-02T14:44:00Z" w16du:dateUtc="2026-09-02T12:44:00Z">
        <w:del w:id="613" w:author="Albert Kwame Osei-Owusu" w:date="2026-09-12T09:00:00Z">
          <w:r w:rsidR="00E90221" w:rsidRPr="00E90221">
            <w:rPr>
              <w:noProof/>
              <w:vertAlign w:val="superscript"/>
            </w:rPr>
            <w:delText>19</w:delText>
          </w:r>
        </w:del>
      </w:ins>
      <w:ins w:id="614" w:author="Albert Kwame Osei-Owusu" w:date="2026-09-12T09:00:00Z">
        <w:del w:id="2948" w:author="Albert Kwame Osei-Owusu" w:date="2026-09-13T09:00:00Z">
          <w:r>
            <w:rPr>
              <w:noProof/>
              <w:highlight w:val="yellow"/>
            </w:rPr>
            <w:delText>[19]</w:delText>
          </w:r>
        </w:del>
      </w:ins>
      <w:del w:id="615" w:author="Ofir Eriksen" w:date="2026-08-31T14:44:00Z" w16du:dateUtc="2026-08-31T12:44:00Z">
        <w:r w:rsidR="00893384" w:rsidRPr="00893384" w:rsidDel="00B56669">
          <w:rPr>
            <w:noProof/>
            <w:vertAlign w:val="superscript"/>
          </w:rPr>
          <w:delText>18</w:delText>
        </w:r>
      </w:del>
      <w:del w:id="2950" w:author="Albert Kwame Osei-Owusu" w:date="2026-09-13T09:00:00Z">
        <w:r>
          <w:delText xml:space="preserve">. Commuting emissions were adjusted based on the number of </w:delText>
        </w:r>
      </w:del>
      <w:del w:id="2951" w:author="Albert Kwame Osei-Owusu" w:date="2026-09-13T09:00:00Z">
        <w:r w:rsidR="004F4CB0">
          <w:delText>health care</w:delText>
        </w:r>
      </w:del>
      <w:del w:id="2952" w:author="Albert Kwame Osei-Owusu" w:date="2026-09-13T09:00:00Z">
        <w:r>
          <w:delText xml:space="preserve"> employees </w:delText>
        </w:r>
      </w:del>
      <w:ins w:id="618" w:author="Ofir Eriksen" w:date="2026-09-02T14:44:00Z" w16du:dateUtc="2026-09-02T12:44:00Z">
        <w:del w:id="619" w:author="Albert Kwame Osei-Owusu" w:date="2026-09-12T09:00:00Z">
          <w:r w:rsidR="00E90221" w:rsidRPr="00E90221">
            <w:rPr>
              <w:noProof/>
              <w:vertAlign w:val="superscript"/>
            </w:rPr>
            <w:delText>29,30</w:delText>
          </w:r>
        </w:del>
      </w:ins>
      <w:ins w:id="620" w:author="Albert Kwame Osei-Owusu" w:date="2026-09-12T09:00:00Z">
        <w:del w:id="2956" w:author="Albert Kwame Osei-Owusu" w:date="2026-09-13T09:00:00Z">
          <w:r>
            <w:rPr>
              <w:noProof/>
              <w:highlight w:val="yellow"/>
            </w:rPr>
            <w:delText>[29,30]</w:delText>
          </w:r>
        </w:del>
      </w:ins>
      <w:del w:id="621" w:author="Ofir Eriksen" w:date="2026-09-02T13:40:00Z" w16du:dateUtc="2026-09-02T11:40:00Z">
        <w:r w:rsidR="00893384" w:rsidRPr="00893384" w:rsidDel="00FB15C5">
          <w:rPr>
            <w:noProof/>
            <w:vertAlign w:val="superscript"/>
          </w:rPr>
          <w:delText>27,28</w:delText>
        </w:r>
      </w:del>
      <w:del w:id="2958" w:author="Albert Kwame Osei-Owusu" w:date="2026-09-13T09:00:00Z">
        <w:r>
          <w:delText xml:space="preserve">, average working hours </w:delText>
        </w:r>
      </w:del>
      <w:ins w:id="624" w:author="Ofir Eriksen" w:date="2026-09-02T14:44:00Z" w16du:dateUtc="2026-09-02T12:44:00Z">
        <w:del w:id="625" w:author="Albert Kwame Osei-Owusu" w:date="2026-09-12T09:00:00Z">
          <w:r w:rsidR="00E90221" w:rsidRPr="00E90221">
            <w:rPr>
              <w:noProof/>
              <w:vertAlign w:val="superscript"/>
            </w:rPr>
            <w:delText>31,32</w:delText>
          </w:r>
        </w:del>
      </w:ins>
      <w:ins w:id="626" w:author="Albert Kwame Osei-Owusu" w:date="2026-09-12T09:00:00Z">
        <w:del w:id="2962" w:author="Albert Kwame Osei-Owusu" w:date="2026-09-13T09:00:00Z">
          <w:r>
            <w:rPr>
              <w:noProof/>
              <w:highlight w:val="yellow"/>
            </w:rPr>
            <w:delText>[31,32]</w:delText>
          </w:r>
        </w:del>
      </w:ins>
      <w:del w:id="627" w:author="Ofir Eriksen" w:date="2026-09-02T13:40:00Z" w16du:dateUtc="2026-09-02T11:40:00Z">
        <w:r w:rsidR="00893384" w:rsidRPr="00893384" w:rsidDel="00FB15C5">
          <w:rPr>
            <w:noProof/>
            <w:vertAlign w:val="superscript"/>
          </w:rPr>
          <w:delText>29,30</w:delText>
        </w:r>
      </w:del>
      <w:del w:id="2964" w:author="Albert Kwame Osei-Owusu" w:date="2026-09-13T09:00:00Z">
        <w:r>
          <w:delText xml:space="preserve">, and commuting distance </w:delText>
        </w:r>
      </w:del>
      <w:ins w:id="630" w:author="Ofir Eriksen" w:date="2026-09-02T14:44:00Z" w16du:dateUtc="2026-09-02T12:44:00Z">
        <w:del w:id="631" w:author="Albert Kwame Osei-Owusu" w:date="2026-09-12T09:00:00Z">
          <w:r w:rsidR="00E90221" w:rsidRPr="00E90221">
            <w:rPr>
              <w:noProof/>
              <w:vertAlign w:val="superscript"/>
            </w:rPr>
            <w:delText>33,34</w:delText>
          </w:r>
        </w:del>
      </w:ins>
      <w:ins w:id="632" w:author="Albert Kwame Osei-Owusu" w:date="2026-09-12T09:00:00Z">
        <w:del w:id="2968" w:author="Albert Kwame Osei-Owusu" w:date="2026-09-13T09:00:00Z">
          <w:r>
            <w:rPr>
              <w:noProof/>
              <w:highlight w:val="yellow"/>
            </w:rPr>
            <w:delText>[33,34]</w:delText>
          </w:r>
        </w:del>
      </w:ins>
      <w:del w:id="633" w:author="Ofir Eriksen" w:date="2026-09-02T13:40:00Z" w16du:dateUtc="2026-09-02T11:40:00Z">
        <w:r w:rsidR="00893384" w:rsidRPr="00893384" w:rsidDel="00FB15C5">
          <w:rPr>
            <w:noProof/>
            <w:vertAlign w:val="superscript"/>
          </w:rPr>
          <w:delText>31,32</w:delText>
        </w:r>
      </w:del>
      <w:del w:id="2970" w:author="Albert Kwame Osei-Owusu" w:date="2026-09-13T09:00:00Z">
        <w:r>
          <w:delText xml:space="preserve">. Patient and visitor travel was scaled using </w:delText>
        </w:r>
      </w:del>
      <w:del w:id="2971" w:author="Albert Kwame Osei-Owusu" w:date="2026-09-13T09:00:00Z">
        <w:r w:rsidR="004F4CB0">
          <w:delText>health care</w:delText>
        </w:r>
      </w:del>
      <w:del w:id="2972" w:author="Albert Kwame Osei-Owusu" w:date="2026-09-13T09:00:00Z">
        <w:r>
          <w:delText xml:space="preserve"> workforce ratios combined with a distance adjustment factor reflecting differences in travel behaviour between Denmark and the Netherlands </w:delText>
        </w:r>
      </w:del>
      <w:del w:id="634" w:author="Albert Kwame Osei-Owusu" w:date="2026-09-12T09:00:00Z">
        <w:r>
          <w:delText>(appendix A p 5-7, and appendix B)</w:delText>
        </w:r>
      </w:del>
      <w:ins w:id="635" w:author="Albert Kwame Osei-Owusu" w:date="2026-09-12T09:00:00Z">
        <w:del w:id="2973" w:author="Albert Kwame Osei-Owusu" w:date="2026-09-13T09:00:00Z">
          <w:r>
            <w:delText>(Appendix A, Private travel, and Appendix B)</w:delText>
          </w:r>
        </w:del>
      </w:ins>
      <w:del w:id="636" w:author="Albert Kwame Osei-Owusu" w:date="2026-09-12T09:00:00Z">
        <w:r>
          <w:delText xml:space="preserve">. </w:delText>
        </w:r>
      </w:del>
      <w:ins w:id="637" w:author="Albert Kwame Osei-Owusu" w:date="2026-09-12T09:00:00Z">
        <w:del w:id="2974" w:author="Albert Kwame Osei-Owusu" w:date="2026-09-13T09:00:00Z">
          <w:r>
            <w:delText xml:space="preserve">. The transfer assumes comparable emissions per motorised kilometre; the composition of the Danish vehicle stock and its rising share of electric cars [40,41] are why that assumption is stated rather than left implicit. </w:delText>
          </w:r>
        </w:del>
      </w:ins>
    </w:p>
    <w:p>
      <w:pPr>
        <w:pStyle w:val="Heading2"/>
        <w:rPr>
          <w:ins w:id="2271" w:author="Albert Kwame Osei-Owusu" w:date="2026-09-13T09:00:00Z"/>
        </w:rPr>
      </w:pPr>
      <w:ins w:id="2272" w:author="Albert Kwame Osei-Owusu" w:date="2026-09-13T09:00:00Z">
        <w:r>
          <w:rPr/>
          <w:t xml:space="preserve">Uncertainty</w:t>
        </w:r>
      </w:ins>
    </w:p>
    <w:p w14:paraId="7CA998B9" w14:textId="77777777" w:rsidR="00A22B16" w:rsidRDefault="00A22B16" w:rsidP="004C5A97">
      <w:pPr>
        <w:spacing w:after="160"/>
      </w:pPr>
      <w:del w:id="638" w:author="Albert Kwame Osei-Owusu" w:date="2026-09-12T09:00:00Z">
        <w:r>
          <w:delText xml:space="preserve">Uncertainty was not propagated quantitatively, as the analysis aims to provide system-level insight into environmental hotspots. Several estimates rely on proxy assumptions (eg, scaling factors for N₂O, pMDIs, and private travel), and results should therefore be interpreted as indicative of relative contributions rather than precise values. </w:delText>
        </w:r>
      </w:del>
      <w:ins w:id="639" w:author="Albert Kwame Osei-Owusu" w:date="2026-09-12T09:00:00Z">
        <w:del w:id="2934" w:author="Albert Kwame Osei-Owusu" w:date="2026-09-13T09:00:00Z">
          <w:r>
            <w:delText xml:space="preserve">Parameter uncertainty was propagated by Monte Carlo simulation with 100,000 draws. Every uncertain input carries a lognormal multiplier with a median of one, and its geometric standard deviation is set from the kind of source the parameter has: published national accounts are treated as tighter than a single-region extrapolation. The input-output coefficients, the bottom-up activity data, and the characterisation factors are drawn jointly, and commuting and patient and visitor travel, which share the same national travel survey, are correlated at 0.8. Variance is attributed to inputs by first-order Sobol indices, with the covariance of the two travel terms reported separately rather than folded into either of them </w:delText>
          </w:r>
        </w:del>
        <w:del w:id="640" w:author="Albert Kwame Osei-Owusu" w:date="2026-09-12T09:00:00Z">
          <w:r>
            <w:delText>(appendix A)</w:delText>
          </w:r>
        </w:del>
        <w:del w:id="2935" w:author="Albert Kwame Osei-Owusu" w:date="2026-09-13T09:00:00Z">
          <w:r>
            <w:delText xml:space="preserve">(Appendix A, Parameter uncertainty: Monte Carlo simulation). Results are reported as the deterministic estimate with a 95% interval. </w:delText>
          </w:r>
        </w:del>
      </w:ins>
      <w:ins w:id="2937" w:author="Albert Kwame Osei-Owusu" w:date="2026-09-13T09:00:00Z">
        <w:r>
          <w:t xml:space="preserve">Parameter uncertainty was propagated by Monte Carlo simulation with 100,000 draws. Reported 95% uncertainty intervals run from the 2.5th to the 97.5th percentile of the simulated values. Each uncertain input carries a lognormal multiplier with a median of one, </w:t>
        </w:r>
        <w:r>
          <w:t xml:space="preserve">whose geometric standard deviation we set by judgement according to the kind of source. The input-output coefficients take the relative standard deviation of 8.35% published for the Danish health care carbon footprint [2], which we apply to all five categories; national accounts</w:t>
        </w:r>
      </w:ins>
      <w:ins w:id="2939" w:author="Albert Kwame Osei-Owusu" w:date="2026-09-13T09:00:00Z">
        <w:r>
          <w:t xml:space="preserve"> are treated as tighter than transferred estimates, and commuting and patient and visitor travel, which rest on the same travel survey, are correlated at 0.8. </w:t>
        </w:r>
        <w:r>
          <w:t xml:space="preserve">Because the model is additive in these multipliers, the variance of the total divides exactly into one share per input (Appendix A, Eqs. (A.14) and (A.15)), with the covariance of the two correlated travel terms reported as a share of its own; for the four independent inputs these shares are first-order Sobol indices [41].</w:t>
        </w:r>
      </w:ins>
      <w:ins w:id="2941" w:author="Albert Kwame Osei-Owusu" w:date="2026-09-13T09:00:00Z">
        <w:r>
          <w:t xml:space="preserve"> Modelling decisions rather than measurement errors </w:t>
        </w:r>
        <w:r>
          <w:t xml:space="preserve">(the pharmaceutical mapping, the composition of the services purchases, the valuation of distribution margins, the sea-transport target share, the health care boundary, capital treatment and the GWP revision) are reported as sensitivity cases alongside the interval (Appendix A, Sensitivity; each case in Table A.7).</w:t>
        </w:r>
      </w:ins>
    </w:p>
    <w:p w14:paraId="1154F934" w14:textId="77777777" w:rsidR="00A22B16" w:rsidRDefault="00A22B16" w:rsidP="004C5A97">
      <w:pPr>
        <w:pStyle w:val="Heading2"/>
      </w:pPr>
      <w:r>
        <w:t xml:space="preserve">Impact assessment</w:t>
      </w:r>
      <w:del w:id="51336" w:author="Albert Kwame Osei-Owusu" w:date="2026-09-14T16:00:00Z">
        <w:r>
          <w:delText xml:space="preserve"> </w:delText>
        </w:r>
      </w:del>
    </w:p>
    <w:p w14:paraId="03E90D72" w14:textId="77777777" w:rsidR="008E3D1A" w:rsidRDefault="00A22B16" w:rsidP="004C5A97">
      <w:pPr>
        <w:spacing w:after="160"/>
      </w:pPr>
      <w:del w:id="2902" w:author="Albert Kwame Osei-Owusu" w:date="2026-09-13T09:00:00Z">
        <w:r>
          <w:delText xml:space="preserve">Environmental impacts were characterised at midpoint level using </w:delText>
        </w:r>
      </w:del>
      <w:proofErr w:type="spellStart"/>
      <w:del w:id="2903" w:author="Albert Kwame Osei-Owusu" w:date="2026-09-13T09:00:00Z">
        <w:r>
          <w:delText>ReCiPe</w:delText>
        </w:r>
      </w:del>
      <w:proofErr w:type="spellEnd"/>
      <w:del w:id="2904" w:author="Albert Kwame Osei-Owusu" w:date="2026-09-13T09:00:00Z">
        <w:r>
          <w:delText xml:space="preserve"> 2016 (H) </w:delText>
        </w:r>
      </w:del>
      <w:ins w:id="643" w:author="Ofir Eriksen" w:date="2026-09-02T14:44:00Z" w16du:dateUtc="2026-09-02T12:44:00Z">
        <w:del w:id="644" w:author="Albert Kwame Osei-Owusu" w:date="2026-09-12T09:00:00Z">
          <w:r w:rsidR="00E90221" w:rsidRPr="00E90221">
            <w:rPr>
              <w:noProof/>
              <w:vertAlign w:val="superscript"/>
            </w:rPr>
            <w:delText>35</w:delText>
          </w:r>
        </w:del>
      </w:ins>
      <w:ins w:id="645" w:author="Albert Kwame Osei-Owusu" w:date="2026-09-12T09:00:00Z">
        <w:del w:id="2908" w:author="Albert Kwame Osei-Owusu" w:date="2026-09-13T09:00:00Z">
          <w:r>
            <w:rPr>
              <w:noProof/>
              <w:highlight w:val="yellow"/>
            </w:rPr>
            <w:delText>[35]</w:delText>
          </w:r>
        </w:del>
      </w:ins>
      <w:del w:id="646" w:author="Ofir Eriksen" w:date="2026-09-02T13:40:00Z" w16du:dateUtc="2026-09-02T11:40:00Z">
        <w:r w:rsidR="00893384" w:rsidRPr="00893384" w:rsidDel="00FB15C5">
          <w:rPr>
            <w:noProof/>
            <w:vertAlign w:val="superscript"/>
          </w:rPr>
          <w:delText>33</w:delText>
        </w:r>
      </w:del>
      <w:del w:id="2910" w:author="Albert Kwame Osei-Owusu" w:date="2026-09-13T09:00:00Z">
        <w:r>
          <w:delText xml:space="preserve"> for greenhouse gas emissions, land use, and blue water consumption, and the DESIRE FP7 method </w:delText>
        </w:r>
      </w:del>
      <w:ins w:id="649" w:author="Ofir Eriksen" w:date="2026-09-02T14:44:00Z" w16du:dateUtc="2026-09-02T12:44:00Z">
        <w:del w:id="650" w:author="Albert Kwame Osei-Owusu" w:date="2026-09-12T09:00:00Z">
          <w:r w:rsidR="00E90221" w:rsidRPr="00E90221">
            <w:rPr>
              <w:noProof/>
              <w:vertAlign w:val="superscript"/>
            </w:rPr>
            <w:delText>36</w:delText>
          </w:r>
        </w:del>
      </w:ins>
      <w:ins w:id="651" w:author="Albert Kwame Osei-Owusu" w:date="2026-09-12T09:00:00Z">
        <w:del w:id="2914" w:author="Albert Kwame Osei-Owusu" w:date="2026-09-13T09:00:00Z">
          <w:r>
            <w:rPr>
              <w:noProof/>
              <w:highlight w:val="yellow"/>
            </w:rPr>
            <w:delText>[36]</w:delText>
          </w:r>
        </w:del>
      </w:ins>
      <w:del w:id="652" w:author="Ofir Eriksen" w:date="2026-09-02T13:40:00Z" w16du:dateUtc="2026-09-02T11:40:00Z">
        <w:r w:rsidR="00893384" w:rsidRPr="00893384" w:rsidDel="00FB15C5">
          <w:rPr>
            <w:noProof/>
            <w:vertAlign w:val="superscript"/>
          </w:rPr>
          <w:delText>34</w:delText>
        </w:r>
      </w:del>
      <w:del w:id="2916" w:author="Albert Kwame Osei-Owusu" w:date="2026-09-13T09:00:00Z">
        <w:r>
          <w:delText xml:space="preserve"> for abiotic material extraction and waste </w:delText>
        </w:r>
      </w:del>
      <w:del w:id="2917" w:author="Albert Kwame Osei-Owusu" w:date="2026-09-13T09:00:00Z">
        <w:r>
          <w:lastRenderedPageBreak/>
          <w:delText xml:space="preserve">generation. </w:delText>
        </w:r>
      </w:del>
      <w:del w:id="653" w:author="Albert Kwame Osei-Owusu" w:date="2026-09-12T09:00:00Z">
        <w:r>
          <w:delText>Indicators were assessed at the midpoint level and expressed in physical units:</w:delText>
        </w:r>
      </w:del>
      <w:ins w:id="654" w:author="Albert Kwame Osei-Owusu" w:date="2026-09-12T09:00:00Z">
        <w:del w:id="2918" w:author="Albert Kwame Osei-Owusu" w:date="2026-09-13T09:00:00Z">
          <w:r>
            <w:delText>Results are expressed in physical units:</w:delText>
          </w:r>
        </w:del>
      </w:ins>
      <w:del w:id="2919" w:author="Albert Kwame Osei-Owusu" w:date="2026-09-13T09:00:00Z">
        <w:r>
          <w:delText xml:space="preserve"> greenhouse gas emissions (kt </w:delText>
        </w:r>
      </w:del>
      <w:proofErr w:type="spellStart"/>
      <w:del w:id="2920" w:author="Albert Kwame Osei-Owusu" w:date="2026-09-13T09:00:00Z">
        <w:r>
          <w:delText>CO₂e</w:delText>
        </w:r>
      </w:del>
      <w:proofErr w:type="spellEnd"/>
      <w:del w:id="2921" w:author="Albert Kwame Osei-Owusu" w:date="2026-09-13T09:00:00Z">
        <w:r>
          <w:delText xml:space="preserve">), material extraction (kt), blue water consumption (Mm³), land use (km²), and waste generation (kt). Further details, including data availability and </w:delText>
        </w:r>
      </w:del>
      <w:del w:id="655" w:author="Albert Kwame Osei-Owusu" w:date="2026-09-12T09:00:00Z">
        <w:r>
          <w:delText>scope 1–3 calculations</w:delText>
        </w:r>
      </w:del>
      <w:ins w:id="656" w:author="Albert Kwame Osei-Owusu" w:date="2026-09-12T09:00:00Z">
        <w:del w:id="2922" w:author="Albert Kwame Osei-Owusu" w:date="2026-09-13T09:00:00Z">
          <w:r>
            <w:delText>scope 1 to 3 calculations</w:delText>
          </w:r>
        </w:del>
      </w:ins>
      <w:del w:id="2923" w:author="Albert Kwame Osei-Owusu" w:date="2026-09-13T09:00:00Z">
        <w:r>
          <w:delText xml:space="preserve">, are </w:delText>
        </w:r>
      </w:del>
      <w:del w:id="657" w:author="Albert Kwame Osei-Owusu" w:date="2026-09-12T09:00:00Z">
        <w:r>
          <w:delText>provided in the appendix A (p 6-8)</w:delText>
        </w:r>
      </w:del>
      <w:ins w:id="658" w:author="Albert Kwame Osei-Owusu" w:date="2026-09-12T09:00:00Z">
        <w:del w:id="2924" w:author="Albert Kwame Osei-Owusu" w:date="2026-09-13T09:00:00Z">
          <w:r>
            <w:delText>provided in Appendix A</w:delText>
          </w:r>
        </w:del>
      </w:ins>
      <w:del w:id="2925" w:author="Albert Kwame Osei-Owusu" w:date="2026-09-13T09:00:00Z">
        <w:r>
          <w:delText xml:space="preserve">. </w:delText>
        </w:r>
      </w:del>
      <w:ins w:id="2927" w:author="Albert Kwame Osei-Owusu" w:date="2026-09-13T09:00:00Z">
        <w:r>
          <w:t xml:space="preserve">Climate change is expressed in kt CO₂e on </w:t>
        </w:r>
        <w:r>
          <w:t xml:space="preserve">AR6 GWP100 </w:t>
        </w:r>
        <w:r>
          <w:t xml:space="preserve">values </w:t>
        </w:r>
      </w:ins>
      <w:ins w:id="2928" w:author="Albert Kwame Osei-Owusu" w:date="2026-09-13T09:00:00Z">
        <w:r>
          <w:rPr>
            <w:highlight w:val="yellow"/>
          </w:rPr>
          <w:t xml:space="preserve">[35,36]</w:t>
        </w:r>
        <w:r>
          <w:rPr>
            <w:highlight w:val="yellow"/>
          </w:rPr>
          <w:t xml:space="preserve">. For the input-output component, these were</w:t>
        </w:r>
      </w:ins>
      <w:ins w:id="2929" w:author="Albert Kwame Osei-Owusu" w:date="2026-09-13T09:00:00Z">
        <w:r>
          <w:t xml:space="preserve"> restated for carbon dioxide, methane, nitrous oxide and sulphur hexafluoride from the </w:t>
        </w:r>
        <w:r>
          <w:t xml:space="preserve">factors of the EXIOBASE characterisation workbook </w:t>
        </w:r>
      </w:ins>
      <w:ins w:id="2930" w:author="Albert Kwame Osei-Owusu" w:date="2026-09-13T09:00:00Z">
        <w:r>
          <w:rPr>
            <w:highlight w:val="yellow"/>
          </w:rPr>
          <w:t xml:space="preserve">[42]</w:t>
        </w:r>
        <w:r>
          <w:rPr>
            <w:highlight w:val="yellow"/>
          </w:rPr>
          <w:t xml:space="preserve">, which are the AR4 values for methane and nitrous oxide</w:t>
        </w:r>
      </w:ins>
      <w:ins w:id="2931" w:author="Albert Kwame Osei-Owusu" w:date="2026-09-13T09:00:00Z">
        <w:r>
          <w:t xml:space="preserve">; hydrofluorocarbons and perfluorocarbons are supplied pre-aggregated in CO₂e and could not be restated. </w:t>
        </w:r>
        <w:r>
          <w:t xml:space="preserve">The operational term keeps the values of the Fifth Assessment Report (AR5) used in Statistics Denmark’s accounts, and the travel terms keep the characterisation of the Dutch inventory from which they are scaled. </w:t>
        </w:r>
        <w:r>
          <w:t xml:space="preserve">Material extraction (used domestic extraction, kt), blue water consumption (</w:t>
        </w:r>
        <w:r>
          <w:t xml:space="preserve">million cubic metres, </w:t>
        </w:r>
        <w:r>
          <w:t xml:space="preserve">Mm³) and land use (km²) are unweighted totals of the EXIOBASE satellite accounts, not characterised midpoints. Waste generation (kt) sums the waste fractions of the EXIOBASE hybrid extension for 2011 </w:t>
        </w:r>
      </w:ins>
      <w:ins w:id="2932" w:author="Albert Kwame Osei-Owusu" w:date="2026-09-13T09:00:00Z">
        <w:r>
          <w:rPr>
            <w:highlight w:val="yellow"/>
          </w:rPr>
          <w:t xml:space="preserve">[43]</w:t>
        </w:r>
      </w:ins>
      <w:ins w:id="2933" w:author="Albert Kwame Osei-Owusu" w:date="2026-09-13T09:00:00Z">
        <w:r>
          <w:t xml:space="preserve"> over 2022 output, excluding manure, sewage and mining residues, which are not waste in Danish or </w:t>
        </w:r>
        <w:r>
          <w:t xml:space="preserve">European Union (</w:t>
        </w:r>
        <w:r>
          <w:t xml:space="preserve">EU</w:t>
        </w:r>
        <w:r>
          <w:t xml:space="preserve">)</w:t>
        </w:r>
        <w:r>
          <w:t xml:space="preserve"> waste statistics. Data, code and software versions are listed in Appendix A (Data, code and software), and the effect of restating the input-output component on AR6 is reported in Appendix A (The global-warming-potential revision).</w:t>
        </w:r>
      </w:ins>
    </w:p>
    <w:p>
      <w:pPr>
        <w:pStyle w:val="Heading2"/>
        <w:rPr>
          <w:ins w:id="2273" w:author="Albert Kwame Osei-Owusu" w:date="2026-09-13T09:00:00Z"/>
        </w:rPr>
      </w:pPr>
      <w:ins w:id="2274" w:author="Albert Kwame Osei-Owusu" w:date="2026-09-13T09:00:00Z">
        <w:r>
          <w:rPr/>
          <w:t xml:space="preserve">Reporting and comparison</w:t>
        </w:r>
      </w:ins>
    </w:p>
    <w:p>
      <w:pPr>
        <w:spacing w:after="160"/>
        <w:rPr>
          <w:ins w:id="2275" w:author="Albert Kwame Osei-Owusu" w:date="2026-09-13T09:00:00Z"/>
        </w:rPr>
      </w:pPr>
      <w:ins w:id="2276" w:author="Albert Kwame Osei-Owusu" w:date="2026-09-13T09:00:00Z">
        <w:r>
          <w:t xml:space="preserve">Results are reported by the activity group health care buys, by the sector in which the pressure physically occurs, and by world region of production, with the last two resolved jointly as producing region-by-industry pairs. Both cuts </w:t>
        </w:r>
        <w:r>
          <w:t xml:space="preserve">divide the same</w:t>
        </w:r>
        <w:r>
          <w:t xml:space="preserve"> </w:t>
        </w:r>
        <w:r>
          <w:t xml:space="preserve">total. For</w:t>
        </w:r>
        <w:r>
          <w:t xml:space="preserve"> an indicator with direct intensities </w:t>
        </w:r>
      </w:ins>
      <w:ins w:id="2277" w:author="Albert Kwame Osei-Owusu" w:date="2026-09-13T09:00:00Z">
        <m:oMath>
          <m:r>
            <m:rPr>
              <m:sty m:val="b"/>
            </m:rPr>
            <w:rPr>
              <w:rFonts w:ascii="Cambria Math" w:hAnsi="Cambria Math"/>
              <w:lang w:val="en-GB"/>
            </w:rPr>
            <m:t xml:space="preserve">b</m:t>
          </m:r>
        </m:oMath>
      </w:ins>
      <w:ins w:id="2278" w:author="Albert Kwame Osei-Owusu" w:date="2026-09-13T09:00:00Z">
        <w:r>
          <w:t xml:space="preserve">, the pressure arising at node </w:t>
        </w:r>
      </w:ins>
      <w:ins w:id="2279" w:author="Albert Kwame Osei-Owusu" w:date="2026-09-13T09:00:00Z">
        <m:oMath>
          <m:r>
            <w:rPr>
              <w:rFonts w:ascii="Cambria Math" w:hAnsi="Cambria Math"/>
              <w:lang w:val="en-GB"/>
            </w:rPr>
            <m:t xml:space="preserve">i</m:t>
          </m:r>
        </m:oMath>
      </w:ins>
      <w:ins w:id="2280" w:author="Albert Kwame Osei-Owusu" w:date="2026-09-13T09:00:00Z">
        <w:r>
          <w:t xml:space="preserve"> is </w:t>
        </w:r>
      </w:ins>
      <w:ins w:id="2281" w:author="Albert Kwame Osei-Owusu" w:date="2026-09-13T09:00:00Z">
        <m:oMath>
          <m:sSub>
            <m:sSubPr>
              <m:ctrlPr>
                <w:rPr>
                  <w:rFonts w:ascii="Cambria Math" w:hAnsi="Cambria Math"/>
                  <w:lang w:val="en-GB"/>
                </w:rPr>
              </m:ctrlPr>
            </m:sSubPr>
            <m:e>
              <m:r>
                <w:rPr>
                  <w:rFonts w:ascii="Cambria Math" w:hAnsi="Cambria Math"/>
                  <w:lang w:val="en-GB"/>
                </w:rPr>
                <m:t xml:space="preserve">b</m:t>
              </m:r>
            </m:e>
            <m:sub>
              <m:r>
                <w:rPr>
                  <w:rFonts w:ascii="Cambria Math" w:hAnsi="Cambria Math"/>
                  <w:lang w:val="en-GB"/>
                </w:rPr>
                <m:t xml:space="preserve">i</m:t>
              </m:r>
            </m:sub>
          </m:sSub>
          <m:sSub>
            <m:sSubPr>
              <m:ctrlPr>
                <w:rPr>
                  <w:rFonts w:ascii="Cambria Math" w:hAnsi="Cambria Math"/>
                  <w:lang w:val="en-GB"/>
                </w:rPr>
              </m:ctrlPr>
            </m:sSubPr>
            <m:e>
              <m:d>
                <m:dPr>
                  <m:begChr m:val="("/>
                  <m:endChr m:val=")"/>
                  <m:ctrlPr>
                    <w:rPr>
                      <w:rFonts w:ascii="Cambria Math" w:hAnsi="Cambria Math"/>
                      <w:lang w:val="en-GB"/>
                    </w:rPr>
                  </m:ctrlPr>
                </m:dPr>
                <m:e>
                  <m:r>
                    <m:rPr>
                      <m:sty m:val="b"/>
                    </m:rPr>
                    <w:rPr>
                      <w:rFonts w:ascii="Cambria Math" w:hAnsi="Cambria Math"/>
                      <w:lang w:val="en-GB"/>
                    </w:rPr>
                    <m:t xml:space="preserve">L</m:t>
                  </m:r>
                  <m:sSub>
                    <m:sSubPr>
                      <m:ctrlPr>
                        <w:rPr>
                          <w:rFonts w:ascii="Cambria Math" w:hAnsi="Cambria Math"/>
                          <w:lang w:val="en-GB"/>
                        </w:rPr>
                      </m:ctrlPr>
                    </m:sSubPr>
                    <m:e>
                      <m:r>
                        <m:rPr>
                          <m:sty m:val="b"/>
                        </m:rPr>
                        <w:rPr>
                          <w:rFonts w:ascii="Cambria Math" w:hAnsi="Cambria Math"/>
                          <w:lang w:val="en-GB"/>
                        </w:rPr>
                        <m:t xml:space="preserve">y</m:t>
                      </m:r>
                    </m:e>
                    <m:sub>
                      <m:r>
                        <w:rPr>
                          <w:rFonts w:ascii="Cambria Math" w:hAnsi="Cambria Math"/>
                          <w:lang w:val="en-GB"/>
                        </w:rPr>
                        <m:t xml:space="preserve">H</m:t>
                      </m:r>
                    </m:sub>
                  </m:sSub>
                </m:e>
              </m:d>
            </m:e>
            <m:sub>
              <m:r>
                <w:rPr>
                  <w:rFonts w:ascii="Cambria Math" w:hAnsi="Cambria Math"/>
                  <w:lang w:val="en-GB"/>
                </w:rPr>
                <m:t xml:space="preserve">i</m:t>
              </m:r>
            </m:sub>
          </m:sSub>
        </m:oMath>
      </w:ins>
      <w:ins w:id="2282" w:author="Albert Kwame Osei-Owusu" w:date="2026-09-13T09:00:00Z">
        <w:r>
          <w:t xml:space="preserve"> and the pressure driven by purchased product </w:t>
        </w:r>
      </w:ins>
      <w:ins w:id="2283" w:author="Albert Kwame Osei-Owusu" w:date="2026-09-13T09:00:00Z">
        <m:oMath>
          <m:r>
            <w:rPr>
              <w:rFonts w:ascii="Cambria Math" w:hAnsi="Cambria Math"/>
              <w:lang w:val="en-GB"/>
            </w:rPr>
            <m:t xml:space="preserve">j</m:t>
          </m:r>
        </m:oMath>
      </w:ins>
      <w:ins w:id="2284" w:author="Albert Kwame Osei-Owusu" w:date="2026-09-13T09:00:00Z">
        <w:r>
          <w:t xml:space="preserve"> is </w:t>
        </w:r>
      </w:ins>
      <w:ins w:id="2285" w:author="Albert Kwame Osei-Owusu" w:date="2026-09-13T09:00:00Z">
        <m:oMath>
          <m:sSub>
            <m:sSubPr>
              <m:ctrlPr>
                <w:rPr>
                  <w:rFonts w:ascii="Cambria Math" w:hAnsi="Cambria Math"/>
                  <w:lang w:val="en-GB"/>
                </w:rPr>
              </m:ctrlPr>
            </m:sSubPr>
            <m:e>
              <m:r>
                <w:rPr>
                  <w:rFonts w:ascii="Cambria Math" w:hAnsi="Cambria Math"/>
                  <w:lang w:val="en-GB"/>
                </w:rPr>
                <m:t xml:space="preserve">y</m:t>
              </m:r>
            </m:e>
            <m:sub>
              <m:r>
                <w:rPr>
                  <w:rFonts w:ascii="Cambria Math" w:hAnsi="Cambria Math"/>
                  <w:lang w:val="en-GB"/>
                </w:rPr>
                <m:t xml:space="preserve">H</m:t>
              </m:r>
              <m:r>
                <m:rPr>
                  <m:sty m:val="p"/>
                </m:rPr>
                <w:rPr>
                  <w:rFonts w:ascii="Cambria Math" w:hAnsi="Cambria Math"/>
                  <w:lang w:val="en-GB"/>
                </w:rPr>
                <m:t xml:space="preserve">,</m:t>
              </m:r>
              <m:r>
                <w:rPr>
                  <w:rFonts w:ascii="Cambria Math" w:hAnsi="Cambria Math"/>
                  <w:lang w:val="en-GB"/>
                </w:rPr>
                <m:t xml:space="preserve">j</m:t>
              </m:r>
            </m:sub>
          </m:sSub>
          <m:sSub>
            <m:sSubPr>
              <m:ctrlPr>
                <w:rPr>
                  <w:rFonts w:ascii="Cambria Math" w:hAnsi="Cambria Math"/>
                  <w:lang w:val="en-GB"/>
                </w:rPr>
              </m:ctrlPr>
            </m:sSubPr>
            <m:e>
              <m:d>
                <m:dPr>
                  <m:begChr m:val="("/>
                  <m:endChr m:val=")"/>
                  <m:ctrlPr>
                    <w:rPr>
                      <w:rFonts w:ascii="Cambria Math" w:hAnsi="Cambria Math"/>
                      <w:lang w:val="en-GB"/>
                    </w:rPr>
                  </m:ctrlPr>
                </m:dPr>
                <m:e>
                  <m:r>
                    <m:rPr>
                      <m:sty m:val="b"/>
                    </m:rPr>
                    <w:rPr>
                      <w:rFonts w:ascii="Cambria Math" w:hAnsi="Cambria Math"/>
                      <w:lang w:val="en-GB"/>
                    </w:rPr>
                    <m:t xml:space="preserve">b</m:t>
                  </m:r>
                  <m:r>
                    <m:rPr>
                      <m:sty m:val="b"/>
                    </m:rPr>
                    <w:rPr>
                      <w:rFonts w:ascii="Cambria Math" w:hAnsi="Cambria Math"/>
                      <w:lang w:val="en-GB"/>
                    </w:rPr>
                    <m:t xml:space="preserve">L</m:t>
                  </m:r>
                </m:e>
              </m:d>
            </m:e>
            <m:sub>
              <m:r>
                <w:rPr>
                  <w:rFonts w:ascii="Cambria Math" w:hAnsi="Cambria Math"/>
                  <w:lang w:val="en-GB"/>
                </w:rPr>
                <m:t xml:space="preserve">j</m:t>
              </m:r>
            </m:sub>
          </m:sSub>
        </m:oMath>
      </w:ins>
      <w:ins w:id="2286" w:author="Albert Kwame Osei-Owusu" w:date="2026-09-13T09:00:00Z">
        <w:r>
          <w:t xml:space="preserve">. </w:t>
        </w:r>
        <w:r>
          <w:t xml:space="preserve">Greenhouse gas emissions are also partitioned following the Greenhouse Gas (GHG) Protocol [44], within the input-output scope framework of Hertwich and Wood [45]. Scope 1 is the DRIVHUS term plus anaesthetic gases. Scope 2 comprises the emissions from generating the electricity and heat the health sector buys, traced through transmission and distribution within the energy block (Appendix A, Eq. (A.16)); this is the corporate standard’s boundary, narrower than Hertwich and Wood’s embodied-energy convention. Scope 3 is the remainder, computed as the partition total minus Scopes 1 and 2, so that the three scopes and patient and visitor travel sum to that total without double counting, which we verified with the target-sector method of Cabernard and colleagues [46] (Appendix A, Double counting).</w:t>
        </w:r>
      </w:ins>
      <w:ins w:id="2290" w:author="Albert Kwame Osei-Owusu" w:date="2026-09-13T09:00:00Z">
        <w:r>
          <w:t xml:space="preserve"> Patient and visitor travel is reported outside the protocol’s boundary, as in NHS England </w:t>
        </w:r>
      </w:ins>
      <w:ins w:id="2291" w:author="Albert Kwame Osei-Owusu" w:date="2026-09-13T09:00:00Z">
        <w:r>
          <w:rPr>
            <w:highlight w:val="yellow"/>
          </w:rPr>
          <w:t xml:space="preserve">[14]</w:t>
        </w:r>
      </w:ins>
      <w:ins w:id="2292" w:author="Albert Kwame Osei-Owusu" w:date="2026-09-13T09:00:00Z">
        <w:r>
          <w:t xml:space="preserve">, and the partition is applied to the other four indicators. Shares of the national total are taken against Denmark’s footprint on the same corrected background and characterisation; because </w:t>
        </w:r>
      </w:ins>
      <w:ins w:id="2293" w:author="Albert Kwame Osei-Owusu" w:date="2026-09-13T09:00:00Z">
        <m:oMath>
          <m:sSub>
            <m:sSubPr>
              <m:ctrlPr>
                <w:rPr>
                  <w:rFonts w:ascii="Cambria Math" w:hAnsi="Cambria Math"/>
                  <w:lang w:val="en-GB"/>
                </w:rPr>
              </m:ctrlPr>
            </m:sSubPr>
            <m:e>
              <m:r>
                <m:rPr>
                  <m:sty m:val="b"/>
                </m:rPr>
                <w:rPr>
                  <w:rFonts w:ascii="Cambria Math" w:hAnsi="Cambria Math"/>
                  <w:lang w:val="en-GB"/>
                </w:rPr>
                <m:t xml:space="preserve">y</m:t>
              </m:r>
            </m:e>
            <m:sub>
              <m:r>
                <w:rPr>
                  <w:rFonts w:ascii="Cambria Math" w:hAnsi="Cambria Math"/>
                  <w:lang w:val="en-GB"/>
                </w:rPr>
                <m:t xml:space="preserve">H</m:t>
              </m:r>
            </m:sub>
          </m:sSub>
        </m:oMath>
      </w:ins>
      <w:ins w:id="2294" w:author="Albert Kwame Osei-Owusu" w:date="2026-09-13T09:00:00Z">
        <w:r>
          <w:t xml:space="preserve"> is built from the Danish accounts rather than carved out of EXIOBASE’s Danish final demand, the share compares two estimates on one model rather than partitioning one total. The national totals are given in Appendix A (Eq. (A.8), Table </w:t>
        </w:r>
        <w:r>
          <w:t xml:space="preserve">A.5</w:t>
        </w:r>
        <w:r>
          <w:t xml:space="preserve">) and compared with published Danish footprints in Appendix A (Validation against published Danish </w:t>
        </w:r>
        <w:r>
          <w:t xml:space="preserve">footprints</w:t>
        </w:r>
        <w:r>
          <w:t xml:space="preserve">).</w:t>
        </w:r>
      </w:ins>
    </w:p>
    <w:p>
      <w:pPr>
        <w:spacing w:after="160"/>
        <w:rPr>
          <w:ins w:id="2295" w:author="Albert Kwame Osei-Owusu" w:date="2026-09-13T09:00:00Z"/>
        </w:rPr>
      </w:pPr>
      <w:ins w:id="2296" w:author="Albert Kwame Osei-Owusu" w:date="2026-09-13T09:00:00Z">
        <w:r>
          <w:t xml:space="preserve">The same code was run for 2016 and 2019 for comparison, in the current prices of each year, so the change between them includes price change. Both use the 2016 background, because in version 3.8.2 the output of the Danish health and social work industry </w:t>
        </w:r>
        <w:r>
          <w:t xml:space="preserve">is</w:t>
        </w:r>
        <w:r>
          <w:t xml:space="preserve"> 18,646 million euros in 2019, 48% of the 39,059 million reported in the Danish national accounts, whereas the two agree within about 3% in 2016 and 2022 (Appendix A, Reference years and the background model). </w:t>
        </w:r>
        <w:r>
          <w:t xml:space="preserve">Three capital variants, one with capital endogenised on the </w:t>
        </w:r>
        <w:r>
          <w:t xml:space="preserve">capital use </w:t>
        </w:r>
        <w:r>
          <w:t xml:space="preserve">matrices</w:t>
        </w:r>
        <w:r>
          <w:t xml:space="preserve"> of Wood and Södersten [47], built by the method</w:t>
        </w:r>
        <w:r>
          <w:t xml:space="preserve"> of Södersten and colleagues [15], estimate what the capital exclusion leaves out (Appendix A, Gross fixed capital formation, Eq. (A.18))</w:t>
        </w:r>
        <w:r>
          <w:t xml:space="preserve">. A</w:t>
        </w:r>
        <w:r>
          <w:t xml:space="preserve"> test that re-weights the services purchases to the input mix of the Danish health industries in Statistics Denmark’s table estimates what EXIOBASE’s purchase column leaves out (Appendix A, Sensitivity).</w:t>
        </w:r>
      </w:ins>
    </w:p>
    <w:p w14:paraId="1EB581D1" w14:textId="77777777" w:rsidR="008C4AAA" w:rsidRDefault="009A060B">
      <w:pPr>
        <w:spacing w:after="160"/>
        <w:rPr>
          <w:del w:id="8335" w:author="Albert Kwame Osei-Owusu" w:date="2026-09-14T09:00:00Z"/>
          <w:b/>
          <w:bCs/>
        </w:rPr>
      </w:pPr>
      <w:del w:id="8333" w:author="Albert Kwame Osei-Owusu" w:date="2026-09-12T09:00:00Z">
        <w:r>
          <w:rPr>
            <w:b/>
            <w:bCs/>
          </w:rPr>
          <w:delText>Role of the funding source</w:delText>
        </w:r>
      </w:del>
    </w:p>
    <w:p w14:paraId="3441F9A1" w14:textId="77777777" w:rsidR="00484F82" w:rsidRDefault="009A060B">
      <w:pPr>
        <w:spacing w:after="160"/>
        <w:rPr>
          <w:del w:id="8338" w:author="Albert Kwame Osei-Owusu" w:date="2026-09-14T09:00:00Z"/>
        </w:rPr>
      </w:pPr>
      <w:del w:id="8336" w:author="Albert Kwame Osei-Owusu" w:date="2026-09-12T09:00:00Z">
        <w:r>
          <w:delText>This study received no dedicated external or commercial funding; it was supported by the authors’ institutions and ultimately by Danish public funds.</w:delText>
        </w:r>
      </w:del>
    </w:p>
    <w:p w14:paraId="621272FF" w14:textId="77777777" w:rsidR="008C4AAA" w:rsidRDefault="009A060B">
      <w:pPr>
        <w:spacing w:after="160"/>
        <w:rPr>
          <w:del w:id="8341" w:author="Albert Kwame Osei-Owusu" w:date="2026-09-14T09:00:00Z"/>
        </w:rPr>
      </w:pPr>
      <w:del w:id="8339" w:author="Albert Kwame Osei-Owusu" w:date="2026-09-12T09:00:00Z">
        <w:r>
          <w:delText xml:space="preserve"> No funder had any role in the study design; in the collection, analysis, or interpretation of data; in the writing of the report; or in the decision to submit the paper for publication. The corresponding author had full access to all study data and had final responsibility for the decision to submit for publication.</w:delText>
        </w:r>
      </w:del>
    </w:p>
    <w:p w14:paraId="78D294D9" w14:textId="77777777" w:rsidR="007C4B3A" w:rsidRDefault="00C947A7" w:rsidP="004C5A97">
      <w:pPr>
        <w:pStyle w:val="Heading1"/>
        <w:pPrChange w:id="48201" w:author="Albert Kwame Osei-Owusu" w:date="2026-09-14T09:00:00Z">
          <w:pPr>
            <w:spacing w:after="160"/>
          </w:pPr>
        </w:pPrChange>
      </w:pPr>
      <w:r>
        <w:rPr/>
        <w:t>Results</w:t>
      </w:r>
      <w:del w:id="51337" w:author="Albert Kwame Osei-Owusu" w:date="2026-09-14T16:00:00Z">
        <w:r>
          <w:delText xml:space="preserve"> </w:delText>
        </w:r>
      </w:del>
    </w:p>
    <w:p w14:paraId="41A53E78" w14:textId="77777777" w:rsidR="006265F4" w:rsidRDefault="00471BE7" w:rsidP="004C5A97">
      <w:pPr>
        <w:rPr>
          <w:del w:id="51350" w:author="Albert Kwame Osei-Owusu" w:date="2026-09-14T16:00:00Z"/>
        </w:rPr>
      </w:pPr>
      <w:del w:id="659" w:author="Albert Kwame Osei-Owusu" w:date="2026-09-12T09:00:00Z">
        <w:r>
          <w:delText xml:space="preserve">Results are presented across five environmental impact categories. The overall environmental footprint of Danish </w:delText>
        </w:r>
        <w:r w:rsidR="004F4CB0">
          <w:delText>health care</w:delText>
        </w:r>
        <w:r>
          <w:delText xml:space="preserve"> is reported in absolute terms and as a share of national impacts, followed by analyses of activity contributions, sectoral origins, and geographical distribution. </w:delText>
        </w:r>
      </w:del>
    </w:p>
    <w:p w14:paraId="7B5A622C" w14:textId="77777777" w:rsidR="006265F4" w:rsidRDefault="006265F4" w:rsidP="004C5A97">
      <w:pPr>
        <w:rPr>
          <w:del w:id="51351" w:author="Albert Kwame Osei-Owusu" w:date="2026-09-14T16:00:00Z"/>
        </w:rPr>
      </w:pPr>
    </w:p>
    <w:p>
      <w:pPr>
        <w:pStyle w:val="Heading2"/>
        <w:rPr>
          <w:ins w:id="51330" w:author="Albert Kwame Osei-Owusu" w:date="2026-09-14T16:00:00Z"/>
        </w:rPr>
      </w:pPr>
      <w:ins w:id="51331" w:author="Albert Kwame Osei-Owusu" w:date="2026-09-14T16:00:00Z">
        <w:r>
          <w:t xml:space="preserve">Footprint size and contributing activities</w:t>
        </w:r>
      </w:ins>
    </w:p>
    <w:p w14:paraId="5575375B" w14:textId="77777777" w:rsidR="00C70FC2" w:rsidRDefault="00B034C8" w:rsidP="004C5A97">
      <w:pPr>
        <w:spacing w:after="160"/>
      </w:pPr>
      <w:del w:id="2877" w:author="Albert Kwame Osei-Owusu" w:date="2026-09-13T09:00:00Z">
        <w:r>
          <w:delText xml:space="preserve">Delivering </w:delText>
        </w:r>
      </w:del>
      <w:del w:id="2878" w:author="Albert Kwame Osei-Owusu" w:date="2026-09-13T09:00:00Z">
        <w:r w:rsidR="004F4CB0">
          <w:delText>health care</w:delText>
        </w:r>
      </w:del>
      <w:del w:id="660" w:author="Albert Kwame Osei-Owusu" w:date="2026-09-12T09:00:00Z">
        <w:r>
          <w:delText xml:space="preserve"> in Denmark was associated with environmental impacts across all five assessed impact categories, accounting for between 3.6% and 5.6% of </w:delText>
        </w:r>
      </w:del>
      <w:ins w:id="661" w:author="Albert Kwame Osei-Owusu" w:date="2026-09-12T09:00:00Z">
        <w:del w:id="2879" w:author="Albert Kwame Osei-Owusu" w:date="2026-09-13T09:00:00Z">
          <w:r>
            <w:delText xml:space="preserve"> in Denmark was associated with environmental impacts across all five assessed impact categories, accounting for between 2.4% and 7.9% of </w:delText>
          </w:r>
        </w:del>
      </w:ins>
      <w:del w:id="2880" w:author="Albert Kwame Osei-Owusu" w:date="2026-09-13T09:00:00Z">
        <w:r w:rsidR="000B0B55">
          <w:delText xml:space="preserve">the </w:delText>
        </w:r>
      </w:del>
      <w:del w:id="2881" w:author="Albert Kwame Osei-Owusu" w:date="2026-09-13T09:00:00Z">
        <w:r w:rsidR="00A7347A" w:rsidRPr="00A7347A">
          <w:delText xml:space="preserve">national consumption-based </w:delText>
        </w:r>
      </w:del>
      <w:del w:id="2882" w:author="Albert Kwame Osei-Owusu" w:date="2026-09-13T09:00:00Z">
        <w:r w:rsidR="000B0B55">
          <w:delText>totals</w:delText>
        </w:r>
      </w:del>
      <w:del w:id="662" w:author="Albert Kwame Osei-Owusu" w:date="2026-09-12T09:00:00Z">
        <w:r>
          <w:delText>. Greenhouse gas emissions were estimated at 4,815 kt CO₂e.</w:delText>
        </w:r>
      </w:del>
      <w:ins w:id="663" w:author="Albert Kwame Osei-Owusu" w:date="2026-09-12T09:00:00Z">
        <w:del w:id="2883" w:author="Albert Kwame Osei-Owusu" w:date="2026-09-13T09:00:00Z">
          <w:r>
            <w:delText xml:space="preserve">. Greenhouse gas emissions were estimated at 4,652 kt </w:delText>
          </w:r>
        </w:del>
        <w:proofErr w:type="spellStart"/>
        <w:del w:id="2884" w:author="Albert Kwame Osei-Owusu" w:date="2026-09-13T09:00:00Z">
          <w:r>
            <w:delText>CO₂e</w:delText>
          </w:r>
        </w:del>
        <w:proofErr w:type="spellEnd"/>
        <w:del w:id="2885" w:author="Albert Kwame Osei-Owusu" w:date="2026-09-13T09:00:00Z">
          <w:r>
            <w:delText xml:space="preserve"> (95% interval 4,012 to 5,460)</w:delText>
          </w:r>
        </w:del>
      </w:ins>
      <w:del w:id="2886" w:author="Albert Kwame Osei-Owusu" w:date="2026-09-13T09:00:00Z">
        <w:r w:rsidR="005F3569">
          <w:delText xml:space="preserve">, corresponding </w:delText>
        </w:r>
      </w:del>
      <w:del w:id="664" w:author="Albert Kwame Osei-Owusu" w:date="2026-09-12T09:00:00Z">
        <w:r>
          <w:delText xml:space="preserve">to approximately 5.6% of </w:delText>
        </w:r>
      </w:del>
      <w:ins w:id="665" w:author="Albert Kwame Osei-Owusu" w:date="2026-09-12T09:00:00Z">
        <w:del w:id="2887" w:author="Albert Kwame Osei-Owusu" w:date="2026-09-13T09:00:00Z">
          <w:r>
            <w:delText xml:space="preserve">to 6.0% of </w:delText>
          </w:r>
        </w:del>
      </w:ins>
      <w:del w:id="2888" w:author="Albert Kwame Osei-Owusu" w:date="2026-09-13T09:00:00Z">
        <w:r w:rsidR="00654F8C">
          <w:delText xml:space="preserve">total Danish </w:delText>
        </w:r>
      </w:del>
      <w:del w:id="2889" w:author="Albert Kwame Osei-Owusu" w:date="2026-09-13T09:00:00Z">
        <w:r w:rsidR="00847F00">
          <w:delText>consumption</w:delText>
        </w:r>
      </w:del>
      <w:del w:id="2890" w:author="Albert Kwame Osei-Owusu" w:date="2026-09-13T09:00:00Z">
        <w:r w:rsidR="00E07520">
          <w:delText>-</w:delText>
        </w:r>
      </w:del>
      <w:del w:id="2891" w:author="Albert Kwame Osei-Owusu" w:date="2026-09-13T09:00:00Z">
        <w:r w:rsidR="00847F00">
          <w:delText xml:space="preserve">based </w:delText>
        </w:r>
      </w:del>
      <w:del w:id="666" w:author="Albert Kwame Osei-Owusu" w:date="2026-09-12T09:00:00Z">
        <w:r>
          <w:delText xml:space="preserve">emissions. Per capita, that is roughly 0.83 t CO₂e per person per year. Material extraction amounted to 2,601 kt (5.5%), blue water consumption to 47 Mm³ (47 million cubic metres; 4.3%), land use to 2,753 km² (3.6%), and waste generation to 840 kt (3.6% of total Danish waste). </w:delText>
        </w:r>
      </w:del>
      <w:ins w:id="667" w:author="Albert Kwame Osei-Owusu" w:date="2026-09-12T09:00:00Z">
        <w:del w:id="2892" w:author="Albert Kwame Osei-Owusu" w:date="2026-09-13T09:00:00Z">
          <w:r>
            <w:delText xml:space="preserve">emissions. Per person, that is 0.79 t </w:delText>
          </w:r>
        </w:del>
        <w:proofErr w:type="spellStart"/>
        <w:del w:id="2893" w:author="Albert Kwame Osei-Owusu" w:date="2026-09-13T09:00:00Z">
          <w:r>
            <w:delText>CO₂e</w:delText>
          </w:r>
        </w:del>
        <w:proofErr w:type="spellEnd"/>
        <w:del w:id="2894" w:author="Albert Kwame Osei-Owusu" w:date="2026-09-13T09:00:00Z">
          <w:r>
            <w:delText xml:space="preserve"> per year. Material extraction amounted to 4,256 kt (7.9%), blue water consumption to 95 Mm³ (95 million cubic metres; 7.5%), land use to 4,852 km² (4.9%), and waste generation to 259 kt (2.4% of total Danish waste). </w:delText>
          </w:r>
        </w:del>
      </w:ins>
      <w:del w:id="2895" w:author="Albert Kwame Osei-Owusu" w:date="2026-09-13T09:00:00Z">
        <w:r w:rsidR="0067589B" w:rsidRPr="0067589B">
          <w:delText>National totals are derived from EXIOBASE and therefore reflect a consumption-based accounting framework including emissions embodied in international supply chains.</w:delText>
        </w:r>
      </w:del>
      <w:del w:id="2896" w:author="Albert Kwame Osei-Owusu" w:date="2026-09-13T09:00:00Z">
        <w:r w:rsidR="000B7788">
          <w:delText xml:space="preserve"> </w:delText>
        </w:r>
      </w:del>
      <w:del w:id="668" w:author="Albert Kwame Osei-Owusu" w:date="2026-09-12T09:00:00Z">
        <w:r>
          <w:delText xml:space="preserve">A substantial share of the environmental impacts associated with </w:delText>
        </w:r>
      </w:del>
      <w:ins w:id="669" w:author="Albert Kwame Osei-Owusu" w:date="2026-09-12T09:00:00Z">
        <w:del w:id="2897" w:author="Albert Kwame Osei-Owusu" w:date="2026-09-13T09:00:00Z">
          <w:r>
            <w:delText xml:space="preserve">Of the climate footprint, 90.0% arose in indirect and upstream activities, and the remaining 10.0% in the direct operations, purchased energy and household travel of </w:delText>
          </w:r>
        </w:del>
      </w:ins>
      <w:del w:id="2898" w:author="Albert Kwame Osei-Owusu" w:date="2026-09-13T09:00:00Z">
        <w:r w:rsidR="004F4CB0">
          <w:delText>health care</w:delText>
        </w:r>
      </w:del>
      <w:del w:id="670" w:author="Albert Kwame Osei-Owusu" w:date="2026-09-12T09:00:00Z">
        <w:r>
          <w:delText xml:space="preserve"> delivery was attributed to indirect and upstream activities that support </w:delText>
        </w:r>
      </w:del>
      <w:ins w:id="671" w:author="Albert Kwame Osei-Owusu" w:date="2026-09-12T09:00:00Z">
        <w:del w:id="2899" w:author="Albert Kwame Osei-Owusu" w:date="2026-09-13T09:00:00Z">
          <w:r>
            <w:delText xml:space="preserve"> delivery.</w:delText>
          </w:r>
        </w:del>
      </w:ins>
      <w:del w:id="672" w:author="Albert Kwame Osei-Owusu" w:date="2026-09-12T09:00:00Z">
        <w:r w:rsidR="004F4CB0">
          <w:delText>health care</w:delText>
        </w:r>
        <w:r>
          <w:delText xml:space="preserve"> delivery.</w:delText>
        </w:r>
      </w:del>
      <w:ins w:id="52480" w:author="Albert Kwame Osei-Owusu" w:date="2026-10-21T20:00:00Z">
        <w:r>
          <w:t xml:space="preserve">Danish health care accounted for between 2.1% and 6.5% of the national footprint in each of the five impact categories.</w:t>
        </w:r>
      </w:ins>
      <w:ins w:id="2901" w:author="Albert Kwame Osei-Owusu" w:date="2026-09-13T09:00:00Z">
        <w:r>
          <w:t xml:space="preserve"> Greenhouse gas emissions were estimated at 4,267 kt CO₂e (95% uncertainty interval 3,675 to 5,029 kt), corresponding to 5.5% of </w:t>
        </w:r>
        <w:r>
          <w:t xml:space="preserve">the</w:t>
        </w:r>
        <w:r>
          <w:t xml:space="preserve"> Danish </w:t>
        </w:r>
        <w:r>
          <w:t xml:space="preserve">national climate footprint</w:t>
        </w:r>
        <w:r>
          <w:t xml:space="preserve"> and 0.73 t CO₂e per person per year. </w:t>
        </w:r>
        <w:r>
          <w:t xml:space="preserve">Material extraction amounted to 3,498 kt (95% interval 2,974 to 4,119 kt; 6.5% of the national footprint), blue water consumption to 75 </w:t>
        </w:r>
        <w:r>
          <w:t xml:space="preserve">Mm³</w:t>
        </w:r>
        <w:r>
          <w:t xml:space="preserve"> (</w:t>
        </w:r>
        <w:r>
          <w:t xml:space="preserve">64</w:t>
        </w:r>
        <w:r>
          <w:t xml:space="preserve"> to </w:t>
        </w:r>
        <w:r>
          <w:t xml:space="preserve">88</w:t>
        </w:r>
        <w:r>
          <w:t xml:space="preserve"> Mm³; 5.9%), land use to 4,118 km² (3,495 to 4,852 km²; 4.1%) and waste generation to 221 kt (193 to 254 kt; 2.1%).</w:t>
        </w:r>
      </w:ins>
    </w:p>
    <w:p w14:paraId="0CD98430" w14:textId="77777777" w:rsidR="00D115B1" w:rsidRDefault="00D115B1" w:rsidP="004C5A97">
      <w:pPr>
        <w:rPr>
          <w:del w:id="51352" w:author="Albert Kwame Osei-Owusu" w:date="2026-09-14T16:00:00Z"/>
        </w:rPr>
      </w:pPr>
    </w:p>
    <w:p w14:paraId="0FB0EF05" w14:textId="77777777" w:rsidR="003D1541" w:rsidRDefault="003D1541" w:rsidP="004C5A97">
      <w:pPr>
        <w:rPr>
          <w:del w:id="51353" w:author="Albert Kwame Osei-Owusu" w:date="2026-09-14T16:00:00Z"/>
        </w:rPr>
      </w:pPr>
    </w:p>
    <w:p>
      <w:pPr>
        <w:pStyle w:val="TableCaption"/>
        <w:rPr>
          <w:ins w:id="51328" w:author="Albert Kwame Osei-Owusu" w:date="2026-09-14T16:00:00Z"/>
        </w:rPr>
      </w:pPr>
      <w:ins w:id="51329" w:author="Albert Kwame Osei-Owusu" w:date="2026-09-14T16:00:00Z">
        <w:r>
          <w:rPr>
            <w:b/>
            <w:bCs/>
          </w:rPr>
          <w:t xml:space="preserve">Table </w:t>
        </w:r>
        <w:r>
          <w:rPr>
            <w:b/>
            <w:bCs/>
          </w:rPr>
          <w:t xml:space="preserve">1.</w:t>
        </w:r>
        <w:r>
          <w:t xml:space="preserve"> Basic-price health care expenditure and associated environmental impacts in Denmark in 2022, by expenditure category and bottom-up source.</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408"/>
        <w:gridCol w:w="1205"/>
        <w:gridCol w:w="1205"/>
        <w:gridCol w:w="1205"/>
        <w:gridCol w:w="1205"/>
        <w:gridCol w:w="1205"/>
        <w:gridCol w:w="1205"/>
      </w:tblGrid>
      <w:tr w:rsidR="00AE1370" w14:paraId="68E7EF2B" w14:textId="77777777" w:rsidTr="00AD31E9">
        <w:trPr>
          <w:cantSplit/>
          <w:tblHeader/>
        </w:trPr>
        <w:tc>
          <w:tcPr>
            <w:tcW w:w="2408" w:type="dxa"/>
            <w:tcBorders>
              <w:bottom w:val="single" w:sz="4" w:space="0" w:color="000000"/>
            </w:tcBorders>
            <w:vAlign w:val="bottom"/>
          </w:tcPr>
          <w:p w14:paraId="11CE5488" w14:textId="77777777" w:rsidR="00AE1370" w:rsidRDefault="00AE1370" w:rsidP="004C5A97">
            <w:pPr>
              <w:pStyle w:val="TableText"/>
            </w:pPr>
          </w:p>
        </w:tc>
        <w:tc>
          <w:tcPr>
            <w:tcW w:w="1205" w:type="dxa"/>
            <w:tcBorders>
              <w:bottom w:val="single" w:sz="4" w:space="0" w:color="000000"/>
            </w:tcBorders>
            <w:vAlign w:val="bottom"/>
          </w:tcPr>
          <w:p w14:paraId="338DA459" w14:textId="77777777" w:rsidR="002E23BB" w:rsidRDefault="002E23BB" w:rsidP="004C5A97">
            <w:pPr>
              <w:pStyle w:val="TableText"/>
              <w:jc w:val="right"/>
              <w:rPr>
                <w:del w:id="51237" w:author="Albert Kwame Osei-Owusu" w:date="2026-09-14T16:00:00Z"/>
              </w:rPr>
            </w:pPr>
            <w:del w:id="51235" w:author="Albert Kwame Osei-Owusu" w:date="2026-09-14T16:00:00Z">
              <w:r>
                <w:delText>Basic price</w:delText>
              </w:r>
            </w:del>
          </w:p>
          <w:p w14:paraId="5BE6B3FC" w14:textId="77777777" w:rsidR="002E23BB" w:rsidRDefault="002E23BB" w:rsidP="004C5A97">
            <w:pPr>
              <w:pStyle w:val="TableText"/>
              <w:jc w:val="right"/>
              <w:rPr>
                <w:del w:id="51234" w:author="Albert Kwame Osei-Owusu" w:date="2026-09-14T16:00:00Z"/>
              </w:rPr>
            </w:pPr>
            <w:del w:id="51232" w:author="Albert Kwame Osei-Owusu" w:date="2026-09-14T16:00:00Z">
              <w:r>
                <w:delText>expenditure,</w:delText>
              </w:r>
            </w:del>
          </w:p>
          <w:p w14:paraId="3C93B997" w14:textId="77777777" w:rsidR="00AE1370" w:rsidRDefault="002E23BB" w:rsidP="004C5A97">
            <w:pPr>
              <w:pStyle w:val="TableText"/>
              <w:jc w:val="right"/>
            </w:pPr>
            <w:del w:id="51230" w:author="Albert Kwame Osei-Owusu" w:date="2026-09-14T16:00:00Z">
              <w:r>
                <w:delText xml:space="preserve">million euros</w:delText>
              </w:r>
            </w:del>
            <w:ins w:id="51231" w:author="Albert Kwame Osei-Owusu" w:date="2026-09-14T16:00:00Z">
              <w:r>
                <w:t xml:space="preserve">Basic-price expenditure (million euros)</w:t>
              </w:r>
            </w:ins>
          </w:p>
        </w:tc>
        <w:tc>
          <w:tcPr>
            <w:tcW w:w="1205" w:type="dxa"/>
            <w:tcBorders>
              <w:bottom w:val="single" w:sz="4" w:space="0" w:color="000000"/>
            </w:tcBorders>
            <w:vAlign w:val="bottom"/>
          </w:tcPr>
          <w:p w14:paraId="0A43B70B" w14:textId="77777777" w:rsidR="002E23BB" w:rsidRDefault="002E23BB" w:rsidP="004C5A97">
            <w:pPr>
              <w:pStyle w:val="TableText"/>
              <w:jc w:val="right"/>
              <w:rPr>
                <w:del w:id="51246" w:author="Albert Kwame Osei-Owusu" w:date="2026-09-14T16:00:00Z"/>
              </w:rPr>
            </w:pPr>
            <w:del w:id="51244" w:author="Albert Kwame Osei-Owusu" w:date="2026-09-14T16:00:00Z">
              <w:r>
                <w:delText>Climate change,</w:delText>
              </w:r>
            </w:del>
          </w:p>
          <w:p w14:paraId="62D1C4A9" w14:textId="77777777" w:rsidR="002E23BB" w:rsidRDefault="002E23BB" w:rsidP="004C5A97">
            <w:pPr>
              <w:pStyle w:val="TableText"/>
              <w:jc w:val="right"/>
              <w:rPr>
                <w:del w:id="51243" w:author="Albert Kwame Osei-Owusu" w:date="2026-09-14T16:00:00Z"/>
              </w:rPr>
            </w:pPr>
            <w:proofErr w:type="spellStart"/>
            <w:del w:id="51239" w:author="Albert Kwame Osei-Owusu" w:date="2026-09-14T16:00:00Z">
              <w:r>
                <w:delText>kilotonnes</w:delText>
              </w:r>
            </w:del>
            <w:proofErr w:type="spellEnd"/>
            <w:del w:id="51240" w:author="Albert Kwame Osei-Owusu" w:date="2026-09-14T16:00:00Z">
              <w:r>
                <w:delText xml:space="preserve"> of </w:delText>
              </w:r>
            </w:del>
            <w:proofErr w:type="spellStart"/>
            <w:del w:id="51241" w:author="Albert Kwame Osei-Owusu" w:date="2026-09-14T16:00:00Z">
              <w:r w:rsidR="008D5762">
                <w:delText>CO₂e</w:delText>
              </w:r>
            </w:del>
            <w:proofErr w:type="spellEnd"/>
          </w:p>
          <w:p w14:paraId="247272EB" w14:textId="77777777" w:rsidR="00AE1370" w:rsidRDefault="002E23BB" w:rsidP="004C5A97">
            <w:pPr>
              <w:pStyle w:val="TableText"/>
              <w:jc w:val="right"/>
            </w:pPr>
            <w:del w:id="673" w:author="Albert Kwame Osei-Owusu" w:date="2026-09-12T09:00:00Z">
              <w:r>
                <w:delText>equivalent</w:delText>
              </w:r>
            </w:del>
            <w:ins w:id="51238" w:author="Albert Kwame Osei-Owusu" w:date="2026-09-14T16:00:00Z">
              <w:r>
                <w:t xml:space="preserve">Climate change (kt CO₂e)</w:t>
              </w:r>
            </w:ins>
          </w:p>
        </w:tc>
        <w:tc>
          <w:tcPr>
            <w:tcW w:w="1205" w:type="dxa"/>
            <w:tcBorders>
              <w:bottom w:val="single" w:sz="4" w:space="0" w:color="000000"/>
            </w:tcBorders>
            <w:vAlign w:val="bottom"/>
          </w:tcPr>
          <w:p w14:paraId="55AF6DF2" w14:textId="77777777" w:rsidR="002E23BB" w:rsidRPr="00C5539D" w:rsidRDefault="002E23BB" w:rsidP="004C5A97">
            <w:pPr>
              <w:pStyle w:val="TableText"/>
              <w:jc w:val="right"/>
              <w:rPr>
                <w:del w:id="51254" w:author="Albert Kwame Osei-Owusu" w:date="2026-09-14T16:00:00Z"/>
                <w:lang w:val="en-GB"/>
              </w:rPr>
            </w:pPr>
            <w:proofErr w:type="spellStart"/>
            <w:del w:id="51249" w:author="Albert Kwame Osei-Owusu" w:date="2026-09-14T16:00:00Z">
              <w:r>
                <w:rPr>
                  <w:lang w:val="en-GB"/>
                </w:rPr>
                <w:delText>Material</w:delText>
              </w:r>
            </w:del>
            <w:proofErr w:type="spellEnd"/>
            <w:del w:id="51250" w:author="Albert Kwame Osei-Owusu" w:date="2026-09-14T16:00:00Z">
              <w:r>
                <w:rPr>
                  <w:lang w:val="en-GB"/>
                </w:rPr>
                <w:delText xml:space="preserve"> </w:delText>
              </w:r>
            </w:del>
            <w:proofErr w:type="spellStart"/>
            <w:del w:id="51251" w:author="Albert Kwame Osei-Owusu" w:date="2026-09-14T16:00:00Z">
              <w:r>
                <w:rPr>
                  <w:lang w:val="en-GB"/>
                </w:rPr>
                <w:delText>extraction</w:delText>
              </w:r>
            </w:del>
            <w:proofErr w:type="spellEnd"/>
            <w:del w:id="51252" w:author="Albert Kwame Osei-Owusu" w:date="2026-09-14T16:00:00Z">
              <w:r>
                <w:rPr>
                  <w:lang w:val="en-GB"/>
                </w:rPr>
                <w:delText>,</w:delText>
              </w:r>
            </w:del>
          </w:p>
          <w:p w14:paraId="4619CF2E" w14:textId="77777777" w:rsidR="00AE1370" w:rsidRDefault="002E23BB" w:rsidP="004C5A97">
            <w:pPr>
              <w:pStyle w:val="TableText"/>
              <w:jc w:val="right"/>
            </w:pPr>
            <w:proofErr w:type="spellStart"/>
            <w:del w:id="51247" w:author="Albert Kwame Osei-Owusu" w:date="2026-09-14T16:00:00Z">
              <w:r>
                <w:rPr>
                  <w:lang w:val="en-GB"/>
                </w:rPr>
                <w:delText xml:space="preserve">kilotonnes</w:delText>
              </w:r>
            </w:del>
            <w:ins w:id="51248" w:author="Albert Kwame Osei-Owusu" w:date="2026-09-14T16:00:00Z">
              <w:r>
                <w:rPr>
                  <w:lang w:val="en-GB"/>
                </w:rPr>
                <w:t xml:space="preserve">Material extraction (kt)</w:t>
              </w:r>
            </w:ins>
            <w:proofErr w:type="spellEnd"/>
          </w:p>
        </w:tc>
        <w:tc>
          <w:tcPr>
            <w:tcW w:w="1205" w:type="dxa"/>
            <w:tcBorders>
              <w:bottom w:val="single" w:sz="4" w:space="0" w:color="000000"/>
            </w:tcBorders>
            <w:vAlign w:val="bottom"/>
          </w:tcPr>
          <w:p w14:paraId="672DF19F" w14:textId="77777777" w:rsidR="00D06977" w:rsidRDefault="00D06977" w:rsidP="004C5A97">
            <w:pPr>
              <w:pStyle w:val="TableText"/>
              <w:jc w:val="right"/>
              <w:rPr>
                <w:del w:id="51262" w:author="Albert Kwame Osei-Owusu" w:date="2026-09-14T16:00:00Z"/>
              </w:rPr>
            </w:pPr>
            <w:del w:id="51260" w:author="Albert Kwame Osei-Owusu" w:date="2026-09-14T16:00:00Z">
              <w:r>
                <w:delText>Blue water</w:delText>
              </w:r>
            </w:del>
          </w:p>
          <w:p w14:paraId="689B5FC3" w14:textId="77777777" w:rsidR="00D06977" w:rsidRDefault="00D06977" w:rsidP="004C5A97">
            <w:pPr>
              <w:pStyle w:val="TableText"/>
              <w:jc w:val="right"/>
              <w:rPr>
                <w:del w:id="51259" w:author="Albert Kwame Osei-Owusu" w:date="2026-09-14T16:00:00Z"/>
              </w:rPr>
            </w:pPr>
            <w:del w:id="51257" w:author="Albert Kwame Osei-Owusu" w:date="2026-09-14T16:00:00Z">
              <w:r>
                <w:delText>consumption,</w:delText>
              </w:r>
            </w:del>
          </w:p>
          <w:p w14:paraId="2BB5B779" w14:textId="77777777" w:rsidR="00AE1370" w:rsidRDefault="00D06977" w:rsidP="004C5A97">
            <w:pPr>
              <w:pStyle w:val="TableText"/>
              <w:jc w:val="right"/>
            </w:pPr>
            <w:del w:id="51255" w:author="Albert Kwame Osei-Owusu" w:date="2026-09-14T16:00:00Z">
              <w:r>
                <w:delText xml:space="preserve">Mm³</w:delText>
              </w:r>
            </w:del>
            <w:ins w:id="51256" w:author="Albert Kwame Osei-Owusu" w:date="2026-09-14T16:00:00Z">
              <w:r>
                <w:t xml:space="preserve">Blue water consumption (Mm³)</w:t>
              </w:r>
            </w:ins>
          </w:p>
        </w:tc>
        <w:tc>
          <w:tcPr>
            <w:tcW w:w="1205" w:type="dxa"/>
            <w:tcBorders>
              <w:bottom w:val="single" w:sz="4" w:space="0" w:color="000000"/>
            </w:tcBorders>
            <w:vAlign w:val="bottom"/>
          </w:tcPr>
          <w:p w14:paraId="754C6B8E" w14:textId="77777777" w:rsidR="00AE1370" w:rsidRDefault="00D06977" w:rsidP="004C5A97">
            <w:pPr>
              <w:pStyle w:val="TableText"/>
              <w:jc w:val="right"/>
            </w:pPr>
            <w:del w:id="51268" w:author="Albert Kwame Osei-Owusu" w:date="2026-09-14T16:00:00Z">
              <w:r>
                <w:delText xml:space="preserve">Land use, km²</w:delText>
              </w:r>
            </w:del>
            <w:ins w:id="51269" w:author="Albert Kwame Osei-Owusu" w:date="2026-09-14T16:00:00Z">
              <w:r>
                <w:t xml:space="preserve">Land use (km²)</w:t>
              </w:r>
            </w:ins>
          </w:p>
        </w:tc>
        <w:tc>
          <w:tcPr>
            <w:tcW w:w="1205" w:type="dxa"/>
            <w:tcBorders>
              <w:bottom w:val="single" w:sz="4" w:space="0" w:color="000000"/>
            </w:tcBorders>
            <w:vAlign w:val="bottom"/>
          </w:tcPr>
          <w:p w14:paraId="0FC7152F" w14:textId="77777777" w:rsidR="00D06977" w:rsidRDefault="00D06977" w:rsidP="004C5A97">
            <w:pPr>
              <w:pStyle w:val="TableText"/>
              <w:jc w:val="right"/>
              <w:rPr>
                <w:del w:id="51267" w:author="Albert Kwame Osei-Owusu" w:date="2026-09-14T16:00:00Z"/>
              </w:rPr>
            </w:pPr>
            <w:del w:id="51265" w:author="Albert Kwame Osei-Owusu" w:date="2026-09-14T16:00:00Z">
              <w:r>
                <w:delText>Waste generation,</w:delText>
              </w:r>
            </w:del>
          </w:p>
          <w:p w14:paraId="63846372" w14:textId="77777777" w:rsidR="00AE1370" w:rsidRDefault="00D06977" w:rsidP="004C5A97">
            <w:pPr>
              <w:pStyle w:val="TableText"/>
              <w:jc w:val="right"/>
            </w:pPr>
            <w:proofErr w:type="spellStart"/>
            <w:del w:id="51263" w:author="Albert Kwame Osei-Owusu" w:date="2026-09-14T16:00:00Z">
              <w:r>
                <w:delText xml:space="preserve">kilotonnes</w:delText>
              </w:r>
            </w:del>
            <w:ins w:id="51264" w:author="Albert Kwame Osei-Owusu" w:date="2026-09-14T16:00:00Z">
              <w:r>
                <w:t xml:space="preserve">Waste generation (kt)</w:t>
              </w:r>
            </w:ins>
            <w:proofErr w:type="spellEnd"/>
          </w:p>
        </w:tc>
      </w:tr>
      <w:tr w:rsidR="00AE1370" w14:paraId="50F13D52" w14:textId="77777777" w:rsidTr="00AD31E9">
        <w:tc>
          <w:tcPr>
            <w:tcW w:w="2408" w:type="dxa"/>
          </w:tcPr>
          <w:p w14:paraId="24CF2DE6" w14:textId="77777777" w:rsidR="00AE1370" w:rsidRDefault="00D06977" w:rsidP="004C5A97">
            <w:pPr>
              <w:pStyle w:val="TableText"/>
            </w:pPr>
            <w:r>
              <w:rPr>
                <w:lang w:val="en-GB"/>
              </w:rPr>
              <w:t>Total</w:t>
            </w:r>
          </w:p>
        </w:tc>
        <w:tc>
          <w:tcPr>
            <w:tcW w:w="1205" w:type="dxa"/>
          </w:tcPr>
          <w:p w14:paraId="3B208BE6" w14:textId="77777777" w:rsidR="00AE1370" w:rsidRDefault="00A916A7" w:rsidP="004C5A97">
            <w:pPr>
              <w:pStyle w:val="TableText"/>
              <w:jc w:val="right"/>
            </w:pPr>
            <w:del w:id="674" w:author="Albert Kwame Osei-Owusu" w:date="2026-09-12T09:00:00Z">
              <w:r>
                <w:delText>25,857 (100.0%)</w:delText>
              </w:r>
            </w:del>
            <w:ins w:id="2875" w:author="Albert Kwame Osei-Owusu" w:date="2026-09-12T09:00:00Z">
              <w:del w:id="2873" w:author="Albert Kwame Osei-Owusu" w:date="2026-09-13T09:00:00Z">
                <w:r>
                  <w:delText xml:space="preserve">40,597 (100.0%)</w:delText>
                </w:r>
              </w:del>
            </w:ins>
            <w:ins w:id="2874" w:author="Albert Kwame Osei-Owusu" w:date="2026-09-13T09:00:00Z">
              <w:r>
                <w:t xml:space="preserve">40,597 (100.0%)</w:t>
              </w:r>
            </w:ins>
          </w:p>
        </w:tc>
        <w:tc>
          <w:tcPr>
            <w:tcW w:w="1205" w:type="dxa"/>
          </w:tcPr>
          <w:p w14:paraId="6AA3CAFF" w14:textId="77777777" w:rsidR="00AE1370" w:rsidRDefault="00FB51CC" w:rsidP="004C5A97">
            <w:pPr>
              <w:pStyle w:val="TableText"/>
              <w:jc w:val="right"/>
            </w:pPr>
            <w:del w:id="676" w:author="Albert Kwame Osei-Owusu" w:date="2026-09-12T09:00:00Z">
              <w:r>
                <w:delText>4,815 (100.0%)</w:delText>
              </w:r>
            </w:del>
            <w:ins w:id="2871" w:author="Albert Kwame Osei-Owusu" w:date="2026-09-12T09:00:00Z">
              <w:del w:id="2869" w:author="Albert Kwame Osei-Owusu" w:date="2026-09-13T09:00:00Z">
                <w:r>
                  <w:delText xml:space="preserve">4,652 (100.0%)</w:delText>
                </w:r>
              </w:del>
            </w:ins>
            <w:ins w:id="2870" w:author="Albert Kwame Osei-Owusu" w:date="2026-09-13T09:00:00Z">
              <w:r>
                <w:t xml:space="preserve">4,267 (100.0%)</w:t>
              </w:r>
            </w:ins>
          </w:p>
        </w:tc>
        <w:tc>
          <w:tcPr>
            <w:tcW w:w="1205" w:type="dxa"/>
          </w:tcPr>
          <w:p w14:paraId="28AF8DAD" w14:textId="77777777" w:rsidR="00AE1370" w:rsidRDefault="00FB51CC" w:rsidP="004C5A97">
            <w:pPr>
              <w:pStyle w:val="TableText"/>
              <w:jc w:val="right"/>
            </w:pPr>
            <w:del w:id="678" w:author="Albert Kwame Osei-Owusu" w:date="2026-09-12T09:00:00Z">
              <w:r>
                <w:delText>2,601 (100.0%)</w:delText>
              </w:r>
            </w:del>
            <w:ins w:id="2867" w:author="Albert Kwame Osei-Owusu" w:date="2026-09-12T09:00:00Z">
              <w:del w:id="2865" w:author="Albert Kwame Osei-Owusu" w:date="2026-09-13T09:00:00Z">
                <w:r>
                  <w:delText xml:space="preserve">4,256 (100.0%)</w:delText>
                </w:r>
              </w:del>
            </w:ins>
            <w:ins w:id="2866" w:author="Albert Kwame Osei-Owusu" w:date="2026-09-13T09:00:00Z">
              <w:r>
                <w:t xml:space="preserve">3,498 (100.0%)</w:t>
              </w:r>
            </w:ins>
          </w:p>
        </w:tc>
        <w:tc>
          <w:tcPr>
            <w:tcW w:w="1205" w:type="dxa"/>
          </w:tcPr>
          <w:p w14:paraId="71DAF50B" w14:textId="77777777" w:rsidR="00AE1370" w:rsidRDefault="00A916A7" w:rsidP="004C5A97">
            <w:pPr>
              <w:pStyle w:val="TableText"/>
              <w:jc w:val="right"/>
            </w:pPr>
            <w:del w:id="680" w:author="Albert Kwame Osei-Owusu" w:date="2026-09-12T09:00:00Z">
              <w:r>
                <w:delText>47 (100.0%)</w:delText>
              </w:r>
            </w:del>
            <w:ins w:id="2863" w:author="Albert Kwame Osei-Owusu" w:date="2026-09-12T09:00:00Z">
              <w:del w:id="2861" w:author="Albert Kwame Osei-Owusu" w:date="2026-09-13T09:00:00Z">
                <w:r>
                  <w:delText xml:space="preserve">95 (100.0%)</w:delText>
                </w:r>
              </w:del>
            </w:ins>
            <w:ins w:id="2862" w:author="Albert Kwame Osei-Owusu" w:date="2026-09-13T09:00:00Z">
              <w:r>
                <w:t xml:space="preserve">75 (100.0%)</w:t>
              </w:r>
            </w:ins>
          </w:p>
        </w:tc>
        <w:tc>
          <w:tcPr>
            <w:tcW w:w="1205" w:type="dxa"/>
          </w:tcPr>
          <w:p w14:paraId="77F7A6F8" w14:textId="77777777" w:rsidR="00AE1370" w:rsidRDefault="00A916A7" w:rsidP="004C5A97">
            <w:pPr>
              <w:pStyle w:val="TableText"/>
              <w:jc w:val="right"/>
            </w:pPr>
            <w:del w:id="682" w:author="Albert Kwame Osei-Owusu" w:date="2026-09-12T09:00:00Z">
              <w:r>
                <w:delText>2,753 (100.0%)</w:delText>
              </w:r>
            </w:del>
            <w:ins w:id="2859" w:author="Albert Kwame Osei-Owusu" w:date="2026-09-12T09:00:00Z">
              <w:del w:id="2857" w:author="Albert Kwame Osei-Owusu" w:date="2026-09-13T09:00:00Z">
                <w:r>
                  <w:delText xml:space="preserve">4,852 (100.0%)</w:delText>
                </w:r>
              </w:del>
            </w:ins>
            <w:ins w:id="2858" w:author="Albert Kwame Osei-Owusu" w:date="2026-09-13T09:00:00Z">
              <w:r>
                <w:t xml:space="preserve">4,118 (100.0%)</w:t>
              </w:r>
            </w:ins>
          </w:p>
        </w:tc>
        <w:tc>
          <w:tcPr>
            <w:tcW w:w="1205" w:type="dxa"/>
          </w:tcPr>
          <w:p w14:paraId="72CD8196" w14:textId="77777777" w:rsidR="00AE1370" w:rsidRDefault="00A916A7" w:rsidP="004C5A97">
            <w:pPr>
              <w:pStyle w:val="TableText"/>
              <w:jc w:val="right"/>
            </w:pPr>
            <w:del w:id="684" w:author="Albert Kwame Osei-Owusu" w:date="2026-09-12T09:00:00Z">
              <w:r>
                <w:delText>840 (100.0%)</w:delText>
              </w:r>
            </w:del>
            <w:ins w:id="2855" w:author="Albert Kwame Osei-Owusu" w:date="2026-09-12T09:00:00Z">
              <w:del w:id="2853" w:author="Albert Kwame Osei-Owusu" w:date="2026-09-13T09:00:00Z">
                <w:r>
                  <w:delText xml:space="preserve">259 (100.0%)</w:delText>
                </w:r>
              </w:del>
            </w:ins>
            <w:ins w:id="2854" w:author="Albert Kwame Osei-Owusu" w:date="2026-09-13T09:00:00Z">
              <w:r>
                <w:t xml:space="preserve">221 (100.0%)</w:t>
              </w:r>
            </w:ins>
          </w:p>
        </w:tc>
      </w:tr>
      <w:tr w:rsidR="00AE1370" w14:paraId="4E06CF75" w14:textId="77777777" w:rsidTr="00AD31E9">
        <w:tc>
          <w:tcPr>
            <w:tcW w:w="2408" w:type="dxa"/>
          </w:tcPr>
          <w:p w14:paraId="51CA46EF" w14:textId="77777777" w:rsidR="00AE1370" w:rsidRDefault="00D06977" w:rsidP="004C5A97">
            <w:pPr>
              <w:pStyle w:val="TableText"/>
            </w:pPr>
            <w:r>
              <w:rPr>
                <w:i/>
                <w:iCs/>
              </w:rPr>
              <w:t>Top-down</w:t>
            </w:r>
          </w:p>
        </w:tc>
        <w:tc>
          <w:tcPr>
            <w:tcW w:w="1205" w:type="dxa"/>
          </w:tcPr>
          <w:p w14:paraId="581017FD" w14:textId="77777777" w:rsidR="00AE1370" w:rsidRDefault="00AE1370" w:rsidP="004C5A97">
            <w:pPr>
              <w:pStyle w:val="TableText"/>
              <w:jc w:val="right"/>
            </w:pPr>
          </w:p>
        </w:tc>
        <w:tc>
          <w:tcPr>
            <w:tcW w:w="1205" w:type="dxa"/>
          </w:tcPr>
          <w:p w14:paraId="7C752497" w14:textId="77777777" w:rsidR="00AE1370" w:rsidRDefault="00AE1370" w:rsidP="004C5A97">
            <w:pPr>
              <w:pStyle w:val="TableText"/>
              <w:jc w:val="right"/>
            </w:pPr>
          </w:p>
        </w:tc>
        <w:tc>
          <w:tcPr>
            <w:tcW w:w="1205" w:type="dxa"/>
          </w:tcPr>
          <w:p w14:paraId="3509B356" w14:textId="77777777" w:rsidR="00AE1370" w:rsidRDefault="00AE1370" w:rsidP="004C5A97">
            <w:pPr>
              <w:pStyle w:val="TableText"/>
              <w:jc w:val="right"/>
            </w:pPr>
          </w:p>
        </w:tc>
        <w:tc>
          <w:tcPr>
            <w:tcW w:w="1205" w:type="dxa"/>
          </w:tcPr>
          <w:p w14:paraId="5031B518" w14:textId="77777777" w:rsidR="00AE1370" w:rsidRDefault="00AE1370" w:rsidP="004C5A97">
            <w:pPr>
              <w:pStyle w:val="TableText"/>
              <w:jc w:val="right"/>
            </w:pPr>
          </w:p>
        </w:tc>
        <w:tc>
          <w:tcPr>
            <w:tcW w:w="1205" w:type="dxa"/>
          </w:tcPr>
          <w:p w14:paraId="1DFD452B" w14:textId="77777777" w:rsidR="00AE1370" w:rsidRDefault="00AE1370" w:rsidP="004C5A97">
            <w:pPr>
              <w:pStyle w:val="TableText"/>
              <w:jc w:val="right"/>
            </w:pPr>
          </w:p>
        </w:tc>
        <w:tc>
          <w:tcPr>
            <w:tcW w:w="1205" w:type="dxa"/>
          </w:tcPr>
          <w:p w14:paraId="1853483B" w14:textId="77777777" w:rsidR="00AE1370" w:rsidRDefault="00AE1370" w:rsidP="004C5A97">
            <w:pPr>
              <w:pStyle w:val="TableText"/>
              <w:jc w:val="right"/>
            </w:pPr>
          </w:p>
        </w:tc>
      </w:tr>
      <w:tr w:rsidR="00AE1370" w14:paraId="5378E1EE" w14:textId="77777777" w:rsidTr="00AD31E9">
        <w:tc>
          <w:tcPr>
            <w:tcW w:w="2408" w:type="dxa"/>
          </w:tcPr>
          <w:p w14:paraId="7651950A" w14:textId="77777777" w:rsidR="00AE1370" w:rsidRDefault="002B3995" w:rsidP="004C5A97">
            <w:pPr>
              <w:pStyle w:val="TableText"/>
              <w:ind w:left="170"/>
            </w:pPr>
            <w:r>
              <w:t>Health</w:t>
            </w:r>
            <w:r w:rsidR="0021011F">
              <w:t xml:space="preserve"> </w:t>
            </w:r>
            <w:r>
              <w:t>care services</w:t>
            </w:r>
          </w:p>
        </w:tc>
        <w:tc>
          <w:tcPr>
            <w:tcW w:w="1205" w:type="dxa"/>
          </w:tcPr>
          <w:p w14:paraId="32CFA329" w14:textId="77777777" w:rsidR="00AE1370" w:rsidRDefault="00A916A7" w:rsidP="004C5A97">
            <w:pPr>
              <w:pStyle w:val="TableText"/>
              <w:jc w:val="right"/>
            </w:pPr>
            <w:del w:id="686" w:author="Albert Kwame Osei-Owusu" w:date="2026-09-12T09:00:00Z">
              <w:r>
                <w:delText>23,221 (89.8%)</w:delText>
              </w:r>
            </w:del>
            <w:ins w:id="2851" w:author="Albert Kwame Osei-Owusu" w:date="2026-09-12T09:00:00Z">
              <w:del w:id="2849" w:author="Albert Kwame Osei-Owusu" w:date="2026-09-13T09:00:00Z">
                <w:r>
                  <w:delText xml:space="preserve">37,552 (92.5%)</w:delText>
                </w:r>
              </w:del>
            </w:ins>
            <w:ins w:id="2850" w:author="Albert Kwame Osei-Owusu" w:date="2026-09-13T09:00:00Z">
              <w:r>
                <w:t xml:space="preserve">37,552 (92.5%)</w:t>
              </w:r>
            </w:ins>
          </w:p>
        </w:tc>
        <w:tc>
          <w:tcPr>
            <w:tcW w:w="1205" w:type="dxa"/>
          </w:tcPr>
          <w:p w14:paraId="62B31F67" w14:textId="77777777" w:rsidR="00AE1370" w:rsidRDefault="00AA0956" w:rsidP="004C5A97">
            <w:pPr>
              <w:pStyle w:val="TableText"/>
              <w:jc w:val="right"/>
            </w:pPr>
            <w:del w:id="688" w:author="Albert Kwame Osei-Owusu" w:date="2026-09-12T09:00:00Z">
              <w:r>
                <w:delText>3,294 (68.4%)</w:delText>
              </w:r>
            </w:del>
            <w:ins w:id="2847" w:author="Albert Kwame Osei-Owusu" w:date="2026-09-12T09:00:00Z">
              <w:del w:id="2845" w:author="Albert Kwame Osei-Owusu" w:date="2026-09-13T09:00:00Z">
                <w:r>
                  <w:delText xml:space="preserve">2,428 (52.2%)</w:delText>
                </w:r>
              </w:del>
            </w:ins>
            <w:ins w:id="2846" w:author="Albert Kwame Osei-Owusu" w:date="2026-09-13T09:00:00Z">
              <w:r>
                <w:t xml:space="preserve">2,429 (56.9%)</w:t>
              </w:r>
            </w:ins>
          </w:p>
        </w:tc>
        <w:tc>
          <w:tcPr>
            <w:tcW w:w="1205" w:type="dxa"/>
          </w:tcPr>
          <w:p w14:paraId="0CC8A583" w14:textId="77777777" w:rsidR="00AE1370" w:rsidRDefault="00AA0956" w:rsidP="004C5A97">
            <w:pPr>
              <w:pStyle w:val="TableText"/>
              <w:jc w:val="right"/>
            </w:pPr>
            <w:del w:id="690" w:author="Albert Kwame Osei-Owusu" w:date="2026-09-12T09:00:00Z">
              <w:r>
                <w:delText>1,309 (50.3%)</w:delText>
              </w:r>
            </w:del>
            <w:ins w:id="2843" w:author="Albert Kwame Osei-Owusu" w:date="2026-09-12T09:00:00Z">
              <w:del w:id="2841" w:author="Albert Kwame Osei-Owusu" w:date="2026-09-13T09:00:00Z">
                <w:r>
                  <w:delText xml:space="preserve">2,272 (53.4%)</w:delText>
                </w:r>
              </w:del>
            </w:ins>
            <w:ins w:id="2842" w:author="Albert Kwame Osei-Owusu" w:date="2026-09-13T09:00:00Z">
              <w:r>
                <w:t xml:space="preserve">2,272 (64.9%)</w:t>
              </w:r>
            </w:ins>
          </w:p>
        </w:tc>
        <w:tc>
          <w:tcPr>
            <w:tcW w:w="1205" w:type="dxa"/>
          </w:tcPr>
          <w:p w14:paraId="08824612" w14:textId="77777777" w:rsidR="00AE1370" w:rsidRDefault="00AA0956" w:rsidP="004C5A97">
            <w:pPr>
              <w:pStyle w:val="TableText"/>
              <w:jc w:val="right"/>
            </w:pPr>
            <w:del w:id="692" w:author="Albert Kwame Osei-Owusu" w:date="2026-09-12T09:00:00Z">
              <w:r>
                <w:delText>27 (58.2%)</w:delText>
              </w:r>
            </w:del>
            <w:ins w:id="2839" w:author="Albert Kwame Osei-Owusu" w:date="2026-09-12T09:00:00Z">
              <w:del w:id="2837" w:author="Albert Kwame Osei-Owusu" w:date="2026-09-13T09:00:00Z">
                <w:r>
                  <w:delText xml:space="preserve">44 (45.8%)</w:delText>
                </w:r>
              </w:del>
            </w:ins>
            <w:ins w:id="2838" w:author="Albert Kwame Osei-Owusu" w:date="2026-09-13T09:00:00Z">
              <w:r>
                <w:t xml:space="preserve">44 (58.5%)</w:t>
              </w:r>
            </w:ins>
          </w:p>
        </w:tc>
        <w:tc>
          <w:tcPr>
            <w:tcW w:w="1205" w:type="dxa"/>
          </w:tcPr>
          <w:p w14:paraId="08C6CBDA" w14:textId="77777777" w:rsidR="00AE1370" w:rsidRDefault="00AA0956" w:rsidP="004C5A97">
            <w:pPr>
              <w:pStyle w:val="TableText"/>
              <w:jc w:val="right"/>
            </w:pPr>
            <w:del w:id="694" w:author="Albert Kwame Osei-Owusu" w:date="2026-09-12T09:00:00Z">
              <w:r>
                <w:delText>1,884 (68.4%)</w:delText>
              </w:r>
            </w:del>
            <w:ins w:id="2835" w:author="Albert Kwame Osei-Owusu" w:date="2026-09-12T09:00:00Z">
              <w:del w:id="2833" w:author="Albert Kwame Osei-Owusu" w:date="2026-09-13T09:00:00Z">
                <w:r>
                  <w:delText xml:space="preserve">2,988 (61.6%)</w:delText>
                </w:r>
              </w:del>
            </w:ins>
            <w:ins w:id="2834" w:author="Albert Kwame Osei-Owusu" w:date="2026-09-13T09:00:00Z">
              <w:r>
                <w:t xml:space="preserve">2,988 (72.6%)</w:t>
              </w:r>
            </w:ins>
          </w:p>
        </w:tc>
        <w:tc>
          <w:tcPr>
            <w:tcW w:w="1205" w:type="dxa"/>
          </w:tcPr>
          <w:p w14:paraId="4D871D39" w14:textId="77777777" w:rsidR="00AE1370" w:rsidRDefault="00AA0956" w:rsidP="004C5A97">
            <w:pPr>
              <w:pStyle w:val="TableText"/>
              <w:jc w:val="right"/>
            </w:pPr>
            <w:del w:id="696" w:author="Albert Kwame Osei-Owusu" w:date="2026-09-12T09:00:00Z">
              <w:r>
                <w:delText>562 (66.8%)</w:delText>
              </w:r>
            </w:del>
            <w:ins w:id="2831" w:author="Albert Kwame Osei-Owusu" w:date="2026-09-12T09:00:00Z">
              <w:del w:id="2829" w:author="Albert Kwame Osei-Owusu" w:date="2026-09-13T09:00:00Z">
                <w:r>
                  <w:delText xml:space="preserve">163 (62.8%)</w:delText>
                </w:r>
              </w:del>
            </w:ins>
            <w:ins w:id="2830" w:author="Albert Kwame Osei-Owusu" w:date="2026-09-13T09:00:00Z">
              <w:r>
                <w:t xml:space="preserve">163 (73.7%)</w:t>
              </w:r>
            </w:ins>
          </w:p>
        </w:tc>
      </w:tr>
      <w:tr w:rsidR="00AE1370" w14:paraId="4F95A0C8" w14:textId="77777777" w:rsidTr="00AD31E9">
        <w:tc>
          <w:tcPr>
            <w:tcW w:w="2408" w:type="dxa"/>
          </w:tcPr>
          <w:p w14:paraId="5F805993" w14:textId="77777777" w:rsidR="002B3995" w:rsidRDefault="002B3995" w:rsidP="004C5A97">
            <w:pPr>
              <w:pStyle w:val="TableText"/>
              <w:ind w:left="170"/>
              <w:rPr>
                <w:del w:id="51271" w:author="Albert Kwame Osei-Owusu" w:date="2026-09-14T16:00:00Z"/>
              </w:rPr>
            </w:pPr>
            <w:r>
              <w:t xml:space="preserve">Pharmaceuticals and</w:t>
            </w:r>
            <w:ins w:id="51270" w:author="Albert Kwame Osei-Owusu" w:date="2026-09-14T16:00:00Z">
              <w:r>
                <w:t xml:space="preserve"> </w:t>
              </w:r>
            </w:ins>
          </w:p>
          <w:p w14:paraId="59F94EBE" w14:textId="77777777" w:rsidR="00AE1370" w:rsidRDefault="002B3995" w:rsidP="004C5A97">
            <w:pPr>
              <w:pStyle w:val="TableText"/>
              <w:ind w:left="170"/>
            </w:pPr>
            <w:del w:id="52436" w:author="Albert Kwame Osei-Owusu" w:date="2026-10-21T20:00:00Z">
              <w:r>
                <w:delText xml:space="preserve">chemical</w:delText>
              </w:r>
            </w:del>
            <w:ins w:id="52437" w:author="Albert Kwame Osei-Owusu" w:date="2026-10-21T20:00:00Z">
              <w:r>
                <w:t xml:space="preserve">other medical</w:t>
              </w:r>
            </w:ins>
            <w:r>
              <w:t xml:space="preserve"> products</w:t>
            </w:r>
          </w:p>
        </w:tc>
        <w:tc>
          <w:tcPr>
            <w:tcW w:w="1205" w:type="dxa"/>
          </w:tcPr>
          <w:p w14:paraId="4C4EAFE8" w14:textId="77777777" w:rsidR="00AE1370" w:rsidRDefault="00A916A7" w:rsidP="004C5A97">
            <w:pPr>
              <w:pStyle w:val="TableText"/>
              <w:jc w:val="right"/>
            </w:pPr>
            <w:del w:id="698" w:author="Albert Kwame Osei-Owusu" w:date="2026-09-12T09:00:00Z">
              <w:r>
                <w:delText>1,735 (6.7%)</w:delText>
              </w:r>
            </w:del>
            <w:ins w:id="2827" w:author="Albert Kwame Osei-Owusu" w:date="2026-09-12T09:00:00Z">
              <w:del w:id="2825" w:author="Albert Kwame Osei-Owusu" w:date="2026-09-13T09:00:00Z">
                <w:r>
                  <w:delText xml:space="preserve">1,950 (4.8%)</w:delText>
                </w:r>
              </w:del>
            </w:ins>
            <w:ins w:id="2826" w:author="Albert Kwame Osei-Owusu" w:date="2026-09-13T09:00:00Z">
              <w:r>
                <w:t xml:space="preserve">1,950 (4.8%)</w:t>
              </w:r>
            </w:ins>
          </w:p>
        </w:tc>
        <w:tc>
          <w:tcPr>
            <w:tcW w:w="1205" w:type="dxa"/>
          </w:tcPr>
          <w:p w14:paraId="01BF2BCE" w14:textId="77777777" w:rsidR="00AE1370" w:rsidRDefault="00AA0956" w:rsidP="004C5A97">
            <w:pPr>
              <w:pStyle w:val="TableText"/>
              <w:jc w:val="right"/>
            </w:pPr>
            <w:del w:id="700" w:author="Albert Kwame Osei-Owusu" w:date="2026-09-12T09:00:00Z">
              <w:r>
                <w:delText>756 (15.7%)</w:delText>
              </w:r>
            </w:del>
            <w:ins w:id="2823" w:author="Albert Kwame Osei-Owusu" w:date="2026-09-12T09:00:00Z">
              <w:del w:id="2821" w:author="Albert Kwame Osei-Owusu" w:date="2026-09-13T09:00:00Z">
                <w:r>
                  <w:delText xml:space="preserve">1,441 (31.0%)</w:delText>
                </w:r>
              </w:del>
            </w:ins>
            <w:ins w:id="2822" w:author="Albert Kwame Osei-Owusu" w:date="2026-09-13T09:00:00Z">
              <w:r>
                <w:t xml:space="preserve">955 (22.4%)</w:t>
              </w:r>
            </w:ins>
          </w:p>
        </w:tc>
        <w:tc>
          <w:tcPr>
            <w:tcW w:w="1205" w:type="dxa"/>
          </w:tcPr>
          <w:p w14:paraId="1E002D1E" w14:textId="77777777" w:rsidR="00AE1370" w:rsidRDefault="00007A12" w:rsidP="004C5A97">
            <w:pPr>
              <w:pStyle w:val="TableText"/>
              <w:jc w:val="right"/>
            </w:pPr>
            <w:del w:id="702" w:author="Albert Kwame Osei-Owusu" w:date="2026-09-12T09:00:00Z">
              <w:r>
                <w:delText>1,132 (43.5%)</w:delText>
              </w:r>
            </w:del>
            <w:ins w:id="2819" w:author="Albert Kwame Osei-Owusu" w:date="2026-09-12T09:00:00Z">
              <w:del w:id="2817" w:author="Albert Kwame Osei-Owusu" w:date="2026-09-13T09:00:00Z">
                <w:r>
                  <w:delText xml:space="preserve">1,829 (43.0%)</w:delText>
                </w:r>
              </w:del>
            </w:ins>
            <w:ins w:id="2818" w:author="Albert Kwame Osei-Owusu" w:date="2026-09-13T09:00:00Z">
              <w:r>
                <w:t xml:space="preserve">1,114 (31.8%)</w:t>
              </w:r>
            </w:ins>
          </w:p>
        </w:tc>
        <w:tc>
          <w:tcPr>
            <w:tcW w:w="1205" w:type="dxa"/>
          </w:tcPr>
          <w:p w14:paraId="07CFA2FC" w14:textId="77777777" w:rsidR="00AE1370" w:rsidRDefault="00007A12" w:rsidP="004C5A97">
            <w:pPr>
              <w:pStyle w:val="TableText"/>
              <w:jc w:val="right"/>
            </w:pPr>
            <w:del w:id="704" w:author="Albert Kwame Osei-Owusu" w:date="2026-09-12T09:00:00Z">
              <w:r>
                <w:delText>17 (36.8%)</w:delText>
              </w:r>
            </w:del>
            <w:ins w:id="2815" w:author="Albert Kwame Osei-Owusu" w:date="2026-09-12T09:00:00Z">
              <w:del w:id="2813" w:author="Albert Kwame Osei-Owusu" w:date="2026-09-13T09:00:00Z">
                <w:r>
                  <w:delText xml:space="preserve">50 (51.9%)</w:delText>
                </w:r>
              </w:del>
            </w:ins>
            <w:ins w:id="2814" w:author="Albert Kwame Osei-Owusu" w:date="2026-09-13T09:00:00Z">
              <w:r>
                <w:t xml:space="preserve">30 (39.7%)</w:t>
              </w:r>
            </w:ins>
          </w:p>
        </w:tc>
        <w:tc>
          <w:tcPr>
            <w:tcW w:w="1205" w:type="dxa"/>
          </w:tcPr>
          <w:p w14:paraId="43AC41D0" w14:textId="77777777" w:rsidR="00AE1370" w:rsidRDefault="00007A12" w:rsidP="004C5A97">
            <w:pPr>
              <w:pStyle w:val="TableText"/>
              <w:jc w:val="right"/>
            </w:pPr>
            <w:del w:id="706" w:author="Albert Kwame Osei-Owusu" w:date="2026-09-12T09:00:00Z">
              <w:r>
                <w:delText>755 (27.4%)</w:delText>
              </w:r>
            </w:del>
            <w:ins w:id="2811" w:author="Albert Kwame Osei-Owusu" w:date="2026-09-12T09:00:00Z">
              <w:del w:id="2809" w:author="Albert Kwame Osei-Owusu" w:date="2026-09-13T09:00:00Z">
                <w:r>
                  <w:delText xml:space="preserve">1,759 (36.3%)</w:delText>
                </w:r>
              </w:del>
            </w:ins>
            <w:ins w:id="2810" w:author="Albert Kwame Osei-Owusu" w:date="2026-09-13T09:00:00Z">
              <w:r>
                <w:t xml:space="preserve">1,066 (25.9%)</w:t>
              </w:r>
            </w:ins>
          </w:p>
        </w:tc>
        <w:tc>
          <w:tcPr>
            <w:tcW w:w="1205" w:type="dxa"/>
          </w:tcPr>
          <w:p w14:paraId="42659F1B" w14:textId="77777777" w:rsidR="00AE1370" w:rsidRDefault="00007A12" w:rsidP="004C5A97">
            <w:pPr>
              <w:pStyle w:val="TableText"/>
              <w:jc w:val="right"/>
            </w:pPr>
            <w:del w:id="708" w:author="Albert Kwame Osei-Owusu" w:date="2026-09-12T09:00:00Z">
              <w:r>
                <w:delText>221 (26.3%)</w:delText>
              </w:r>
            </w:del>
            <w:ins w:id="2807" w:author="Albert Kwame Osei-Owusu" w:date="2026-09-12T09:00:00Z">
              <w:del w:id="2805" w:author="Albert Kwame Osei-Owusu" w:date="2026-09-13T09:00:00Z">
                <w:r>
                  <w:delText xml:space="preserve">90 (34.8%)</w:delText>
                </w:r>
              </w:del>
            </w:ins>
            <w:ins w:id="2806" w:author="Albert Kwame Osei-Owusu" w:date="2026-09-13T09:00:00Z">
              <w:r>
                <w:t xml:space="preserve">55 (24.7%)</w:t>
              </w:r>
            </w:ins>
          </w:p>
        </w:tc>
      </w:tr>
      <w:tr w:rsidR="00AE1370" w14:paraId="7F11A41F" w14:textId="77777777" w:rsidTr="00AD31E9">
        <w:tc>
          <w:tcPr>
            <w:tcW w:w="2408" w:type="dxa"/>
          </w:tcPr>
          <w:p w14:paraId="3A45E78E" w14:textId="77777777" w:rsidR="00AE1370" w:rsidRDefault="002B3995" w:rsidP="004C5A97">
            <w:pPr>
              <w:pStyle w:val="TableText"/>
              <w:ind w:left="170"/>
            </w:pPr>
            <w:r>
              <w:t>Medical appliances</w:t>
            </w:r>
          </w:p>
        </w:tc>
        <w:tc>
          <w:tcPr>
            <w:tcW w:w="1205" w:type="dxa"/>
          </w:tcPr>
          <w:p w14:paraId="26D116B1" w14:textId="77777777" w:rsidR="00AE1370" w:rsidRDefault="00A916A7" w:rsidP="004C5A97">
            <w:pPr>
              <w:pStyle w:val="TableText"/>
              <w:jc w:val="right"/>
            </w:pPr>
            <w:del w:id="710" w:author="Albert Kwame Osei-Owusu" w:date="2026-09-12T09:00:00Z">
              <w:r>
                <w:delText>901 (3.5%)</w:delText>
              </w:r>
            </w:del>
            <w:ins w:id="2803" w:author="Albert Kwame Osei-Owusu" w:date="2026-09-12T09:00:00Z">
              <w:del w:id="2801" w:author="Albert Kwame Osei-Owusu" w:date="2026-09-13T09:00:00Z">
                <w:r>
                  <w:delText xml:space="preserve">1,094 (2.7%)</w:delText>
                </w:r>
              </w:del>
            </w:ins>
            <w:ins w:id="2802" w:author="Albert Kwame Osei-Owusu" w:date="2026-09-13T09:00:00Z">
              <w:r>
                <w:t xml:space="preserve">1,094 (2.7%)</w:t>
              </w:r>
            </w:ins>
          </w:p>
        </w:tc>
        <w:tc>
          <w:tcPr>
            <w:tcW w:w="1205" w:type="dxa"/>
          </w:tcPr>
          <w:p w14:paraId="3E60518D" w14:textId="77777777" w:rsidR="00AE1370" w:rsidRDefault="00007A12" w:rsidP="004C5A97">
            <w:pPr>
              <w:pStyle w:val="TableText"/>
              <w:jc w:val="right"/>
            </w:pPr>
            <w:del w:id="712" w:author="Albert Kwame Osei-Owusu" w:date="2026-09-12T09:00:00Z">
              <w:r>
                <w:delText>181 (3.8%)</w:delText>
              </w:r>
            </w:del>
            <w:ins w:id="2799" w:author="Albert Kwame Osei-Owusu" w:date="2026-09-12T09:00:00Z">
              <w:del w:id="2797" w:author="Albert Kwame Osei-Owusu" w:date="2026-09-13T09:00:00Z">
                <w:r>
                  <w:delText xml:space="preserve">157 (3.4%)</w:delText>
                </w:r>
              </w:del>
            </w:ins>
            <w:ins w:id="2798" w:author="Albert Kwame Osei-Owusu" w:date="2026-09-13T09:00:00Z">
              <w:r>
                <w:t xml:space="preserve">151 (3.5%)</w:t>
              </w:r>
            </w:ins>
          </w:p>
        </w:tc>
        <w:tc>
          <w:tcPr>
            <w:tcW w:w="1205" w:type="dxa"/>
          </w:tcPr>
          <w:p w14:paraId="1025727B" w14:textId="77777777" w:rsidR="00AE1370" w:rsidRDefault="00007A12" w:rsidP="004C5A97">
            <w:pPr>
              <w:pStyle w:val="TableText"/>
              <w:jc w:val="right"/>
            </w:pPr>
            <w:del w:id="714" w:author="Albert Kwame Osei-Owusu" w:date="2026-09-12T09:00:00Z">
              <w:r>
                <w:delText>135 (5.2%)</w:delText>
              </w:r>
            </w:del>
            <w:ins w:id="2795" w:author="Albert Kwame Osei-Owusu" w:date="2026-09-12T09:00:00Z">
              <w:del w:id="2793" w:author="Albert Kwame Osei-Owusu" w:date="2026-09-13T09:00:00Z">
                <w:r>
                  <w:delText xml:space="preserve">131 (3.1%)</w:delText>
                </w:r>
              </w:del>
            </w:ins>
            <w:ins w:id="2794" w:author="Albert Kwame Osei-Owusu" w:date="2026-09-13T09:00:00Z">
              <w:r>
                <w:t xml:space="preserve">80 (2.3%)</w:t>
              </w:r>
            </w:ins>
          </w:p>
        </w:tc>
        <w:tc>
          <w:tcPr>
            <w:tcW w:w="1205" w:type="dxa"/>
          </w:tcPr>
          <w:p w14:paraId="07A58D83" w14:textId="77777777" w:rsidR="00AE1370" w:rsidRDefault="00007A12" w:rsidP="004C5A97">
            <w:pPr>
              <w:pStyle w:val="TableText"/>
              <w:jc w:val="right"/>
            </w:pPr>
            <w:del w:id="716" w:author="Albert Kwame Osei-Owusu" w:date="2026-09-12T09:00:00Z">
              <w:r>
                <w:delText>2 (4.7%)</w:delText>
              </w:r>
            </w:del>
            <w:ins w:id="2791" w:author="Albert Kwame Osei-Owusu" w:date="2026-09-12T09:00:00Z">
              <w:del w:id="2789" w:author="Albert Kwame Osei-Owusu" w:date="2026-09-13T09:00:00Z">
                <w:r>
                  <w:delText xml:space="preserve">2 (2.1%)</w:delText>
                </w:r>
              </w:del>
            </w:ins>
            <w:ins w:id="2790" w:author="Albert Kwame Osei-Owusu" w:date="2026-09-13T09:00:00Z">
              <w:r>
                <w:t xml:space="preserve">1 (1.5%)</w:t>
              </w:r>
            </w:ins>
          </w:p>
        </w:tc>
        <w:tc>
          <w:tcPr>
            <w:tcW w:w="1205" w:type="dxa"/>
          </w:tcPr>
          <w:p w14:paraId="7532903C" w14:textId="77777777" w:rsidR="00AE1370" w:rsidRDefault="00007A12" w:rsidP="004C5A97">
            <w:pPr>
              <w:pStyle w:val="TableText"/>
              <w:jc w:val="right"/>
            </w:pPr>
            <w:del w:id="718" w:author="Albert Kwame Osei-Owusu" w:date="2026-09-12T09:00:00Z">
              <w:r>
                <w:delText>113 (4.1%)</w:delText>
              </w:r>
            </w:del>
            <w:ins w:id="2787" w:author="Albert Kwame Osei-Owusu" w:date="2026-09-12T09:00:00Z">
              <w:del w:id="2785" w:author="Albert Kwame Osei-Owusu" w:date="2026-09-13T09:00:00Z">
                <w:r>
                  <w:delText xml:space="preserve">104 (2.1%)</w:delText>
                </w:r>
              </w:del>
            </w:ins>
            <w:ins w:id="2786" w:author="Albert Kwame Osei-Owusu" w:date="2026-09-13T09:00:00Z">
              <w:r>
                <w:t xml:space="preserve">62 (1.5%)</w:t>
              </w:r>
            </w:ins>
          </w:p>
        </w:tc>
        <w:tc>
          <w:tcPr>
            <w:tcW w:w="1205" w:type="dxa"/>
          </w:tcPr>
          <w:p w14:paraId="2FD45019" w14:textId="77777777" w:rsidR="00AE1370" w:rsidRDefault="00007A12" w:rsidP="004C5A97">
            <w:pPr>
              <w:pStyle w:val="TableText"/>
              <w:jc w:val="right"/>
            </w:pPr>
            <w:del w:id="720" w:author="Albert Kwame Osei-Owusu" w:date="2026-09-12T09:00:00Z">
              <w:r>
                <w:delText>57 (6.8%)</w:delText>
              </w:r>
            </w:del>
            <w:ins w:id="2783" w:author="Albert Kwame Osei-Owusu" w:date="2026-09-12T09:00:00Z">
              <w:del w:id="2781" w:author="Albert Kwame Osei-Owusu" w:date="2026-09-13T09:00:00Z">
                <w:r>
                  <w:delText xml:space="preserve">6 (2.4%)</w:delText>
                </w:r>
              </w:del>
            </w:ins>
            <w:ins w:id="2782" w:author="Albert Kwame Osei-Owusu" w:date="2026-09-13T09:00:00Z">
              <w:r>
                <w:t xml:space="preserve">4 (1.6%)</w:t>
              </w:r>
            </w:ins>
          </w:p>
        </w:tc>
      </w:tr>
      <w:tr w:rsidR="00AE1370" w14:paraId="757FADC8" w14:textId="77777777" w:rsidTr="00AD31E9">
        <w:tc>
          <w:tcPr>
            <w:tcW w:w="2408" w:type="dxa"/>
          </w:tcPr>
          <w:p w14:paraId="62D23FAE" w14:textId="77777777" w:rsidR="00AE1370" w:rsidRPr="00F77E46" w:rsidRDefault="002B3995" w:rsidP="004C5A97">
            <w:pPr>
              <w:pStyle w:val="TableText"/>
              <w:rPr/>
            </w:pPr>
            <w:r>
              <w:rPr>
                <w:i/>
                <w:iCs/>
              </w:rPr>
              <w:t>Bottom-up</w:t>
            </w:r>
          </w:p>
        </w:tc>
        <w:tc>
          <w:tcPr>
            <w:tcW w:w="1205" w:type="dxa"/>
          </w:tcPr>
          <w:p w14:paraId="36E1F12B" w14:textId="77777777" w:rsidR="00AE1370" w:rsidRDefault="00AE1370" w:rsidP="004C5A97">
            <w:pPr>
              <w:pStyle w:val="TableText"/>
              <w:jc w:val="right"/>
            </w:pPr>
          </w:p>
        </w:tc>
        <w:tc>
          <w:tcPr>
            <w:tcW w:w="1205" w:type="dxa"/>
          </w:tcPr>
          <w:p w14:paraId="14EDDB3C" w14:textId="77777777" w:rsidR="00AE1370" w:rsidRDefault="00AE1370" w:rsidP="004C5A97">
            <w:pPr>
              <w:pStyle w:val="TableText"/>
              <w:jc w:val="right"/>
            </w:pPr>
          </w:p>
        </w:tc>
        <w:tc>
          <w:tcPr>
            <w:tcW w:w="1205" w:type="dxa"/>
          </w:tcPr>
          <w:p w14:paraId="040053C2" w14:textId="77777777" w:rsidR="00AE1370" w:rsidRDefault="00AE1370" w:rsidP="004C5A97">
            <w:pPr>
              <w:pStyle w:val="TableText"/>
              <w:jc w:val="right"/>
            </w:pPr>
          </w:p>
        </w:tc>
        <w:tc>
          <w:tcPr>
            <w:tcW w:w="1205" w:type="dxa"/>
          </w:tcPr>
          <w:p w14:paraId="1B99ED7B" w14:textId="77777777" w:rsidR="00AE1370" w:rsidRDefault="00AE1370" w:rsidP="004C5A97">
            <w:pPr>
              <w:pStyle w:val="TableText"/>
              <w:jc w:val="right"/>
            </w:pPr>
          </w:p>
        </w:tc>
        <w:tc>
          <w:tcPr>
            <w:tcW w:w="1205" w:type="dxa"/>
          </w:tcPr>
          <w:p w14:paraId="7B383D67" w14:textId="77777777" w:rsidR="00AE1370" w:rsidRDefault="00AE1370" w:rsidP="004C5A97">
            <w:pPr>
              <w:pStyle w:val="TableText"/>
              <w:jc w:val="right"/>
            </w:pPr>
          </w:p>
        </w:tc>
        <w:tc>
          <w:tcPr>
            <w:tcW w:w="1205" w:type="dxa"/>
          </w:tcPr>
          <w:p w14:paraId="3798A1B0" w14:textId="77777777" w:rsidR="00AE1370" w:rsidRDefault="00AE1370" w:rsidP="004C5A97">
            <w:pPr>
              <w:pStyle w:val="TableText"/>
              <w:jc w:val="right"/>
            </w:pPr>
          </w:p>
        </w:tc>
      </w:tr>
      <w:tr w:rsidR="00AE1370" w14:paraId="4E37E7D6" w14:textId="77777777" w:rsidTr="00AD31E9">
        <w:tc>
          <w:tcPr>
            <w:tcW w:w="2408" w:type="dxa"/>
          </w:tcPr>
          <w:p w14:paraId="3E3AD17C" w14:textId="77777777" w:rsidR="00AE1370" w:rsidRDefault="00C454D4" w:rsidP="004C5A97">
            <w:pPr>
              <w:pStyle w:val="TableText"/>
              <w:ind w:left="170"/>
            </w:pPr>
            <w:r>
              <w:t>Release of anaesthetic gases</w:t>
            </w:r>
          </w:p>
        </w:tc>
        <w:tc>
          <w:tcPr>
            <w:tcW w:w="1205" w:type="dxa"/>
          </w:tcPr>
          <w:p w14:paraId="7183573D" w14:textId="77777777" w:rsidR="00AE1370" w:rsidRDefault="00AD31E9" w:rsidP="004C5A97">
            <w:pPr>
              <w:pStyle w:val="TableText"/>
              <w:jc w:val="right"/>
            </w:pPr>
            <w:del w:id="51282" w:author="Albert Kwame Osei-Owusu" w:date="2026-09-14T16:00:00Z">
              <w:r>
                <w:delText xml:space="preserve">N/A</w:delText>
              </w:r>
            </w:del>
            <w:ins w:id="51283" w:author="Albert Kwame Osei-Owusu" w:date="2026-09-14T16:00:00Z">
              <w:r>
                <w:t xml:space="preserve">n.a.</w:t>
              </w:r>
            </w:ins>
          </w:p>
        </w:tc>
        <w:tc>
          <w:tcPr>
            <w:tcW w:w="1205" w:type="dxa"/>
          </w:tcPr>
          <w:p w14:paraId="56B6AD27" w14:textId="77777777" w:rsidR="00AE1370" w:rsidRDefault="009F49B4" w:rsidP="004C5A97">
            <w:pPr>
              <w:pStyle w:val="TableText"/>
              <w:jc w:val="right"/>
            </w:pPr>
            <w:del w:id="722" w:author="Albert Kwame Osei-Owusu" w:date="2026-09-12T09:00:00Z">
              <w:r>
                <w:delText>10 (0.2%)</w:delText>
              </w:r>
            </w:del>
            <w:ins w:id="2779" w:author="Albert Kwame Osei-Owusu" w:date="2026-09-12T09:00:00Z">
              <w:del w:id="2777" w:author="Albert Kwame Osei-Owusu" w:date="2026-09-13T09:00:00Z">
                <w:r>
                  <w:delText xml:space="preserve">12 (0.2%)</w:delText>
                </w:r>
              </w:del>
            </w:ins>
            <w:ins w:id="2778" w:author="Albert Kwame Osei-Owusu" w:date="2026-09-13T09:00:00Z">
              <w:r>
                <w:t xml:space="preserve">12 (0.3%)</w:t>
              </w:r>
            </w:ins>
          </w:p>
        </w:tc>
        <w:tc>
          <w:tcPr>
            <w:tcW w:w="1205" w:type="dxa"/>
          </w:tcPr>
          <w:p w14:paraId="391DA3E2" w14:textId="77777777" w:rsidR="00AE1370" w:rsidRDefault="00AE1370" w:rsidP="004C5A97">
            <w:pPr>
              <w:pStyle w:val="TableText"/>
              <w:jc w:val="right"/>
            </w:pPr>
            <w:ins w:id="51299" w:author="Albert Kwame Osei-Owusu" w:date="2026-09-14T16:00:00Z">
              <w:r>
                <w:t xml:space="preserve">n.a.</w:t>
              </w:r>
            </w:ins>
          </w:p>
        </w:tc>
        <w:tc>
          <w:tcPr>
            <w:tcW w:w="1205" w:type="dxa"/>
          </w:tcPr>
          <w:p w14:paraId="4124F276" w14:textId="77777777" w:rsidR="00AE1370" w:rsidRDefault="00AE1370" w:rsidP="004C5A97">
            <w:pPr>
              <w:pStyle w:val="TableText"/>
              <w:jc w:val="right"/>
            </w:pPr>
            <w:ins w:id="51298" w:author="Albert Kwame Osei-Owusu" w:date="2026-09-14T16:00:00Z">
              <w:r>
                <w:t xml:space="preserve">n.a.</w:t>
              </w:r>
            </w:ins>
          </w:p>
        </w:tc>
        <w:tc>
          <w:tcPr>
            <w:tcW w:w="1205" w:type="dxa"/>
          </w:tcPr>
          <w:p w14:paraId="41767F25" w14:textId="77777777" w:rsidR="00AE1370" w:rsidRDefault="00AE1370" w:rsidP="004C5A97">
            <w:pPr>
              <w:pStyle w:val="TableText"/>
              <w:jc w:val="right"/>
            </w:pPr>
            <w:ins w:id="51297" w:author="Albert Kwame Osei-Owusu" w:date="2026-09-14T16:00:00Z">
              <w:r>
                <w:t xml:space="preserve">n.a.</w:t>
              </w:r>
            </w:ins>
          </w:p>
        </w:tc>
        <w:tc>
          <w:tcPr>
            <w:tcW w:w="1205" w:type="dxa"/>
          </w:tcPr>
          <w:p w14:paraId="79F885F4" w14:textId="77777777" w:rsidR="00AE1370" w:rsidRDefault="00AE1370" w:rsidP="004C5A97">
            <w:pPr>
              <w:pStyle w:val="TableText"/>
              <w:jc w:val="right"/>
            </w:pPr>
            <w:ins w:id="51296" w:author="Albert Kwame Osei-Owusu" w:date="2026-09-14T16:00:00Z">
              <w:r>
                <w:t xml:space="preserve">n.a.</w:t>
              </w:r>
            </w:ins>
          </w:p>
        </w:tc>
      </w:tr>
      <w:tr w:rsidR="002B3995" w14:paraId="70816EC0" w14:textId="77777777" w:rsidTr="00AD31E9">
        <w:tc>
          <w:tcPr>
            <w:tcW w:w="2408" w:type="dxa"/>
          </w:tcPr>
          <w:p w14:paraId="51C5E2DE" w14:textId="77777777" w:rsidR="00C454D4" w:rsidRDefault="00C454D4" w:rsidP="004C5A97">
            <w:pPr>
              <w:pStyle w:val="TableText"/>
              <w:ind w:left="170"/>
              <w:rPr>
                <w:del w:id="51277" w:author="Albert Kwame Osei-Owusu" w:date="2026-09-14T16:00:00Z"/>
              </w:rPr>
            </w:pPr>
            <w:r>
              <w:t xml:space="preserve">Release of</w:t>
            </w:r>
            <w:ins w:id="51276" w:author="Albert Kwame Osei-Owusu" w:date="2026-09-14T16:00:00Z">
              <w:r>
                <w:t xml:space="preserve"> </w:t>
              </w:r>
            </w:ins>
          </w:p>
          <w:p w14:paraId="2F9D4E98" w14:textId="77777777" w:rsidR="00C454D4" w:rsidRDefault="00C454D4" w:rsidP="004C5A97">
            <w:pPr>
              <w:pStyle w:val="TableText"/>
              <w:ind w:left="170"/>
              <w:rPr>
                <w:del w:id="51275" w:author="Albert Kwame Osei-Owusu" w:date="2026-09-14T16:00:00Z"/>
              </w:rPr>
            </w:pPr>
            <w:r>
              <w:t xml:space="preserve">propellants from</w:t>
            </w:r>
            <w:ins w:id="51274" w:author="Albert Kwame Osei-Owusu" w:date="2026-09-14T16:00:00Z">
              <w:r>
                <w:t xml:space="preserve"> </w:t>
              </w:r>
            </w:ins>
          </w:p>
          <w:p w14:paraId="40DCDEEE" w14:textId="77777777" w:rsidR="00C454D4" w:rsidRDefault="00C454D4" w:rsidP="004C5A97">
            <w:pPr>
              <w:pStyle w:val="TableText"/>
              <w:ind w:left="170"/>
              <w:rPr>
                <w:del w:id="51273" w:author="Albert Kwame Osei-Owusu" w:date="2026-09-14T16:00:00Z"/>
              </w:rPr>
            </w:pPr>
            <w:r>
              <w:t xml:space="preserve">pressurised </w:t>
            </w:r>
            <w:proofErr w:type="gramStart"/>
            <w:r>
              <w:t xml:space="preserve">metered-dose</w:t>
            </w:r>
            <w:ins w:id="51272" w:author="Albert Kwame Osei-Owusu" w:date="2026-09-14T16:00:00Z">
              <w:r>
                <w:t xml:space="preserve"> </w:t>
              </w:r>
            </w:ins>
            <w:proofErr w:type="gramEnd"/>
          </w:p>
          <w:p w14:paraId="746135C3" w14:textId="77777777" w:rsidR="002B3995" w:rsidRDefault="00C454D4" w:rsidP="004C5A97">
            <w:pPr>
              <w:pStyle w:val="TableText"/>
              <w:ind w:left="170"/>
            </w:pPr>
            <w:r>
              <w:t>inhalers</w:t>
            </w:r>
          </w:p>
        </w:tc>
        <w:tc>
          <w:tcPr>
            <w:tcW w:w="1205" w:type="dxa"/>
          </w:tcPr>
          <w:p w14:paraId="505869DB" w14:textId="77777777" w:rsidR="002B3995" w:rsidRDefault="00AD31E9" w:rsidP="004C5A97">
            <w:pPr>
              <w:pStyle w:val="TableText"/>
              <w:jc w:val="right"/>
            </w:pPr>
            <w:del w:id="51284" w:author="Albert Kwame Osei-Owusu" w:date="2026-09-14T16:00:00Z">
              <w:r>
                <w:delText xml:space="preserve">N/A</w:delText>
              </w:r>
            </w:del>
            <w:ins w:id="51285" w:author="Albert Kwame Osei-Owusu" w:date="2026-09-14T16:00:00Z">
              <w:r>
                <w:t xml:space="preserve">n.a.</w:t>
              </w:r>
            </w:ins>
          </w:p>
        </w:tc>
        <w:tc>
          <w:tcPr>
            <w:tcW w:w="1205" w:type="dxa"/>
          </w:tcPr>
          <w:p w14:paraId="6AE1E5AD" w14:textId="77777777" w:rsidR="002B3995" w:rsidRDefault="009F49B4" w:rsidP="004C5A97">
            <w:pPr>
              <w:pStyle w:val="TableText"/>
              <w:jc w:val="right"/>
            </w:pPr>
            <w:del w:id="724" w:author="Albert Kwame Osei-Owusu" w:date="2026-09-12T09:00:00Z">
              <w:r>
                <w:delText>35 (0.7%)</w:delText>
              </w:r>
            </w:del>
            <w:ins w:id="2775" w:author="Albert Kwame Osei-Owusu" w:date="2026-09-12T09:00:00Z">
              <w:del w:id="2773" w:author="Albert Kwame Osei-Owusu" w:date="2026-09-13T09:00:00Z">
                <w:r>
                  <w:delText xml:space="preserve">12 (0.2%)</w:delText>
                </w:r>
              </w:del>
            </w:ins>
            <w:ins w:id="2774" w:author="Albert Kwame Osei-Owusu" w:date="2026-09-13T09:00:00Z">
              <w:r>
                <w:t xml:space="preserve">13 (0.3%)</w:t>
              </w:r>
            </w:ins>
          </w:p>
        </w:tc>
        <w:tc>
          <w:tcPr>
            <w:tcW w:w="1205" w:type="dxa"/>
          </w:tcPr>
          <w:p w14:paraId="773505FF" w14:textId="77777777" w:rsidR="002B3995" w:rsidRDefault="002B3995" w:rsidP="004C5A97">
            <w:pPr>
              <w:pStyle w:val="TableText"/>
              <w:jc w:val="right"/>
            </w:pPr>
            <w:ins w:id="51303" w:author="Albert Kwame Osei-Owusu" w:date="2026-09-14T16:00:00Z">
              <w:r>
                <w:t xml:space="preserve">n.a.</w:t>
              </w:r>
            </w:ins>
          </w:p>
        </w:tc>
        <w:tc>
          <w:tcPr>
            <w:tcW w:w="1205" w:type="dxa"/>
          </w:tcPr>
          <w:p w14:paraId="4833F3E8" w14:textId="77777777" w:rsidR="002B3995" w:rsidRDefault="002B3995" w:rsidP="004C5A97">
            <w:pPr>
              <w:pStyle w:val="TableText"/>
              <w:jc w:val="right"/>
            </w:pPr>
            <w:ins w:id="51302" w:author="Albert Kwame Osei-Owusu" w:date="2026-09-14T16:00:00Z">
              <w:r>
                <w:t xml:space="preserve">n.a.</w:t>
              </w:r>
            </w:ins>
          </w:p>
        </w:tc>
        <w:tc>
          <w:tcPr>
            <w:tcW w:w="1205" w:type="dxa"/>
          </w:tcPr>
          <w:p w14:paraId="0C20F742" w14:textId="77777777" w:rsidR="002B3995" w:rsidRDefault="002B3995" w:rsidP="004C5A97">
            <w:pPr>
              <w:pStyle w:val="TableText"/>
              <w:jc w:val="right"/>
            </w:pPr>
            <w:ins w:id="51301" w:author="Albert Kwame Osei-Owusu" w:date="2026-09-14T16:00:00Z">
              <w:r>
                <w:t xml:space="preserve">n.a.</w:t>
              </w:r>
            </w:ins>
          </w:p>
        </w:tc>
        <w:tc>
          <w:tcPr>
            <w:tcW w:w="1205" w:type="dxa"/>
          </w:tcPr>
          <w:p w14:paraId="67BA48A2" w14:textId="77777777" w:rsidR="002B3995" w:rsidRDefault="002B3995" w:rsidP="004C5A97">
            <w:pPr>
              <w:pStyle w:val="TableText"/>
              <w:jc w:val="right"/>
            </w:pPr>
            <w:ins w:id="51300" w:author="Albert Kwame Osei-Owusu" w:date="2026-09-14T16:00:00Z">
              <w:r>
                <w:t xml:space="preserve">n.a.</w:t>
              </w:r>
            </w:ins>
          </w:p>
        </w:tc>
      </w:tr>
      <w:tr w:rsidR="002B3995" w14:paraId="5192B4E8" w14:textId="77777777" w:rsidTr="00AD31E9">
        <w:tc>
          <w:tcPr>
            <w:tcW w:w="2408" w:type="dxa"/>
          </w:tcPr>
          <w:p w14:paraId="3082BE47" w14:textId="77777777" w:rsidR="002B3995" w:rsidRPr="00F77E46" w:rsidRDefault="00C454D4" w:rsidP="004C5A97">
            <w:pPr>
              <w:pStyle w:val="TableText"/>
              <w:ind w:left="170"/>
            </w:pPr>
            <w:r>
              <w:t>Private travel</w:t>
            </w:r>
          </w:p>
        </w:tc>
        <w:tc>
          <w:tcPr>
            <w:tcW w:w="1205" w:type="dxa"/>
          </w:tcPr>
          <w:p w14:paraId="22CA6D4E" w14:textId="77777777" w:rsidR="002B3995" w:rsidRDefault="002B3995" w:rsidP="004C5A97">
            <w:pPr>
              <w:pStyle w:val="TableText"/>
              <w:jc w:val="right"/>
            </w:pPr>
            <w:ins w:id="51304" w:author="Albert Kwame Osei-Owusu" w:date="2026-09-14T16:00:00Z">
              <w:r>
                <w:t xml:space="preserve">n.a.</w:t>
              </w:r>
            </w:ins>
          </w:p>
        </w:tc>
        <w:tc>
          <w:tcPr>
            <w:tcW w:w="1205" w:type="dxa"/>
          </w:tcPr>
          <w:p w14:paraId="4AD01610" w14:textId="77777777" w:rsidR="002B3995" w:rsidRDefault="009F49B4" w:rsidP="004C5A97">
            <w:pPr>
              <w:pStyle w:val="TableText"/>
              <w:jc w:val="right"/>
            </w:pPr>
            <w:del w:id="726" w:author="Albert Kwame Osei-Owusu" w:date="2026-09-12T09:00:00Z">
              <w:r>
                <w:delText>540 (11.2%)</w:delText>
              </w:r>
            </w:del>
            <w:ins w:id="2771" w:author="Albert Kwame Osei-Owusu" w:date="2026-09-12T09:00:00Z">
              <w:del w:id="2769" w:author="Albert Kwame Osei-Owusu" w:date="2026-09-13T09:00:00Z">
                <w:r>
                  <w:delText xml:space="preserve">604 (13.0%)</w:delText>
                </w:r>
              </w:del>
            </w:ins>
            <w:ins w:id="2770" w:author="Albert Kwame Osei-Owusu" w:date="2026-09-13T09:00:00Z">
              <w:r>
                <w:t xml:space="preserve">708 (16.6%)</w:t>
              </w:r>
            </w:ins>
          </w:p>
        </w:tc>
        <w:tc>
          <w:tcPr>
            <w:tcW w:w="1205" w:type="dxa"/>
          </w:tcPr>
          <w:p w14:paraId="2BEB3DA7" w14:textId="77777777" w:rsidR="002B3995" w:rsidRDefault="009F49B4" w:rsidP="004C5A97">
            <w:pPr>
              <w:pStyle w:val="TableText"/>
              <w:jc w:val="right"/>
            </w:pPr>
            <w:del w:id="728" w:author="Albert Kwame Osei-Owusu" w:date="2026-09-12T09:00:00Z">
              <w:r>
                <w:delText>25 (0.9%)</w:delText>
              </w:r>
            </w:del>
            <w:ins w:id="2767" w:author="Albert Kwame Osei-Owusu" w:date="2026-09-12T09:00:00Z">
              <w:del w:id="2765" w:author="Albert Kwame Osei-Owusu" w:date="2026-09-13T09:00:00Z">
                <w:r>
                  <w:delText xml:space="preserve">25 (0.6%)</w:delText>
                </w:r>
              </w:del>
            </w:ins>
            <w:ins w:id="2766" w:author="Albert Kwame Osei-Owusu" w:date="2026-09-13T09:00:00Z">
              <w:r>
                <w:t xml:space="preserve">32 (0.9%)</w:t>
              </w:r>
            </w:ins>
          </w:p>
        </w:tc>
        <w:tc>
          <w:tcPr>
            <w:tcW w:w="1205" w:type="dxa"/>
          </w:tcPr>
          <w:p w14:paraId="7AA90156" w14:textId="77777777" w:rsidR="002B3995" w:rsidRDefault="007F69BB" w:rsidP="004C5A97">
            <w:pPr>
              <w:pStyle w:val="TableText"/>
              <w:jc w:val="right"/>
            </w:pPr>
            <w:del w:id="730" w:author="Albert Kwame Osei-Owusu" w:date="2026-09-12T09:00:00Z">
              <w:r>
                <w:delText>0 (0.4%)</w:delText>
              </w:r>
            </w:del>
            <w:ins w:id="2763" w:author="Albert Kwame Osei-Owusu" w:date="2026-09-12T09:00:00Z">
              <w:del w:id="2761" w:author="Albert Kwame Osei-Owusu" w:date="2026-09-13T09:00:00Z">
                <w:r>
                  <w:delText xml:space="preserve">0 (0.2%)</w:delText>
                </w:r>
              </w:del>
            </w:ins>
            <w:ins w:id="2762" w:author="Albert Kwame Osei-Owusu" w:date="2026-09-13T09:00:00Z">
              <w:r>
                <w:t xml:space="preserve">0.2 (0.3%)</w:t>
              </w:r>
            </w:ins>
          </w:p>
        </w:tc>
        <w:tc>
          <w:tcPr>
            <w:tcW w:w="1205" w:type="dxa"/>
          </w:tcPr>
          <w:p w14:paraId="40A53FFF" w14:textId="77777777" w:rsidR="002B3995" w:rsidRDefault="007F69BB" w:rsidP="004C5A97">
            <w:pPr>
              <w:pStyle w:val="TableText"/>
              <w:jc w:val="right"/>
            </w:pPr>
            <w:del w:id="2759" w:author="Albert Kwame Osei-Owusu" w:date="2026-09-13T09:00:00Z">
              <w:r>
                <w:delText xml:space="preserve">2 (&lt;0.1%)</w:delText>
              </w:r>
            </w:del>
            <w:ins w:id="2760" w:author="Albert Kwame Osei-Owusu" w:date="2026-09-13T09:00:00Z">
              <w:r>
                <w:t xml:space="preserve">2 (&lt;0.1%)</w:t>
              </w:r>
            </w:ins>
          </w:p>
        </w:tc>
        <w:tc>
          <w:tcPr>
            <w:tcW w:w="1205" w:type="dxa"/>
          </w:tcPr>
          <w:p w14:paraId="1E94E7F0" w14:textId="77777777" w:rsidR="002B3995" w:rsidRDefault="006C5205" w:rsidP="004C5A97">
            <w:pPr>
              <w:pStyle w:val="TableText"/>
              <w:jc w:val="right"/>
            </w:pPr>
            <w:del w:id="51286" w:author="Albert Kwame Osei-Owusu" w:date="2026-09-14T16:00:00Z">
              <w:r>
                <w:delText xml:space="preserve">N/A</w:delText>
              </w:r>
            </w:del>
            <w:ins w:id="51287" w:author="Albert Kwame Osei-Owusu" w:date="2026-09-14T16:00:00Z">
              <w:r>
                <w:t xml:space="preserve">n.a.</w:t>
              </w:r>
            </w:ins>
          </w:p>
        </w:tc>
      </w:tr>
      <w:tr w:rsidR="002B3995" w14:paraId="25350FED" w14:textId="77777777" w:rsidTr="00AD31E9">
        <w:tc>
          <w:tcPr>
            <w:tcW w:w="2408" w:type="dxa"/>
          </w:tcPr>
          <w:p w14:paraId="04331681" w14:textId="77777777" w:rsidR="0050792A" w:rsidRDefault="00C454D4" w:rsidP="004C5A97">
            <w:pPr>
              <w:pStyle w:val="TableText"/>
              <w:ind w:left="340"/>
            </w:pPr>
            <w:del w:id="51278" w:author="Albert Kwame Osei-Owusu" w:date="2026-09-14T16:00:00Z">
              <w:r>
                <w:delText xml:space="preserve">Commuting</w:delText>
              </w:r>
            </w:del>
            <w:ins w:id="51279" w:author="Albert Kwame Osei-Owusu" w:date="2026-09-14T16:00:00Z">
              <w:r>
                <w:t xml:space="preserve">Employee commuting</w:t>
              </w:r>
            </w:ins>
          </w:p>
        </w:tc>
        <w:tc>
          <w:tcPr>
            <w:tcW w:w="1205" w:type="dxa"/>
          </w:tcPr>
          <w:p w14:paraId="36F30DC2" w14:textId="77777777" w:rsidR="002B3995" w:rsidRDefault="00AD31E9" w:rsidP="004C5A97">
            <w:pPr>
              <w:pStyle w:val="TableText"/>
              <w:jc w:val="right"/>
            </w:pPr>
            <w:del w:id="51288" w:author="Albert Kwame Osei-Owusu" w:date="2026-09-14T16:00:00Z">
              <w:r>
                <w:delText xml:space="preserve">N/A</w:delText>
              </w:r>
            </w:del>
            <w:ins w:id="51289" w:author="Albert Kwame Osei-Owusu" w:date="2026-09-14T16:00:00Z">
              <w:r>
                <w:t xml:space="preserve">n.a.</w:t>
              </w:r>
            </w:ins>
          </w:p>
        </w:tc>
        <w:tc>
          <w:tcPr>
            <w:tcW w:w="1205" w:type="dxa"/>
          </w:tcPr>
          <w:p w14:paraId="25639C7A" w14:textId="77777777" w:rsidR="002B3995" w:rsidRDefault="002B6A02" w:rsidP="004C5A97">
            <w:pPr>
              <w:pStyle w:val="TableText"/>
              <w:jc w:val="right"/>
            </w:pPr>
            <w:del w:id="732" w:author="Albert Kwame Osei-Owusu" w:date="2026-09-12T09:00:00Z">
              <w:r>
                <w:delText>312 (6.5%)</w:delText>
              </w:r>
            </w:del>
            <w:ins w:id="2757" w:author="Albert Kwame Osei-Owusu" w:date="2026-09-12T09:00:00Z">
              <w:del w:id="2755" w:author="Albert Kwame Osei-Owusu" w:date="2026-09-13T09:00:00Z">
                <w:r>
                  <w:delText xml:space="preserve">340 (7.3%)</w:delText>
                </w:r>
              </w:del>
            </w:ins>
            <w:ins w:id="2756" w:author="Albert Kwame Osei-Owusu" w:date="2026-09-13T09:00:00Z">
              <w:r>
                <w:t xml:space="preserve">444 (10.4%)</w:t>
              </w:r>
            </w:ins>
          </w:p>
        </w:tc>
        <w:tc>
          <w:tcPr>
            <w:tcW w:w="1205" w:type="dxa"/>
          </w:tcPr>
          <w:p w14:paraId="7976B55B" w14:textId="77777777" w:rsidR="002B3995" w:rsidRDefault="00FC162B" w:rsidP="004C5A97">
            <w:pPr>
              <w:pStyle w:val="TableText"/>
              <w:jc w:val="right"/>
            </w:pPr>
            <w:del w:id="734" w:author="Albert Kwame Osei-Owusu" w:date="2026-09-12T09:00:00Z">
              <w:r>
                <w:delText>13 (0.5%)</w:delText>
              </w:r>
            </w:del>
            <w:ins w:id="2753" w:author="Albert Kwame Osei-Owusu" w:date="2026-09-12T09:00:00Z">
              <w:del w:id="2751" w:author="Albert Kwame Osei-Owusu" w:date="2026-09-13T09:00:00Z">
                <w:r>
                  <w:delText xml:space="preserve">14 (0.3%)</w:delText>
                </w:r>
              </w:del>
            </w:ins>
            <w:ins w:id="2752" w:author="Albert Kwame Osei-Owusu" w:date="2026-09-13T09:00:00Z">
              <w:r>
                <w:t xml:space="preserve">18 (0.5%)</w:t>
              </w:r>
            </w:ins>
          </w:p>
        </w:tc>
        <w:tc>
          <w:tcPr>
            <w:tcW w:w="1205" w:type="dxa"/>
          </w:tcPr>
          <w:p w14:paraId="5A18575F" w14:textId="77777777" w:rsidR="002B3995" w:rsidRDefault="00FC162B" w:rsidP="004C5A97">
            <w:pPr>
              <w:pStyle w:val="TableText"/>
              <w:jc w:val="right"/>
            </w:pPr>
            <w:del w:id="736" w:author="Albert Kwame Osei-Owusu" w:date="2026-09-12T09:00:00Z">
              <w:r>
                <w:delText>0 (0.2%)</w:delText>
              </w:r>
            </w:del>
            <w:ins w:id="2749" w:author="Albert Kwame Osei-Owusu" w:date="2026-09-12T09:00:00Z">
              <w:del w:id="2747" w:author="Albert Kwame Osei-Owusu" w:date="2026-09-13T09:00:00Z">
                <w:r>
                  <w:delText xml:space="preserve">0 (0.1%)</w:delText>
                </w:r>
              </w:del>
            </w:ins>
            <w:ins w:id="2748" w:author="Albert Kwame Osei-Owusu" w:date="2026-09-13T09:00:00Z">
              <w:r>
                <w:t xml:space="preserve">0.1 (0.2%)</w:t>
              </w:r>
            </w:ins>
          </w:p>
        </w:tc>
        <w:tc>
          <w:tcPr>
            <w:tcW w:w="1205" w:type="dxa"/>
          </w:tcPr>
          <w:p w14:paraId="72DCC654" w14:textId="77777777" w:rsidR="002B3995" w:rsidRDefault="00FC162B" w:rsidP="004C5A97">
            <w:pPr>
              <w:pStyle w:val="TableText"/>
              <w:jc w:val="right"/>
            </w:pPr>
            <w:del w:id="2745" w:author="Albert Kwame Osei-Owusu" w:date="2026-09-13T09:00:00Z">
              <w:r>
                <w:delText xml:space="preserve">1 (&lt;0.1%)</w:delText>
              </w:r>
            </w:del>
            <w:ins w:id="2746" w:author="Albert Kwame Osei-Owusu" w:date="2026-09-13T09:00:00Z">
              <w:r>
                <w:t xml:space="preserve">1 (&lt;0.1%)</w:t>
              </w:r>
            </w:ins>
          </w:p>
        </w:tc>
        <w:tc>
          <w:tcPr>
            <w:tcW w:w="1205" w:type="dxa"/>
          </w:tcPr>
          <w:p w14:paraId="1AB17729" w14:textId="77777777" w:rsidR="002B3995" w:rsidRDefault="00FC162B" w:rsidP="004C5A97">
            <w:pPr>
              <w:pStyle w:val="TableText"/>
              <w:jc w:val="right"/>
            </w:pPr>
            <w:del w:id="51290" w:author="Albert Kwame Osei-Owusu" w:date="2026-09-14T16:00:00Z">
              <w:r>
                <w:delText xml:space="preserve">N/A</w:delText>
              </w:r>
            </w:del>
            <w:ins w:id="51291" w:author="Albert Kwame Osei-Owusu" w:date="2026-09-14T16:00:00Z">
              <w:r>
                <w:t xml:space="preserve">n.a.</w:t>
              </w:r>
            </w:ins>
          </w:p>
        </w:tc>
      </w:tr>
      <w:tr w:rsidR="002B3995" w14:paraId="41801360" w14:textId="77777777" w:rsidTr="00AD31E9">
        <w:tc>
          <w:tcPr>
            <w:tcW w:w="2408" w:type="dxa"/>
          </w:tcPr>
          <w:p w14:paraId="7FB0BB21" w14:textId="77777777" w:rsidR="002B3995" w:rsidRDefault="0050792A" w:rsidP="004C5A97">
            <w:pPr>
              <w:pStyle w:val="TableText"/>
              <w:ind w:left="340"/>
            </w:pPr>
            <w:del w:id="51280" w:author="Albert Kwame Osei-Owusu" w:date="2026-09-14T16:00:00Z">
              <w:r>
                <w:delText xml:space="preserve">Patients &amp; Visitors</w:delText>
              </w:r>
            </w:del>
            <w:ins w:id="51281" w:author="Albert Kwame Osei-Owusu" w:date="2026-09-14T16:00:00Z">
              <w:r>
                <w:t xml:space="preserve">Patient and visitor travel</w:t>
              </w:r>
            </w:ins>
          </w:p>
        </w:tc>
        <w:tc>
          <w:tcPr>
            <w:tcW w:w="1205" w:type="dxa"/>
          </w:tcPr>
          <w:p w14:paraId="3A07DE7E" w14:textId="77777777" w:rsidR="002B3995" w:rsidRDefault="00AD31E9" w:rsidP="004C5A97">
            <w:pPr>
              <w:pStyle w:val="TableText"/>
              <w:jc w:val="right"/>
            </w:pPr>
            <w:del w:id="51292" w:author="Albert Kwame Osei-Owusu" w:date="2026-09-14T16:00:00Z">
              <w:r>
                <w:delText xml:space="preserve">N/A</w:delText>
              </w:r>
            </w:del>
            <w:ins w:id="51293" w:author="Albert Kwame Osei-Owusu" w:date="2026-09-14T16:00:00Z">
              <w:r>
                <w:t xml:space="preserve">n.a.</w:t>
              </w:r>
            </w:ins>
          </w:p>
        </w:tc>
        <w:tc>
          <w:tcPr>
            <w:tcW w:w="1205" w:type="dxa"/>
          </w:tcPr>
          <w:p w14:paraId="5AEF6B34" w14:textId="77777777" w:rsidR="002B3995" w:rsidRDefault="002B6A02" w:rsidP="004C5A97">
            <w:pPr>
              <w:pStyle w:val="TableText"/>
              <w:jc w:val="right"/>
            </w:pPr>
            <w:del w:id="738" w:author="Albert Kwame Osei-Owusu" w:date="2026-09-12T09:00:00Z">
              <w:r>
                <w:delText>228 (4.7%)</w:delText>
              </w:r>
            </w:del>
            <w:ins w:id="2743" w:author="Albert Kwame Osei-Owusu" w:date="2026-09-12T09:00:00Z">
              <w:del w:id="2741" w:author="Albert Kwame Osei-Owusu" w:date="2026-09-13T09:00:00Z">
                <w:r>
                  <w:delText xml:space="preserve">264 (5.7%)</w:delText>
                </w:r>
              </w:del>
            </w:ins>
            <w:ins w:id="2742" w:author="Albert Kwame Osei-Owusu" w:date="2026-09-13T09:00:00Z">
              <w:r>
                <w:t xml:space="preserve">264 (6.2%)</w:t>
              </w:r>
            </w:ins>
          </w:p>
        </w:tc>
        <w:tc>
          <w:tcPr>
            <w:tcW w:w="1205" w:type="dxa"/>
          </w:tcPr>
          <w:p w14:paraId="2DF08528" w14:textId="77777777" w:rsidR="002B3995" w:rsidRDefault="00BF68B6" w:rsidP="004C5A97">
            <w:pPr>
              <w:pStyle w:val="TableText"/>
              <w:jc w:val="right"/>
            </w:pPr>
            <w:del w:id="740" w:author="Albert Kwame Osei-Owusu" w:date="2026-09-12T09:00:00Z">
              <w:r>
                <w:delText>12 (0.4%)</w:delText>
              </w:r>
            </w:del>
            <w:ins w:id="2739" w:author="Albert Kwame Osei-Owusu" w:date="2026-09-12T09:00:00Z">
              <w:del w:id="2737" w:author="Albert Kwame Osei-Owusu" w:date="2026-09-13T09:00:00Z">
                <w:r>
                  <w:delText xml:space="preserve">11 (0.3%)</w:delText>
                </w:r>
              </w:del>
            </w:ins>
            <w:ins w:id="2738" w:author="Albert Kwame Osei-Owusu" w:date="2026-09-13T09:00:00Z">
              <w:r>
                <w:t xml:space="preserve">14 (0.4%)</w:t>
              </w:r>
            </w:ins>
          </w:p>
        </w:tc>
        <w:tc>
          <w:tcPr>
            <w:tcW w:w="1205" w:type="dxa"/>
          </w:tcPr>
          <w:p w14:paraId="7F310C25" w14:textId="77777777" w:rsidR="002B3995" w:rsidRDefault="0050367D" w:rsidP="004C5A97">
            <w:pPr>
              <w:pStyle w:val="TableText"/>
              <w:jc w:val="right"/>
            </w:pPr>
            <w:del w:id="742" w:author="Albert Kwame Osei-Owusu" w:date="2026-09-12T09:00:00Z">
              <w:r>
                <w:delText>0 (0.2%)</w:delText>
              </w:r>
            </w:del>
            <w:ins w:id="2735" w:author="Albert Kwame Osei-Owusu" w:date="2026-09-12T09:00:00Z">
              <w:del w:id="2733" w:author="Albert Kwame Osei-Owusu" w:date="2026-09-13T09:00:00Z">
                <w:r>
                  <w:delText xml:space="preserve">0 (0.1%)</w:delText>
                </w:r>
              </w:del>
            </w:ins>
            <w:ins w:id="2734" w:author="Albert Kwame Osei-Owusu" w:date="2026-09-13T09:00:00Z">
              <w:r>
                <w:t xml:space="preserve">0.1 (0.1%)</w:t>
              </w:r>
            </w:ins>
          </w:p>
        </w:tc>
        <w:tc>
          <w:tcPr>
            <w:tcW w:w="1205" w:type="dxa"/>
          </w:tcPr>
          <w:p w14:paraId="17ABE5A0" w14:textId="77777777" w:rsidR="002B3995" w:rsidRDefault="001031ED" w:rsidP="004C5A97">
            <w:pPr>
              <w:pStyle w:val="TableText"/>
              <w:jc w:val="right"/>
            </w:pPr>
            <w:del w:id="2731" w:author="Albert Kwame Osei-Owusu" w:date="2026-09-13T09:00:00Z">
              <w:r>
                <w:delText xml:space="preserve">1 (&lt;0.1%)</w:delText>
              </w:r>
            </w:del>
            <w:ins w:id="2732" w:author="Albert Kwame Osei-Owusu" w:date="2026-09-13T09:00:00Z">
              <w:r>
                <w:t xml:space="preserve">1 (&lt;0.1%)</w:t>
              </w:r>
            </w:ins>
          </w:p>
        </w:tc>
        <w:tc>
          <w:tcPr>
            <w:tcW w:w="1205" w:type="dxa"/>
          </w:tcPr>
          <w:p w14:paraId="3894DA1B" w14:textId="77777777" w:rsidR="002B3995" w:rsidRDefault="001031ED" w:rsidP="004C5A97">
            <w:pPr>
              <w:pStyle w:val="TableText"/>
              <w:jc w:val="right"/>
            </w:pPr>
            <w:del w:id="51294" w:author="Albert Kwame Osei-Owusu" w:date="2026-09-14T16:00:00Z">
              <w:r>
                <w:delText xml:space="preserve">N/A</w:delText>
              </w:r>
            </w:del>
            <w:ins w:id="51295" w:author="Albert Kwame Osei-Owusu" w:date="2026-09-14T16:00:00Z">
              <w:r>
                <w:t xml:space="preserve">n.a.</w:t>
              </w:r>
            </w:ins>
          </w:p>
        </w:tc>
      </w:tr>
    </w:tbl>
    <w:p>
      <w:pPr>
        <w:pStyle w:val="TableNote"/>
        <w:rPr>
          <w:ins w:id="51326" w:author="Albert Kwame Osei-Owusu" w:date="2026-09-14T16:00:00Z"/>
        </w:rPr>
      </w:pPr>
      <w:ins w:id="51327" w:author="Albert Kwame Osei-Owusu" w:date="2026-09-14T16:00:00Z">
        <w:r>
          <w:t xml:space="preserve">Top-down </w:t>
        </w:r>
        <w:r>
          <w:t xml:space="preserve">environmentally extended multi-regional input-output (</w:t>
        </w:r>
        <w:r>
          <w:t xml:space="preserve">EE-MRIO</w:t>
        </w:r>
        <w:r>
          <w:t xml:space="preserve">)</w:t>
        </w:r>
        <w:r>
          <w:t xml:space="preserve"> estimates (EXIOBASE version 3.8.2) are combined with bottom-up contributions for anaesthetic gases, pressurised metered-dose inhalers and private travel (employee commuting and patient and visitor travel). Percentages are shares of the health care total in each column; n.a., not applicable. Values are rounded independently, so rows and columns may not sum exactly.</w:t>
        </w:r>
      </w:ins>
    </w:p>
    <w:p w14:paraId="69743459" w14:textId="77777777" w:rsidR="00C70FC2" w:rsidRDefault="009205E1" w:rsidP="004C5A97">
      <w:pPr>
        <w:rPr>
          <w:del w:id="51325" w:author="Albert Kwame Osei-Owusu" w:date="2026-09-14T16:00:00Z"/>
          <w:i/>
          <w:iCs/>
          <w:szCs w:val="20"/>
        </w:rPr>
      </w:pPr>
      <w:del w:id="51305" w:author="Albert Kwame Osei-Owusu" w:date="2026-09-14T16:00:00Z">
        <w:r>
          <w:rPr>
            <w:i/>
            <w:iCs/>
            <w:sz w:val="18"/>
            <w:szCs w:val="20"/>
          </w:rPr>
          <w:lastRenderedPageBreak/>
          <w:delText xml:space="preserve">Table 1: Basic-price </w:delText>
        </w:r>
      </w:del>
      <w:del w:id="51306" w:author="Albert Kwame Osei-Owusu" w:date="2026-09-14T16:00:00Z">
        <w:r w:rsidR="004F4CB0">
          <w:rPr>
            <w:i/>
            <w:iCs/>
            <w:sz w:val="18"/>
            <w:szCs w:val="20"/>
          </w:rPr>
          <w:delText>health care</w:delText>
        </w:r>
      </w:del>
      <w:del w:id="51307" w:author="Albert Kwame Osei-Owusu" w:date="2026-09-14T16:00:00Z">
        <w:r>
          <w:rPr>
            <w:i/>
            <w:iCs/>
            <w:sz w:val="18"/>
            <w:szCs w:val="20"/>
          </w:rPr>
          <w:delText xml:space="preserve"> expenditure (million euros) and associated environmental impacts </w:delText>
        </w:r>
      </w:del>
      <w:del w:id="744" w:author="Albert Kwame Osei-Owusu" w:date="2026-09-12T09:00:00Z">
        <w:r>
          <w:rPr>
            <w:i/>
            <w:iCs/>
            <w:sz w:val="18"/>
            <w:szCs w:val="20"/>
          </w:rPr>
          <w:delText>in Denmark in 2019</w:delText>
        </w:r>
      </w:del>
      <w:ins w:id="745" w:author="Albert Kwame Osei-Owusu" w:date="2026-09-12T09:00:00Z">
        <w:del w:id="51308" w:author="Albert Kwame Osei-Owusu" w:date="2026-09-14T16:00:00Z">
          <w:r>
            <w:rPr>
              <w:i/>
              <w:iCs/>
              <w:sz w:val="18"/>
              <w:szCs w:val="20"/>
            </w:rPr>
            <w:delText>in Denmark in 2022</w:delText>
          </w:r>
        </w:del>
      </w:ins>
      <w:del w:id="51309" w:author="Albert Kwame Osei-Owusu" w:date="2026-09-14T16:00:00Z">
        <w:r>
          <w:rPr>
            <w:i/>
            <w:iCs/>
            <w:sz w:val="18"/>
            <w:szCs w:val="20"/>
          </w:rPr>
          <w:delText xml:space="preserve">, </w:delText>
        </w:r>
      </w:del>
      <w:del w:id="26917" w:author="Albert Kwame Osei-Owusu" w:date="2026-09-14T09:00:00Z">
        <w:r>
          <w:rPr>
            <w:i/>
            <w:iCs/>
            <w:sz w:val="18"/>
            <w:szCs w:val="20"/>
          </w:rPr>
          <w:delText xml:space="preserve">expressed across five impact categories:</w:delText>
        </w:r>
      </w:del>
      <w:ins w:id="26918" w:author="Albert Kwame Osei-Owusu" w:date="2026-09-14T09:00:00Z">
        <w:del w:id="51310" w:author="Albert Kwame Osei-Owusu" w:date="2026-09-14T16:00:00Z">
          <w:r>
            <w:rPr>
              <w:i/>
              <w:iCs/>
              <w:sz w:val="18"/>
              <w:szCs w:val="20"/>
            </w:rPr>
            <w:delText xml:space="preserve">in five impact categories:</w:delText>
          </w:r>
        </w:del>
      </w:ins>
      <w:del w:id="51311" w:author="Albert Kwame Osei-Owusu" w:date="2026-09-14T16:00:00Z">
        <w:r>
          <w:rPr>
            <w:i/>
            <w:iCs/>
            <w:sz w:val="18"/>
            <w:szCs w:val="20"/>
          </w:rPr>
          <w:delText xml:space="preserve"> climate change (kt </w:delText>
        </w:r>
      </w:del>
      <w:proofErr w:type="spellStart"/>
      <w:del w:id="51312" w:author="Albert Kwame Osei-Owusu" w:date="2026-09-14T16:00:00Z">
        <w:r>
          <w:rPr>
            <w:i/>
            <w:iCs/>
            <w:sz w:val="18"/>
            <w:szCs w:val="20"/>
          </w:rPr>
          <w:delText>CO₂e</w:delText>
        </w:r>
      </w:del>
      <w:proofErr w:type="spellEnd"/>
      <w:del w:id="51313" w:author="Albert Kwame Osei-Owusu" w:date="2026-09-14T16:00:00Z">
        <w:r>
          <w:rPr>
            <w:i/>
            <w:iCs/>
            <w:sz w:val="18"/>
            <w:szCs w:val="20"/>
          </w:rPr>
          <w:delText xml:space="preserve">), material extraction (kt), blue water consumption (Mm³), land use (km²), and waste generation (kt). Results combine top-down </w:delText>
        </w:r>
      </w:del>
      <w:del w:id="27919" w:author="Albert Kwame Osei-Owusu" w:date="2026-09-14T09:00:00Z">
        <w:r>
          <w:rPr>
            <w:i/>
            <w:iCs/>
            <w:sz w:val="18"/>
            <w:szCs w:val="20"/>
          </w:rPr>
          <w:delText xml:space="preserve">EE‑MRIO</w:delText>
        </w:r>
      </w:del>
      <w:ins w:id="27920" w:author="Albert Kwame Osei-Owusu" w:date="2026-09-14T09:00:00Z">
        <w:del w:id="51314" w:author="Albert Kwame Osei-Owusu" w:date="2026-09-14T16:00:00Z">
          <w:r>
            <w:rPr>
              <w:i/>
              <w:iCs/>
              <w:sz w:val="18"/>
              <w:szCs w:val="20"/>
            </w:rPr>
            <w:delText xml:space="preserve">EE-MRIO</w:delText>
          </w:r>
        </w:del>
      </w:ins>
      <w:del w:id="51315" w:author="Albert Kwame Osei-Owusu" w:date="2026-09-14T16:00:00Z">
        <w:r>
          <w:rPr>
            <w:i/>
            <w:iCs/>
            <w:sz w:val="18"/>
            <w:szCs w:val="20"/>
          </w:rPr>
          <w:delText xml:space="preserve"> estimates </w:delText>
        </w:r>
      </w:del>
      <w:del w:id="746" w:author="Albert Kwame Osei-Owusu" w:date="2026-09-12T09:00:00Z">
        <w:r>
          <w:rPr>
            <w:i/>
            <w:iCs/>
            <w:sz w:val="18"/>
            <w:szCs w:val="20"/>
          </w:rPr>
          <w:delText>(EXIOBASE v3.7)</w:delText>
        </w:r>
      </w:del>
      <w:ins w:id="747" w:author="Albert Kwame Osei-Owusu" w:date="2026-09-12T09:00:00Z">
        <w:del w:id="51316" w:author="Albert Kwame Osei-Owusu" w:date="2026-09-14T16:00:00Z">
          <w:r>
            <w:rPr>
              <w:i/>
              <w:iCs/>
              <w:sz w:val="18"/>
              <w:szCs w:val="20"/>
            </w:rPr>
            <w:delText>(EXIOBASE version 3.8.2)</w:delText>
          </w:r>
        </w:del>
      </w:ins>
      <w:del w:id="51317" w:author="Albert Kwame Osei-Owusu" w:date="2026-09-14T16:00:00Z">
        <w:r>
          <w:rPr>
            <w:i/>
            <w:iCs/>
            <w:sz w:val="18"/>
            <w:szCs w:val="20"/>
          </w:rPr>
          <w:delText xml:space="preserve"> with bottom-up contributions for anaesthetic gases, pressurised metered-dose inhalers, and private travel (commuting and </w:delText>
        </w:r>
      </w:del>
      <w:del w:id="28921" w:author="Albert Kwame Osei-Owusu" w:date="2026-09-14T09:00:00Z">
        <w:r>
          <w:rPr>
            <w:i/>
            <w:iCs/>
            <w:sz w:val="18"/>
            <w:szCs w:val="20"/>
          </w:rPr>
          <w:delText xml:space="preserve">patient/visitor travel</w:delText>
        </w:r>
      </w:del>
      <w:ins w:id="28922" w:author="Albert Kwame Osei-Owusu" w:date="2026-09-14T09:00:00Z">
        <w:del w:id="51318" w:author="Albert Kwame Osei-Owusu" w:date="2026-09-14T16:00:00Z">
          <w:r>
            <w:rPr>
              <w:i/>
              <w:iCs/>
              <w:sz w:val="18"/>
              <w:szCs w:val="20"/>
            </w:rPr>
            <w:delText xml:space="preserve">patient and visitor travel</w:delText>
          </w:r>
        </w:del>
      </w:ins>
      <w:del w:id="51319" w:author="Albert Kwame Osei-Owusu" w:date="2026-09-14T16:00:00Z">
        <w:r>
          <w:rPr>
            <w:i/>
            <w:iCs/>
            <w:sz w:val="18"/>
            <w:szCs w:val="20"/>
          </w:rPr>
          <w:delText xml:space="preserve">). Percentages indicate contributions relative to total </w:delText>
        </w:r>
      </w:del>
      <w:del w:id="51320" w:author="Albert Kwame Osei-Owusu" w:date="2026-09-14T16:00:00Z">
        <w:r w:rsidR="004F4CB0">
          <w:rPr>
            <w:i/>
            <w:iCs/>
            <w:sz w:val="18"/>
            <w:szCs w:val="20"/>
          </w:rPr>
          <w:delText>health care</w:delText>
        </w:r>
      </w:del>
      <w:del w:id="51321" w:author="Albert Kwame Osei-Owusu" w:date="2026-09-14T16:00:00Z">
        <w:r>
          <w:rPr>
            <w:i/>
            <w:iCs/>
            <w:sz w:val="18"/>
            <w:szCs w:val="20"/>
          </w:rPr>
          <w:delText xml:space="preserve"> impacts. Values may not sum exactly </w:delText>
        </w:r>
      </w:del>
      <w:del w:id="29923" w:author="Albert Kwame Osei-Owusu" w:date="2026-09-14T09:00:00Z">
        <w:r>
          <w:rPr>
            <w:i/>
            <w:iCs/>
            <w:sz w:val="18"/>
            <w:szCs w:val="20"/>
          </w:rPr>
          <w:delText xml:space="preserve">due to</w:delText>
        </w:r>
      </w:del>
      <w:ins w:id="29924" w:author="Albert Kwame Osei-Owusu" w:date="2026-09-14T09:00:00Z">
        <w:del w:id="51322" w:author="Albert Kwame Osei-Owusu" w:date="2026-09-14T16:00:00Z">
          <w:r>
            <w:rPr>
              <w:i/>
              <w:iCs/>
              <w:sz w:val="18"/>
              <w:szCs w:val="20"/>
            </w:rPr>
            <w:delText xml:space="preserve">owing to</w:delText>
          </w:r>
        </w:del>
      </w:ins>
      <w:del w:id="51323" w:author="Albert Kwame Osei-Owusu" w:date="2026-09-14T16:00:00Z">
        <w:r>
          <w:rPr>
            <w:i/>
            <w:iCs/>
            <w:sz w:val="18"/>
            <w:szCs w:val="20"/>
          </w:rPr>
          <w:delText xml:space="preserve"> rounding.</w:delText>
        </w:r>
      </w:del>
    </w:p>
    <w:p w14:paraId="2A091872" w14:textId="77777777" w:rsidR="00614180" w:rsidRPr="00614180" w:rsidRDefault="00614180" w:rsidP="004C5A97">
      <w:pPr>
        <w:rPr>
          <w:del w:id="51355" w:author="Albert Kwame Osei-Owusu" w:date="2026-09-14T16:00:00Z"/>
          <w:i/>
          <w:iCs/>
        </w:rPr>
      </w:pPr>
    </w:p>
    <w:p w14:paraId="39FB8649" w14:textId="77777777" w:rsidR="008E41D4" w:rsidRPr="00A918EA" w:rsidRDefault="00614180" w:rsidP="004C5A97">
      <w:pPr>
        <w:keepNext/>
        <w:spacing w:before="240" w:after="60" w:line="240" w:lineRule="auto"/>
        <w:jc w:val="center"/>
      </w:pPr>
      <w:r>
        <w:rPr>
          <w:noProof/>
        </w:rPr>
        <w:drawing>
          <wp:inline distT="0" distB="0" distL="0" distR="0" wp14:anchorId="6A2B7581" wp14:editId="1C61ABEF">
            <wp:extent cx="6116955" cy="5760133"/>
            <wp:effectExtent l="0" t="0" r="0" b="6350"/>
            <wp:docPr id="9373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955" cy="5760133"/>
                    </a:xfrm>
                    <a:prstGeom prst="rect">
                      <a:avLst/>
                    </a:prstGeom>
                    <a:noFill/>
                    <a:ln>
                      <a:noFill/>
                    </a:ln>
                  </pic:spPr>
                </pic:pic>
              </a:graphicData>
            </a:graphic>
          </wp:inline>
        </w:drawing>
      </w:r>
    </w:p>
    <w:p w14:paraId="015B7331" w14:textId="77777777" w:rsidR="008D107B" w:rsidRDefault="00E27A2F" w:rsidP="004C5A97">
      <w:pPr>
        <w:pStyle w:val="Caption"/>
        <w:rPr/>
      </w:pPr>
      <w:del w:id="748" w:author="Albert Kwame Osei-Owusu" w:date="2026-09-12T09:00:00Z">
        <w:r>
          <w:rPr/>
          <w:delText xml:space="preserve">Figure 1: Activity contributions of environmental impacts associated with Danish </w:delText>
        </w:r>
      </w:del>
      <w:ins w:id="749" w:author="Albert Kwame Osei-Owusu" w:date="2026-09-12T09:00:00Z">
        <w:r>
          <w:rPr>
            <w:b/>
            <w:bCs/>
          </w:rPr>
          <w:t xml:space="preserve">Fig. 1.</w:t>
        </w:r>
        <w:r>
          <w:rPr/>
          <w:t xml:space="preserve"> Environmental impacts associated with Danish </w:t>
        </w:r>
      </w:ins>
      <w:r w:rsidR="004F4CB0">
        <w:rPr/>
        <w:t>health care</w:t>
      </w:r>
      <w:del w:id="750" w:author="Albert Kwame Osei-Owusu" w:date="2026-09-12T09:00:00Z">
        <w:r>
          <w:rPr/>
          <w:delText xml:space="preserve"> in 2019, combining EXIOBASE v3.7 results</w:delText>
        </w:r>
      </w:del>
      <w:ins w:id="751" w:author="Albert Kwame Osei-Owusu" w:date="2026-09-12T09:00:00Z">
        <w:del w:id="752" w:author="Albert Kwame Osei-Owusu" w:date="2026-09-12T09:00:00Z">
          <w:r>
            <w:rPr/>
            <w:delText xml:space="preserve"> in 2022, combining EXIOBASE version 3.8.2 results</w:delText>
          </w:r>
        </w:del>
        <w:r>
          <w:rPr/>
          <w:t xml:space="preserve"> in 2022, across five impact categories. (A) Contribution by activity group, the categories health care buys. (B) Contribution by producing sector group, where the impact physically occurs. (C) Contribution by producing world region. </w:t>
        </w:r>
        <w:r>
          <w:rPr/>
          <w:t xml:space="preserve">The supply chains of commuting and patient and visitor travel (</w:t>
        </w:r>
        <w:r>
          <w:rPr/>
          <w:t xml:space="preserve">production</w:t>
        </w:r>
        <w:r>
          <w:rPr/>
          <w:t xml:space="preserve"> and </w:t>
        </w:r>
        <w:r>
          <w:rPr/>
          <w:t xml:space="preserve">waste disposal</w:t>
        </w:r>
        <w:r>
          <w:rPr/>
          <w:t xml:space="preserve">), which the per-kilometre inventory quantifies without a country of production (6.7% of the climate footprint), are not assigned to a region; the vehicles’ own emissions (9.8%) occur in Denmark and are shown.</w:t>
        </w:r>
        <w:r>
          <w:rPr/>
          <w:t xml:space="preserve"> Bars are ranked by value within each panel and labelled with their share of the category. </w:t>
        </w:r>
      </w:ins>
      <w:del w:id="30925" w:author="Albert Kwame Osei-Owusu" w:date="2026-09-14T09:00:00Z">
        <w:r>
          <w:rPr/>
          <w:delText xml:space="preserve"> (top-down EE‑MRIO analysis) with bottom-up estimates for</w:delText>
        </w:r>
      </w:del>
      <w:ins w:id="30926" w:author="Albert Kwame Osei-Owusu" w:date="2026-09-14T09:00:00Z">
        <w:r>
          <w:rPr/>
          <w:t xml:space="preserve">Top-down </w:t>
        </w:r>
        <w:r>
          <w:rPr/>
          <w:t xml:space="preserve">environmentally extended multi-regional input-output (</w:t>
        </w:r>
        <w:r>
          <w:rPr/>
          <w:t xml:space="preserve">EE-MRIO</w:t>
        </w:r>
        <w:r>
          <w:rPr/>
          <w:t xml:space="preserve">)</w:t>
        </w:r>
        <w:r>
          <w:rPr/>
          <w:t xml:space="preserve"> estimates from EXIOBASE version 3.8.2, with the Danish sea-transport reallocation, are combined with bottom-up estimates for</w:t>
        </w:r>
      </w:ins>
      <w:r>
        <w:rPr/>
        <w:t xml:space="preserve"> </w:t>
      </w:r>
      <w:del w:id="5268" w:author="Albert Kwame Osei-Owusu" w:date="2026-09-14T09:00:00Z">
        <w:r>
          <w:rPr/>
          <w:delText xml:space="preserve">anaesthetic nitrous oxide</w:delText>
        </w:r>
      </w:del>
      <w:ins w:id="5269" w:author="Albert Kwame Osei-Owusu" w:date="2026-09-14T09:00:00Z">
        <w:r>
          <w:rPr/>
          <w:t xml:space="preserve">anaesthetic gases</w:t>
        </w:r>
      </w:ins>
      <w:r>
        <w:rPr/>
        <w:t xml:space="preserve">, </w:t>
      </w:r>
      <w:del w:id="51213" w:author="Albert Kwame Osei-Owusu" w:date="2026-09-14T16:00:00Z">
        <w:r>
          <w:rPr/>
          <w:delText xml:space="preserve">pressurised metered-dose inhalers</w:delText>
        </w:r>
      </w:del>
      <w:del w:id="31929" w:author="Albert Kwame Osei-Owusu" w:date="2026-09-14T09:00:00Z">
        <w:r>
          <w:rPr/>
          <w:delText xml:space="preserve"> (</w:delText>
        </w:r>
      </w:del>
      <w:proofErr w:type="spellStart"/>
      <w:del w:id="31928" w:author="Albert Kwame Osei-Owusu" w:date="2026-09-14T09:00:00Z">
        <w:r>
          <w:rPr/>
          <w:delText xml:space="preserve">pMDIs</w:delText>
        </w:r>
      </w:del>
      <w:proofErr w:type="spellEnd"/>
      <w:del w:id="31927" w:author="Albert Kwame Osei-Owusu" w:date="2026-09-14T09:00:00Z">
        <w:r>
          <w:rPr/>
          <w:delText xml:space="preserve">)</w:delText>
        </w:r>
      </w:del>
      <w:del w:id="51211" w:author="Albert Kwame Osei-Owusu" w:date="2026-09-14T16:00:00Z">
        <w:r>
          <w:rPr/>
          <w:delText xml:space="preserve">, and private travel</w:delText>
        </w:r>
      </w:del>
      <w:ins w:id="51212" w:author="Albert Kwame Osei-Owusu" w:date="2026-09-14T16:00:00Z">
        <w:r>
          <w:rPr/>
          <w:t xml:space="preserve">pressurised metered-dose inhalers and private travel</w:t>
        </w:r>
      </w:ins>
      <w:r>
        <w:rPr/>
        <w:t xml:space="preserve"> (commuting and </w:t>
      </w:r>
      <w:del w:id="32930" w:author="Albert Kwame Osei-Owusu" w:date="2026-09-14T09:00:00Z">
        <w:r>
          <w:rPr/>
          <w:delText xml:space="preserve">patient &amp; visitor travel</w:delText>
        </w:r>
      </w:del>
      <w:ins w:id="32931" w:author="Albert Kwame Osei-Owusu" w:date="2026-09-14T09:00:00Z">
        <w:r>
          <w:rPr/>
          <w:t xml:space="preserve">patient and visitor travel</w:t>
        </w:r>
      </w:ins>
      <w:r>
        <w:rPr/>
        <w:t xml:space="preserve">). </w:t>
      </w:r>
      <w:del w:id="52398" w:author="Albert Kwame Osei-Owusu" w:date="2026-10-21T20:00:00Z">
        <w:r>
          <w:rPr/>
          <w:delText xml:space="preserve">The EXIOBASE </w:delText>
        </w:r>
      </w:del>
      <w:del w:id="51209" w:author="Albert Kwame Osei-Owusu" w:date="2026-09-14T16:00:00Z">
        <w:r>
          <w:rPr/>
          <w:delText xml:space="preserve">“other”</w:delText>
        </w:r>
      </w:del>
      <w:del w:id="52399" w:author="Albert Kwame Osei-Owusu" w:date="2026-10-21T20:00:00Z">
        <w:r>
          <w:rPr/>
          <w:delText xml:space="preserve"> category was disaggregated to distinguish transport activities.</w:delText>
        </w:r>
      </w:del>
      <w:ins w:id="52400" w:author="Albert Kwame Osei-Owusu" w:date="2026-10-21T20:00:00Z">
        <w:r>
          <w:rPr/>
          <w:t xml:space="preserve">In panel B, private travel, services, heat and water supply, and waste management are shown apart from the remaining sectors (‘Other’).</w:t>
        </w:r>
      </w:ins>
      <w:r>
        <w:rPr/>
        <w:t xml:space="preserve"> </w:t>
      </w:r>
      <w:del w:id="753" w:author="Albert Kwame Osei-Owusu" w:date="2026-09-12T09:00:00Z">
        <w:r w:rsidR="006A5BAF" w:rsidRPr="006A5BAF">
          <w:rPr/>
          <w:delText>Scope 1–3 classifications are not shown due to overlap across categories and methodological inconsistencies in hybrid accounting.</w:delText>
        </w:r>
      </w:del>
      <w:ins w:id="754" w:author="Albert Kwame Osei-Owusu" w:date="2026-09-12T09:00:00Z">
        <w:del w:id="755" w:author="Albert Kwame Osei-Owusu" w:date="2026-09-12T09:00:00Z">
          <w:r w:rsidR="006A5BAF" w:rsidRPr="006A5BAF">
            <w:rPr/>
            <w:delText>Scope classifications are not shown here; they are reported in the text.</w:delText>
          </w:r>
        </w:del>
        <w:r w:rsidR="006A5BAF" w:rsidRPr="006A5BAF">
          <w:rPr/>
          <w:t xml:space="preserve">Scope classifications are shown separately in Fig. 3.</w:t>
        </w:r>
      </w:ins>
      <w:r w:rsidR="00666171">
        <w:rPr/>
        <w:t xml:space="preserve"> </w:t>
      </w:r>
      <w:del w:id="756" w:author="Albert Kwame Osei-Owusu" w:date="2026-09-12T09:00:00Z">
        <w:r>
          <w:rPr/>
          <w:delText xml:space="preserve">Total climate footprint: 4,815 kt CO₂e. </w:delText>
        </w:r>
      </w:del>
      <w:ins w:id="757" w:author="Albert Kwame Osei-Owusu" w:date="2026-09-12T09:00:00Z">
        <w:r>
          <w:rPr/>
          <w:t xml:space="preserve">Total climate footprint: </w:t>
        </w:r>
      </w:ins>
      <w:ins w:id="2729" w:author="Albert Kwame Osei-Owusu" w:date="2026-09-12T09:00:00Z">
        <w:del w:id="2727" w:author="Albert Kwame Osei-Owusu" w:date="2026-09-13T09:00:00Z">
          <w:r>
            <w:rPr/>
            <w:delText xml:space="preserve">4,652</w:delText>
          </w:r>
        </w:del>
      </w:ins>
      <w:ins w:id="2728" w:author="Albert Kwame Osei-Owusu" w:date="2026-09-13T09:00:00Z">
        <w:r>
          <w:rPr/>
          <w:t xml:space="preserve">4,267</w:t>
        </w:r>
      </w:ins>
      <w:ins w:id="2730" w:author="Albert Kwame Osei-Owusu" w:date="2026-09-12T09:00:00Z">
        <w:r>
          <w:rPr/>
          <w:t xml:space="preserve"> kt </w:t>
        </w:r>
        <w:proofErr w:type="spellStart"/>
        <w:r>
          <w:rPr/>
          <w:t>CO₂e</w:t>
        </w:r>
        <w:proofErr w:type="spellEnd"/>
        <w:r>
          <w:rPr/>
          <w:t xml:space="preserve">.</w:t>
        </w:r>
      </w:ins>
    </w:p>
    <w:p w14:paraId="2C5EDC05" w14:textId="77777777" w:rsidR="00E27A2F" w:rsidRDefault="00E27A2F" w:rsidP="004C5A97">
      <w:pPr>
        <w:rPr>
          <w:del w:id="51356" w:author="Albert Kwame Osei-Owusu" w:date="2026-09-14T16:00:00Z"/>
        </w:rPr>
      </w:pPr>
    </w:p>
    <w:p w14:paraId="4E2B6EA7" w14:textId="77777777" w:rsidR="00576409" w:rsidRDefault="005F389A" w:rsidP="004C5A97">
      <w:pPr>
        <w:spacing w:after="160"/>
      </w:pPr>
      <w:del w:id="758" w:author="Albert Kwame Osei-Owusu" w:date="2026-09-12T09:00:00Z">
        <w:r>
          <w:delText xml:space="preserve">When disaggregated by expenditure category, </w:delText>
        </w:r>
        <w:r w:rsidR="004F4CB0">
          <w:delText>health care</w:delText>
        </w:r>
        <w:r>
          <w:delText xml:space="preserve"> services accounted for 3294 kt CO₂e, representing just above two thirds of total greenhouse gas emissions. Direct emissions captured through bottom‑up data, from nitrous oxide and pMDIs, constituted nearly 1% of total greenhouse gas emissions. Additional bottom-up estimates for commuting and patient and visitor travel accounted for 540 kt CO₂e, corresponding to approximately 11% of total greenhouse gas emissions. Among the remaining expenditure categories captured through the MRIO model, transport services were the largest contributor, accounting for 39% of MRIO-derived greenhouse gas emissions. </w:delText>
        </w:r>
      </w:del>
      <w:ins w:id="4248" w:author="Albert Kwame Osei-Owusu" w:date="2026-09-14T09:00:00Z">
        <w:r>
          <w:t xml:space="preserve">By expenditure category, health care services accounted for </w:t>
        </w:r>
        <w:r>
          <w:t xml:space="preserve">56.9% (</w:t>
        </w:r>
        <w:r>
          <w:t xml:space="preserve">2,429 kt </w:t>
        </w:r>
        <w:r>
          <w:t xml:space="preserve">CO₂e)</w:t>
        </w:r>
        <w:r>
          <w:t xml:space="preserve"> of the climate footprint (Table </w:t>
        </w:r>
        <w:r>
          <w:t xml:space="preserve">1</w:t>
        </w:r>
        <w:r>
          <w:t xml:space="preserve">; absolute values by activity group, producing sector group and region in Appendix A, Tables </w:t>
        </w:r>
        <w:r>
          <w:t xml:space="preserve">A.2</w:t>
        </w:r>
        <w:r>
          <w:t xml:space="preserve"> to </w:t>
        </w:r>
        <w:r>
          <w:t xml:space="preserve">A.4</w:t>
        </w:r>
        <w:r>
          <w:t xml:space="preserve">). Anaesthetic gases and inhaler propellants, added from bottom-up data, contributed </w:t>
        </w:r>
        <w:r>
          <w:t xml:space="preserve">0.6% (24.3 kt CO₂e).</w:t>
        </w:r>
        <w:r>
          <w:t xml:space="preserve"> </w:t>
        </w:r>
        <w:r>
          <w:t xml:space="preserve">Bottom-up estimates for commuting and patient and visitor travel accounted for 16.6% (708 kt CO₂e), the most uncertain </w:t>
        </w:r>
        <w:r>
          <w:t xml:space="preserve">activity group</w:t>
        </w:r>
        <w:r>
          <w:t xml:space="preserve"> in the study (coefficient of variation 25.8%, compared to 8.3% to 9.1% for every other contribution group; Appendix A, Fig. A.14), and ranked first, second and third among the activity groups in 3.4%, 30.9% and 46% of the simulation draws, respectively.</w:t>
        </w:r>
        <w:r>
          <w:t xml:space="preserve"> Among the activity groups, pharmaceuticals and chemical products were the largest contributor, </w:t>
        </w:r>
        <w:r>
          <w:t xml:space="preserve">accounting for</w:t>
        </w:r>
        <w:r>
          <w:t xml:space="preserve"> 27.1% </w:t>
        </w:r>
        <w:r>
          <w:t xml:space="preserve">(1,154 kt CO₂e; </w:t>
        </w:r>
        <w:r>
          <w:t xml:space="preserve">95% interval 24.2% to 29%)</w:t>
        </w:r>
        <w:r>
          <w:t xml:space="preserve"> of the climate footprint,</w:t>
        </w:r>
        <w:r>
          <w:t xml:space="preserve"> and ranked first in 96.6% of the simulation draws (Appendix A, Figs. A.12 and A.16).</w:t>
        </w:r>
      </w:ins>
    </w:p>
    <w:p w14:paraId="7340E2E8" w14:textId="77777777" w:rsidR="00576409" w:rsidRDefault="00576409" w:rsidP="004C5A97">
      <w:pPr>
        <w:rPr>
          <w:del w:id="51357" w:author="Albert Kwame Osei-Owusu" w:date="2026-09-14T16:00:00Z"/>
        </w:rPr>
      </w:pPr>
    </w:p>
    <w:p w14:paraId="1B4DC589" w14:textId="77777777" w:rsidR="0098657B" w:rsidRDefault="00F3410A" w:rsidP="004C5A97">
      <w:pPr>
        <w:spacing w:after="160"/>
      </w:pPr>
      <w:del w:id="761" w:author="Albert Kwame Osei-Owusu" w:date="2026-09-12T09:00:00Z">
        <w:r>
          <w:delText xml:space="preserve">The largest contributor to three of the five impact categories was </w:delText>
        </w:r>
      </w:del>
      <w:ins w:id="762" w:author="Albert Kwame Osei-Owusu" w:date="2026-09-12T09:00:00Z">
        <w:del w:id="2686" w:author="Albert Kwame Osei-Owusu" w:date="2026-09-13T09:00:00Z">
          <w:r>
            <w:delText xml:space="preserve">The largest contributor to every one of the five impact categories was </w:delText>
          </w:r>
        </w:del>
      </w:ins>
      <w:del w:id="2687" w:author="Albert Kwame Osei-Owusu" w:date="2026-09-13T09:00:00Z">
        <w:r>
          <w:rPr>
            <w:i/>
            <w:iCs/>
          </w:rPr>
          <w:delText>pharmaceuticals and chemical products</w:delText>
        </w:r>
      </w:del>
      <w:del w:id="763" w:author="Albert Kwame Osei-Owusu" w:date="2026-09-12T09:00:00Z">
        <w:r>
          <w:delText xml:space="preserve">, with a contribution of 47% of material extraction, 39% of blue water consumption, and 28% of waste generation. </w:delText>
        </w:r>
      </w:del>
      <w:ins w:id="764" w:author="Albert Kwame Osei-Owusu" w:date="2026-09-12T09:00:00Z">
        <w:del w:id="2688" w:author="Albert Kwame Osei-Owusu" w:date="2026-09-13T09:00:00Z">
          <w:r>
            <w:delText xml:space="preserve">, at 51.5% of material extraction, 59.5% of blue water consumption, 42.2% of land use, and 38.5% of waste generation. </w:delText>
          </w:r>
        </w:del>
      </w:ins>
      <w:del w:id="2689" w:author="Albert Kwame Osei-Owusu" w:date="2026-09-13T09:00:00Z">
        <w:r>
          <w:rPr>
            <w:i/>
            <w:iCs/>
          </w:rPr>
          <w:delText>Food and food services</w:delText>
        </w:r>
      </w:del>
      <w:del w:id="765" w:author="Albert Kwame Osei-Owusu" w:date="2026-09-12T09:00:00Z">
        <w:r>
          <w:delText xml:space="preserve"> was the largest contributor to land use (35%), followed by </w:delText>
        </w:r>
      </w:del>
      <w:ins w:id="766" w:author="Albert Kwame Osei-Owusu" w:date="2026-09-12T09:00:00Z">
        <w:del w:id="2690" w:author="Albert Kwame Osei-Owusu" w:date="2026-09-13T09:00:00Z">
          <w:r>
            <w:delText xml:space="preserve"> was the second largest contributor to land use (32.6%), behind </w:delText>
          </w:r>
        </w:del>
      </w:ins>
      <w:del w:id="2691" w:author="Albert Kwame Osei-Owusu" w:date="2026-09-13T09:00:00Z">
        <w:r>
          <w:rPr>
            <w:i/>
            <w:iCs/>
          </w:rPr>
          <w:delText>pharmaceuticals and chemical products</w:delText>
        </w:r>
      </w:del>
      <w:del w:id="767" w:author="Albert Kwame Osei-Owusu" w:date="2026-09-12T09:00:00Z">
        <w:r>
          <w:delText xml:space="preserve"> (29%). </w:delText>
        </w:r>
      </w:del>
      <w:ins w:id="768" w:author="Albert Kwame Osei-Owusu" w:date="2026-09-12T09:00:00Z">
        <w:del w:id="2692" w:author="Albert Kwame Osei-Owusu" w:date="2026-09-13T09:00:00Z">
          <w:r>
            <w:delText xml:space="preserve">. </w:delText>
          </w:r>
        </w:del>
      </w:ins>
      <w:del w:id="2693" w:author="Albert Kwame Osei-Owusu" w:date="2026-09-13T09:00:00Z">
        <w:r>
          <w:rPr>
            <w:i/>
            <w:iCs/>
          </w:rPr>
          <w:delText>Food and food services</w:delText>
        </w:r>
      </w:del>
      <w:del w:id="769" w:author="Albert Kwame Osei-Owusu" w:date="2026-09-12T09:00:00Z">
        <w:r>
          <w:delText xml:space="preserve"> was the second highest contributor to blue water consumption (27%), which is in line with previous studies </w:delText>
        </w:r>
      </w:del>
      <w:ins w:id="770" w:author="Albert Kwame Osei-Owusu" w:date="2026-09-12T09:00:00Z">
        <w:del w:id="2694" w:author="Albert Kwame Osei-Owusu" w:date="2026-09-13T09:00:00Z">
          <w:r>
            <w:delText xml:space="preserve"> was also the second largest contributor to blue water consumption (21.0%), which is in line with previous studies </w:delText>
          </w:r>
        </w:del>
      </w:ins>
      <w:ins w:id="773" w:author="Ofir Eriksen" w:date="2026-09-02T14:44:00Z" w16du:dateUtc="2026-09-02T12:44:00Z">
        <w:del w:id="774" w:author="Albert Kwame Osei-Owusu" w:date="2026-09-12T09:00:00Z">
          <w:r w:rsidR="00E90221" w:rsidRPr="00E90221">
            <w:rPr>
              <w:noProof/>
              <w:vertAlign w:val="superscript"/>
            </w:rPr>
            <w:delText>4,19</w:delText>
          </w:r>
        </w:del>
      </w:ins>
      <w:ins w:id="775" w:author="Albert Kwame Osei-Owusu" w:date="2026-09-12T09:00:00Z">
        <w:del w:id="2698" w:author="Albert Kwame Osei-Owusu" w:date="2026-09-13T09:00:00Z">
          <w:r>
            <w:rPr>
              <w:noProof/>
              <w:highlight w:val="yellow"/>
            </w:rPr>
            <w:delText>[4,19]</w:delText>
          </w:r>
        </w:del>
      </w:ins>
      <w:del w:id="776" w:author="Ofir Eriksen" w:date="2026-08-31T14:44:00Z" w16du:dateUtc="2026-08-31T12:44:00Z">
        <w:r w:rsidR="00893384" w:rsidRPr="00893384" w:rsidDel="00B56669">
          <w:rPr>
            <w:noProof/>
            <w:vertAlign w:val="superscript"/>
          </w:rPr>
          <w:delText>4,18</w:delText>
        </w:r>
      </w:del>
      <w:del w:id="2700" w:author="Albert Kwame Osei-Owusu" w:date="2026-09-13T09:00:00Z">
        <w:r>
          <w:delText xml:space="preserve">. Estimates for </w:delText>
        </w:r>
      </w:del>
      <w:del w:id="2701" w:author="Albert Kwame Osei-Owusu" w:date="2026-09-13T09:00:00Z">
        <w:r>
          <w:rPr>
            <w:i/>
            <w:iCs/>
          </w:rPr>
          <w:delText>pharmaceuticals and chemical products</w:delText>
        </w:r>
      </w:del>
      <w:del w:id="2702" w:author="Albert Kwame Osei-Owusu" w:date="2026-09-13T09:00:00Z">
        <w:r>
          <w:delText xml:space="preserve"> should be interpreted cautiously, as aggregation within EXIOBASE may lead to overestimation of greenhouse gas emissions and material footprint associated with this category </w:delText>
        </w:r>
      </w:del>
      <w:ins w:id="779" w:author="Ofir Eriksen" w:date="2026-09-02T14:44:00Z" w16du:dateUtc="2026-09-02T12:44:00Z">
        <w:del w:id="780" w:author="Albert Kwame Osei-Owusu" w:date="2026-09-12T09:00:00Z">
          <w:r w:rsidR="00E90221" w:rsidRPr="00E90221">
            <w:rPr>
              <w:noProof/>
              <w:vertAlign w:val="superscript"/>
            </w:rPr>
            <w:delText>37</w:delText>
          </w:r>
        </w:del>
      </w:ins>
      <w:ins w:id="781" w:author="Albert Kwame Osei-Owusu" w:date="2026-09-12T09:00:00Z">
        <w:del w:id="2706" w:author="Albert Kwame Osei-Owusu" w:date="2026-09-13T09:00:00Z">
          <w:r>
            <w:rPr>
              <w:noProof/>
              <w:highlight w:val="yellow"/>
            </w:rPr>
            <w:delText>[37]</w:delText>
          </w:r>
        </w:del>
      </w:ins>
      <w:del w:id="782" w:author="Ofir Eriksen" w:date="2026-09-02T13:40:00Z" w16du:dateUtc="2026-09-02T11:40:00Z">
        <w:r w:rsidR="00893384" w:rsidRPr="00893384" w:rsidDel="00FB15C5">
          <w:rPr>
            <w:noProof/>
            <w:vertAlign w:val="superscript"/>
          </w:rPr>
          <w:delText>35</w:delText>
        </w:r>
      </w:del>
      <w:del w:id="2708" w:author="Albert Kwame Osei-Owusu" w:date="2026-09-13T09:00:00Z">
        <w:r>
          <w:delText xml:space="preserve"> </w:delText>
        </w:r>
      </w:del>
      <w:del w:id="783" w:author="Albert Kwame Osei-Owusu" w:date="2026-09-12T09:00:00Z">
        <w:r>
          <w:delText>(appendix A p 2-3)</w:delText>
        </w:r>
      </w:del>
      <w:ins w:id="784" w:author="Albert Kwame Osei-Owusu" w:date="2026-09-12T09:00:00Z">
        <w:del w:id="2709" w:author="Albert Kwame Osei-Owusu" w:date="2026-09-13T09:00:00Z">
          <w:r>
            <w:delText>(Appendix A, System Boundary)</w:delText>
          </w:r>
        </w:del>
      </w:ins>
      <w:del w:id="2710" w:author="Albert Kwame Osei-Owusu" w:date="2026-09-13T09:00:00Z">
        <w:r>
          <w:delText xml:space="preserve">. The contribution analysis is visualised in </w:delText>
        </w:r>
      </w:del>
      <w:del w:id="2711" w:author="Albert Kwame Osei-Owusu" w:date="2026-09-13T09:00:00Z">
        <w:r>
          <w:rPr>
            <w:i/>
            <w:iCs/>
          </w:rPr>
          <w:delText>figure 1</w:delText>
        </w:r>
      </w:del>
      <w:del w:id="2712" w:author="Albert Kwame Osei-Owusu" w:date="2026-09-13T09:00:00Z">
        <w:r>
          <w:delText xml:space="preserve">. </w:delText>
        </w:r>
      </w:del>
      <w:ins w:id="2714" w:author="Albert Kwame Osei-Owusu" w:date="2026-09-13T09:00:00Z">
        <w:r>
          <w:t xml:space="preserve">Pharmaceuticals and chemical products were the largest contributor to four of the five impact </w:t>
        </w:r>
        <w:r>
          <w:t xml:space="preserve">categories, with</w:t>
        </w:r>
        <w:r>
          <w:t xml:space="preserve"> 27.1% of the climate footprint, 41.5% of material extraction, 49.1% of blue water consumption and 28.6% of waste </w:t>
        </w:r>
        <w:r>
          <w:t xml:space="preserve">generation (Fig. 1A).</w:t>
        </w:r>
        <w:r>
          <w:t xml:space="preserve"> Food and food services was the largest contributor to land use (38.4%), ahead of pharmaceuticals and chemical products (32.4%), and the second-largest contributor to blue water consumption (26.8%)</w:t>
        </w:r>
        <w:r>
          <w:t xml:space="preserve">;</w:t>
        </w:r>
        <w:r>
          <w:t xml:space="preserve"> in </w:t>
        </w:r>
        <w:r>
          <w:t xml:space="preserve">the Netherlands, food was the second-largest contributor to both, after pharmaceuticals and chemical products</w:t>
        </w:r>
        <w:r>
          <w:t xml:space="preserve"> </w:t>
        </w:r>
      </w:ins>
      <w:ins w:id="2715" w:author="Albert Kwame Osei-Owusu" w:date="2026-09-13T09:00:00Z">
        <w:r>
          <w:t xml:space="preserve">[</w:t>
        </w:r>
        <w:r>
          <w:t xml:space="preserve">13</w:t>
        </w:r>
        <w:r>
          <w:t xml:space="preserve">]</w:t>
        </w:r>
      </w:ins>
      <w:ins w:id="2716" w:author="Albert Kwame Osei-Owusu" w:date="2026-09-13T09:00:00Z">
        <w:r>
          <w:t xml:space="preserve">.</w:t>
        </w:r>
        <w:r>
          <w:t xml:space="preserve"> The pharmaceutical group combines medicines bought as goods (20.1% of the climate footprint), plastics and other chemicals bought by the health services (6.7%) and inhaler propellants (0.3%).</w:t>
        </w:r>
      </w:ins>
    </w:p>
    <w:p w14:paraId="119FD7CA" w14:textId="77777777" w:rsidR="0038145C" w:rsidRDefault="0038145C" w:rsidP="004C5A97">
      <w:pPr>
        <w:rPr>
          <w:del w:id="51358" w:author="Albert Kwame Osei-Owusu" w:date="2026-09-14T16:00:00Z"/>
        </w:rPr>
      </w:pPr>
    </w:p>
    <w:p w14:paraId="3C260AA5" w14:textId="77777777" w:rsidR="0038145C" w:rsidRDefault="0038145C" w:rsidP="004C5A97">
      <w:pPr>
        <w:pStyle w:val="Heading2"/>
        <w:rPr/>
      </w:pPr>
      <w:del w:id="785" w:author="Albert Kwame Osei-Owusu" w:date="2026-09-12T09:00:00Z">
        <w:r>
          <w:rPr/>
          <w:delText>Sector contributions across impact categories</w:delText>
        </w:r>
      </w:del>
      <w:ins w:id="786" w:author="Albert Kwame Osei-Owusu" w:date="2026-09-12T09:00:00Z">
        <w:r>
          <w:rPr/>
          <w:t>Where the impacts arise: sectors, regions and industries</w:t>
        </w:r>
      </w:ins>
    </w:p>
    <w:p w14:paraId="1A732081" w14:textId="77777777" w:rsidR="007208F0" w:rsidRPr="0038145C" w:rsidRDefault="007208F0" w:rsidP="004C5A97">
      <w:pPr>
        <w:rPr>
          <w:del w:id="51360" w:author="Albert Kwame Osei-Owusu" w:date="2026-09-14T16:00:00Z"/>
          <w:i/>
          <w:iCs/>
        </w:rPr>
      </w:pPr>
    </w:p>
    <w:p w14:paraId="4DB2B00E" w14:textId="77777777" w:rsidR="0038145C" w:rsidRDefault="007208F0" w:rsidP="004C5A97">
      <w:pPr>
        <w:spacing w:after="160"/>
      </w:pPr>
      <w:del w:id="787" w:author="Albert Kwame Osei-Owusu" w:date="2026-09-12T09:00:00Z">
        <w:r>
          <w:lastRenderedPageBreak/>
          <w:delText xml:space="preserve">Sector contributions represent the upstream economic sectors where environmental </w:delText>
        </w:r>
      </w:del>
      <w:del w:id="52481" w:author="Albert Kwame Osei-Owusu" w:date="2026-10-21T20:00:00Z">
        <w:r w:rsidR="00C9372E">
          <w:delText>impacts</w:delText>
        </w:r>
      </w:del>
      <w:ins w:id="52482" w:author="Albert Kwame Osei-Owusu" w:date="2026-10-21T20:00:00Z">
        <w:r>
          <w:t xml:space="preserve">Each impact is attributed to the upstream sector and world region where it physically occurs (Figs. 1B and 1C), and the two are resolved together</w:t>
        </w:r>
      </w:ins>
      <w:del w:id="789" w:author="Albert Kwame Osei-Owusu" w:date="2026-09-12T09:00:00Z">
        <w:r>
          <w:delText xml:space="preserve"> physically occur (figure 2), as traced through the multi-regional input-output model. This reflects the final origin of impacts along supply chains rather than the sector where expenditure occurs. </w:delText>
        </w:r>
      </w:del>
      <w:ins w:id="790" w:author="Albert Kwame Osei-Owusu" w:date="2026-09-12T09:00:00Z">
        <w:r>
          <w:t xml:space="preserve"> as producing region-by-industry </w:t>
        </w:r>
        <w:r>
          <w:t xml:space="preserve">pairs (Fig. 2).</w:t>
        </w:r>
        <w:r>
          <w:t xml:space="preserve"> This attribution reflects the final origin of impacts along supply chains rather than the category in which the expenditure was made. The transport group comprises EXIOBASE’s land, rail, pipeline, sea, inland water and air transport industries in every producing region, freight and passenger alike, which the database does not separate; the private travel of staff, patients and visitors is household consumption and enters only through the bottom-up terms.</w:t>
        </w:r>
      </w:ins>
    </w:p>
    <w:p w14:paraId="17FD8FA6" w14:textId="77777777">
      <w:pPr>
        <w:spacing w:after="160"/>
        <w:rPr>
          <w:ins w:id="52417" w:author="Albert Kwame Osei-Owusu" w:date="2026-10-21T20:00:00Z"/>
        </w:rPr>
      </w:pPr>
      <w:ins w:id="52418" w:author="Albert Kwame Osei-Owusu" w:date="2026-10-21T20:00:00Z">
        <w:r>
          <w:t xml:space="preserve">For greenhouse gas emissions, private travel accounted for 16.6% of the footprint and the transport sector for 15.6%, </w:t>
        </w:r>
        <w:r>
          <w:t xml:space="preserve">compared to</w:t>
        </w:r>
        <w:r>
          <w:t xml:space="preserve"> 34.1% before the Danish sea-transport allocation was </w:t>
        </w:r>
        <w:r>
          <w:t xml:space="preserve">corrected, when the climate footprint was 5,688 kt CO₂e</w:t>
        </w:r>
        <w:r>
          <w:t xml:space="preserve"> (Fig. 1B)</w:t>
        </w:r>
        <w:r>
          <w:t xml:space="preserve">; by purchase, supply-chain transport accounted for 13.3%, compared to 29.7% before the correction.</w:t>
        </w:r>
        <w:r>
          <w:t xml:space="preserve"> The fossil fuel industry followed with 13.3%, agriculture with 12.4%, electricity with 8.4% and the pharmaceutical and chemical industry with </w:t>
        </w:r>
        <w:r>
          <w:t xml:space="preserve">7.5%. Services accounted</w:t>
        </w:r>
        <w:r>
          <w:t xml:space="preserve"> for 6.3%, heat and water supply for </w:t>
        </w:r>
        <w:r>
          <w:t xml:space="preserve">5.5%,</w:t>
        </w:r>
        <w:r>
          <w:t xml:space="preserve"> waste management for 4.8%, the sector’s own operations for 3.1% and mining for 2.3%, leaving 4.3% in the remaining sectors. The pharmaceutical and chemical industry </w:t>
        </w:r>
        <w:r>
          <w:t xml:space="preserve">accounted for</w:t>
        </w:r>
        <w:r>
          <w:t xml:space="preserve"> much less than the 27.1% of Fig. 1A because only 23.9% of the climate emissions behind the pharmaceutical and chemical purchases </w:t>
        </w:r>
        <w:r>
          <w:t xml:space="preserve">occurred</w:t>
        </w:r>
        <w:r>
          <w:t xml:space="preserve"> in chemical plants; </w:t>
        </w:r>
        <w:r>
          <w:t xml:space="preserve">most of </w:t>
        </w:r>
        <w:r>
          <w:t xml:space="preserve">the rest </w:t>
        </w:r>
        <w:r>
          <w:t xml:space="preserve">arose</w:t>
        </w:r>
        <w:r>
          <w:t xml:space="preserve"> in the fossil fuel (26.8%), agricultural (12.3%), electricity (10.5%) and heat and water supply (9.3%) industries that supply them. Mining of minerals and metals accounted for most of material extraction (85%), and agriculture for most of blue water consumption (85%) and virtually all land use (99%).</w:t>
        </w:r>
      </w:ins>
    </w:p>
    <w:p w14:paraId="3EB2FAD4" w14:textId="77777777">
      <w:pPr>
        <w:spacing w:after="160"/>
        <w:rPr>
          <w:ins w:id="52419" w:author="Albert Kwame Osei-Owusu" w:date="2026-10-21T20:00:00Z"/>
        </w:rPr>
      </w:pPr>
      <w:ins w:id="52426" w:author="Albert Kwame Osei-Owusu" w:date="2026-10-21T20:00:00Z">
        <w:r>
          <w:t xml:space="preserve">Each region-by-industry pair, such as quarrying of sand and clay in Denmark, is shown with its share of the input-output component of the category (Fig. 2; every region</w:t>
        </w:r>
      </w:ins>
      <w:ins w:id="52420" w:author="Albert Kwame Osei-Owusu" w:date="2026-10-21T20:00:00Z">
        <w:r>
          <w:t xml:space="preserve"> by producing sector group in Appendix A, Fig. A.6). </w:t>
        </w:r>
        <w:r>
          <w:t xml:space="preserve">The five categories differed markedly in how concentrated they were.</w:t>
        </w:r>
        <w:r>
          <w:t xml:space="preserve"> </w:t>
        </w:r>
        <w:r>
          <w:t xml:space="preserve">Material extraction had one dominant </w:t>
        </w:r>
        <w:r>
          <w:t xml:space="preserve">industry,</w:t>
        </w:r>
        <w:r>
          <w:t xml:space="preserve"> quarrying of sand and clay, which accounted for 64% of material extraction across the twenty largest pairs and the Danish node alone for 43%. That share rests on small purchases of a cheap material, because the health services’ own purchases of Danish sand and clay, 5.7 million euros at about 7 euros a tonne, corresponded to 0.86 Mt,</w:t>
        </w:r>
        <w:r>
          <w:t xml:space="preserve"> and the production of the chemicals that stand in for medicines to a further 0.42 Mt (Appendix A, Producing region by industry). </w:t>
        </w:r>
        <w:r>
          <w:t xml:space="preserve">Livestock</w:t>
        </w:r>
        <w:r>
          <w:t xml:space="preserve"> was </w:t>
        </w:r>
        <w:r>
          <w:t xml:space="preserve">the largest source of land use, with</w:t>
        </w:r>
        <w:r>
          <w:t xml:space="preserve"> cattle farming </w:t>
        </w:r>
        <w:r>
          <w:t xml:space="preserve">contributing</w:t>
        </w:r>
        <w:r>
          <w:t xml:space="preserve"> 20% and raw milk a further 11%, spread across every world region. Blue water consumption</w:t>
        </w:r>
        <w:r>
          <w:t xml:space="preserve"> was</w:t>
        </w:r>
        <w:r>
          <w:t xml:space="preserve"> traced to irrigated cropping, with wheat at 16%, paddy rice at 10% and sugar cane and beet at 8%, almost all of it in the Middle East and in Asia and the Pacific. Waste generation was the most domestic of the </w:t>
        </w:r>
        <w:r>
          <w:t xml:space="preserve">five, with</w:t>
        </w:r>
        <w:r>
          <w:t xml:space="preserve"> Danish chemicals production </w:t>
        </w:r>
        <w:r>
          <w:t xml:space="preserve">accounting</w:t>
        </w:r>
        <w:r>
          <w:t xml:space="preserve"> for 12% </w:t>
        </w:r>
        <w:r>
          <w:t xml:space="preserve">and Danish waste incineration for a further 15%. Climate change had no dominant </w:t>
        </w:r>
        <w:r>
          <w:t xml:space="preserve">node. Sea</w:t>
        </w:r>
        <w:r>
          <w:t xml:space="preserve"> and coastal water transport contributed 7.5% across four regions, crude petroleum extraction 7% across five, and Danish retail trade, which carries the distribution margins on medicines and appliances, 4.7%, while 67.4% of </w:t>
        </w:r>
        <w:r>
          <w:t xml:space="preserve">that component</w:t>
        </w:r>
        <w:r>
          <w:t xml:space="preserve"> lay outside the twenty largest pairs. </w:t>
        </w:r>
        <w:r>
          <w:t xml:space="preserve">The climate footprint was therefore spread across many small sources, whereas the other four categories were concentrated in a few identifiable industries.</w:t>
        </w:r>
      </w:ins>
    </w:p>
    <w:p w14:paraId="5B18F5F5" w14:textId="77777777" w:rsidR="00AF43B4" w:rsidRDefault="00AF43B4" w:rsidP="004C5A97">
      <w:pPr>
        <w:rPr>
          <w:del w:id="51361" w:author="Albert Kwame Osei-Owusu" w:date="2026-09-14T16:00:00Z"/>
        </w:rPr>
      </w:pPr>
    </w:p>
    <w:p w14:paraId="67A08EEB" w14:textId="77777777" w:rsidR="00531683" w:rsidRPr="00A918EA" w:rsidRDefault="009A31A6" w:rsidP="004C5A97">
      <w:pPr>
        <w:keepNext/>
        <w:spacing w:before="240" w:after="60" w:line="240" w:lineRule="auto"/>
        <w:jc w:val="center"/>
      </w:pPr>
      <w:r>
        <w:rPr>
          <w:noProof/>
        </w:rPr>
        <w:drawing>
          <wp:inline distT="0" distB="0" distL="0" distR="0" wp14:anchorId="52E089D1" wp14:editId="515A9DB9">
            <wp:extent cx="6116955" cy="5851887"/>
            <wp:effectExtent l="0" t="0" r="2540" b="1270"/>
            <wp:docPr id="85136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6955" cy="5851887"/>
                    </a:xfrm>
                    <a:prstGeom prst="rect">
                      <a:avLst/>
                    </a:prstGeom>
                    <a:noFill/>
                    <a:ln>
                      <a:noFill/>
                    </a:ln>
                  </pic:spPr>
                </pic:pic>
              </a:graphicData>
            </a:graphic>
          </wp:inline>
        </w:drawing>
      </w:r>
    </w:p>
    <w:p w14:paraId="1597C230" w14:textId="77777777" w:rsidR="00D84F58" w:rsidRPr="00D34DB8" w:rsidRDefault="00D34DB8" w:rsidP="004C5A97">
      <w:pPr>
        <w:pStyle w:val="Caption"/>
        <w:rPr/>
      </w:pPr>
      <w:del w:id="791" w:author="Albert Kwame Osei-Owusu" w:date="2026-09-12T09:00:00Z">
        <w:r>
          <w:rPr/>
          <w:delText xml:space="preserve">Figure 2: Sectoral contributions to environmental impacts associated with Danish </w:delText>
        </w:r>
      </w:del>
      <w:ins w:id="792" w:author="Albert Kwame Osei-Owusu" w:date="2026-09-12T09:00:00Z">
        <w:r>
          <w:rPr>
            <w:b/>
            <w:bCs/>
          </w:rPr>
          <w:t xml:space="preserve">Fig. 2.</w:t>
        </w:r>
        <w:r>
          <w:rPr/>
          <w:t xml:space="preserve"> The twenty largest </w:t>
        </w:r>
        <w:proofErr w:type="gramStart"/>
        <w:r>
          <w:rPr/>
          <w:t xml:space="preserve"/>
        </w:r>
        <w:proofErr w:type="gramEnd"/>
        <w:r>
          <w:rPr/>
          <w:t xml:space="preserve"/>
        </w:r>
      </w:ins>
      <w:del w:id="33932" w:author="Albert Kwame Osei-Owusu" w:date="2026-09-14T09:00:00Z">
        <w:r w:rsidR="004F4CB0">
          <w:rPr/>
          <w:delText xml:space="preserve">health care</w:delText>
        </w:r>
      </w:del>
      <w:del w:id="793" w:author="Albert Kwame Osei-Owusu" w:date="2026-09-12T09:00:00Z">
        <w:r>
          <w:rPr/>
          <w:delText xml:space="preserve"> delivery in 2019.</w:delText>
        </w:r>
      </w:del>
      <w:ins w:id="794" w:author="Albert Kwame Osei-Owusu" w:date="2026-09-12T09:00:00Z">
        <w:r>
          <w:rPr/>
          <w:t xml:space="preserve">producing region-by-industry pairs behind the environmental impacts associated with Danish health care in 2022.</w:t>
        </w:r>
      </w:ins>
      <w:del w:id="795" w:author="Albert Kwame Osei-Owusu" w:date="2026-09-12T09:00:00Z">
        <w:r>
          <w:rPr/>
          <w:delText xml:space="preserve"> Impacts are attributed to the producing sectors where environmental </w:delText>
        </w:r>
      </w:del>
      <w:ins w:id="796" w:author="Albert Kwame Osei-Owusu" w:date="2026-09-12T09:00:00Z">
        <w:r>
          <w:rPr/>
          <w:t xml:space="preserve"> Pairs are ranked within each impact category, and everything outside the twenty is collected in a single remainder bar. Bar labels give the share of the </w:t>
        </w:r>
        <w:r>
          <w:rPr/>
          <w:t xml:space="preserve">category’s input-output component.</w:t>
        </w:r>
        <w:r>
          <w:rPr/>
          <w:t xml:space="preserve"> </w:t>
        </w:r>
        <w:r>
          <w:rPr/>
          <w:t xml:space="preserve">Region codes are the three-letter ISO 3166 codes for individual countries and RoW AF, RoW AM, RoW AP, RoW EU and RoW ME for EXIOBASE’s rest-of-world (RoW) regions in Africa, America, Asia and the Pacific, Europe and the Middle East;</w:t>
        </w:r>
        <w:proofErr w:type="spellStart"/>
        <w:proofErr w:type="spellEnd"/>
        <w:proofErr w:type="spellStart"/>
        <w:proofErr w:type="spellEnd"/>
        <w:proofErr w:type="spellStart"/>
        <w:proofErr w:type="spellEnd"/>
        <w:proofErr w:type="spellStart"/>
        <w:proofErr w:type="spellEnd"/>
        <w:proofErr w:type="spellStart"/>
        <w:proofErr w:type="spellEnd"/>
        <w:r>
          <w:rPr/>
          <w:t xml:space="preserve"> industry codes are EXIOBASE’s own. Impacts are attributed to the producing node </w:t>
        </w:r>
      </w:ins>
      <w:del w:id="34935" w:author="Albert Kwame Osei-Owusu" w:date="2026-09-14T09:00:00Z">
        <w:r w:rsidR="00C9372E">
          <w:rPr/>
          <w:delText xml:space="preserve">impacts</w:delText>
        </w:r>
      </w:del>
      <w:del w:id="34933" w:author="Albert Kwame Osei-Owusu" w:date="2026-09-14T09:00:00Z">
        <w:r>
          <w:rPr/>
          <w:delText xml:space="preserve"> occur</w:delText>
        </w:r>
      </w:del>
      <w:ins w:id="34934" w:author="Albert Kwame Osei-Owusu" w:date="2026-09-14T09:00:00Z">
        <w:r>
          <w:rPr/>
          <w:t xml:space="preserve">where they occur</w:t>
        </w:r>
      </w:ins>
      <w:r>
        <w:rPr/>
        <w:t xml:space="preserve"> along global supply chains. Five impact categories are shown: climate change (kt </w:t>
      </w:r>
      <w:proofErr w:type="spellStart"/>
      <w:r>
        <w:rPr/>
        <w:t>CO₂e</w:t>
      </w:r>
      <w:proofErr w:type="spellEnd"/>
      <w:r>
        <w:rPr/>
        <w:t xml:space="preserve">), material extraction (kt), blue water consumption (Mm³), </w:t>
      </w:r>
      <w:del w:id="51214" w:author="Albert Kwame Osei-Owusu" w:date="2026-09-14T16:00:00Z">
        <w:r>
          <w:rPr/>
          <w:delText xml:space="preserve">land use (km²), and waste generation</w:delText>
        </w:r>
      </w:del>
      <w:ins w:id="51215" w:author="Albert Kwame Osei-Owusu" w:date="2026-09-14T16:00:00Z">
        <w:r>
          <w:rPr/>
          <w:t xml:space="preserve">land use (km²) and waste generation</w:t>
        </w:r>
      </w:ins>
      <w:r>
        <w:rPr/>
        <w:t xml:space="preserve"> (kt).</w:t>
      </w:r>
      <w:del w:id="51338" w:author="Albert Kwame Osei-Owusu" w:date="2026-09-14T16:00:00Z">
        <w:r>
          <w:rPr/>
          <w:delText xml:space="preserve"> </w:delText>
        </w:r>
      </w:del>
    </w:p>
    <w:p w14:paraId="7A0165BA" w14:textId="77777777" w:rsidR="00D34DB8" w:rsidRDefault="00D34DB8" w:rsidP="004C5A97">
      <w:pPr>
        <w:rPr>
          <w:del w:id="51363" w:author="Albert Kwame Osei-Owusu" w:date="2026-09-14T16:00:00Z"/>
          <w:sz w:val="18"/>
          <w:szCs w:val="20"/>
        </w:rPr>
      </w:pPr>
    </w:p>
    <w:p w14:paraId="22A89CEA" w14:textId="77777777" w:rsidR="00D34DB8" w:rsidRPr="00A918EA" w:rsidRDefault="00D34DB8" w:rsidP="004C5A97">
      <w:pPr>
        <w:rPr>
          <w:del w:id="51364" w:author="Albert Kwame Osei-Owusu" w:date="2026-09-14T16:00:00Z"/>
        </w:rPr>
      </w:pPr>
    </w:p>
    <w:p w14:paraId="399878BA" w14:textId="77777777" w:rsidR="00823388" w:rsidRPr="00A918EA" w:rsidRDefault="008E20F7" w:rsidP="004C5A97">
      <w:pPr>
        <w:spacing w:after="160"/>
        <w:rPr>
          <w:del w:id="52416" w:author="Albert Kwame Osei-Owusu" w:date="2026-10-21T20:00:00Z"/>
        </w:rPr>
      </w:pPr>
      <w:del w:id="797" w:author="Albert Kwame Osei-Owusu" w:date="2026-09-12T09:00:00Z">
        <w:r>
          <w:delText xml:space="preserve">For greenhouse gas emissions, the transport sector accounted for the largest share (46%). This reflects transport services within the economic system and excludes household travel added through bottom-up estimates. Mining of minerals and metals accounts for nearly all of material extraction (91%), while the agricultural sector accounts for the vast majority of blue water consumption (85%) and virtually all of the land use (99%). An estimated 79% of waste generation appears to occur outside of facilities. </w:delText>
        </w:r>
      </w:del>
    </w:p>
    <w:p w14:paraId="295C487F" w14:textId="77777777" w:rsidR="00150B5F" w:rsidRPr="00A918EA" w:rsidRDefault="00150B5F" w:rsidP="004C5A97">
      <w:pPr>
        <w:rPr>
          <w:del w:id="51365" w:author="Albert Kwame Osei-Owusu" w:date="2026-09-14T16:00:00Z"/>
        </w:rPr>
      </w:pPr>
    </w:p>
    <w:p w14:paraId="5455EA35" w14:textId="77777777" w:rsidR="00FC2809" w:rsidRPr="00133265" w:rsidRDefault="00133265" w:rsidP="004C5A97">
      <w:pPr>
        <w:pStyle w:val="Heading2"/>
        <w:rPr/>
      </w:pPr>
      <w:r>
        <w:rPr/>
        <w:t>Geographical distribution of impacts</w:t>
      </w:r>
      <w:del w:id="801" w:author="Albert Kwame Osei-Owusu" w:date="2026-09-12T09:00:00Z">
        <w:r w:rsidR="00C5488B">
          <w:rPr>
            <w:noProof/>
          </w:rPr>
          <w:drawing>
            <wp:inline distT="0" distB="0" distL="0" distR="0" wp14:anchorId="29201727" wp14:editId="7E95BC02">
              <wp:extent cx="6115050" cy="3632200"/>
              <wp:effectExtent l="0" t="0" r="0" b="6350"/>
              <wp:docPr id="2784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632200"/>
                      </a:xfrm>
                      <a:prstGeom prst="rect">
                        <a:avLst/>
                      </a:prstGeom>
                      <a:noFill/>
                      <a:ln>
                        <a:noFill/>
                      </a:ln>
                    </pic:spPr>
                  </pic:pic>
                </a:graphicData>
              </a:graphic>
            </wp:inline>
          </w:drawing>
        </w:r>
      </w:del>
    </w:p>
    <w:p w14:paraId="7F06C453" w14:textId="77777777" w:rsidR="00C643DB" w:rsidRPr="00A50E1B" w:rsidRDefault="00A50E1B" w:rsidP="004C5A97">
      <w:pPr>
        <w:rPr>
          <w:del w:id="51367" w:author="Albert Kwame Osei-Owusu" w:date="2026-09-14T16:00:00Z"/>
          <w:i/>
          <w:sz w:val="18"/>
          <w:szCs w:val="18"/>
        </w:rPr>
      </w:pPr>
      <w:del w:id="802" w:author="Albert Kwame Osei-Owusu" w:date="2026-09-12T09:00:00Z">
        <w:r>
          <w:rPr>
            <w:i/>
            <w:sz w:val="18"/>
            <w:szCs w:val="18"/>
          </w:rPr>
          <w:delText xml:space="preserve">Figure 3: Geographical distribution of environmental impacts associated with Danish </w:delText>
        </w:r>
        <w:r w:rsidR="004F4CB0">
          <w:rPr>
            <w:i/>
            <w:sz w:val="18"/>
            <w:szCs w:val="18"/>
          </w:rPr>
          <w:delText>health care</w:delText>
        </w:r>
        <w:r>
          <w:rPr>
            <w:i/>
            <w:sz w:val="18"/>
            <w:szCs w:val="18"/>
          </w:rPr>
          <w:delText xml:space="preserve"> delivery in 2019.</w:delText>
        </w:r>
      </w:del>
      <w:ins w:id="803" w:author="Albert Kwame Osei-Owusu" w:date="2026-09-12T09:00:00Z">
        <w:del w:id="804" w:author="Albert Kwame Osei-Owusu" w:date="2026-09-12T09:00:00Z">
          <w:r>
            <w:rPr>
              <w:i/>
              <w:sz w:val="18"/>
              <w:szCs w:val="18"/>
            </w:rPr>
            <w:delText xml:space="preserve"> delivery in 2022.</w:delText>
          </w:r>
        </w:del>
      </w:ins>
      <w:del w:id="805" w:author="Albert Kwame Osei-Owusu" w:date="2026-09-12T09:00:00Z">
        <w:r>
          <w:rPr>
            <w:i/>
            <w:sz w:val="18"/>
            <w:szCs w:val="18"/>
          </w:rPr>
          <w:delText xml:space="preserve"> Impacts are allocated to regions where they physically occur along global supply chains. Impact categories include climate change (kt CO₂e), material extraction (kt), blue water consumption (Mm³), land use (km²), and waste generation (kt). (The Netherlands was retained as a separate region to ensure consistency with the underlying data structure and to avoid overlap or double counting during regional aggregation.) </w:delText>
        </w:r>
      </w:del>
    </w:p>
    <w:p w14:paraId="41A69286" w14:textId="77777777" w:rsidR="00A50E1B" w:rsidRDefault="00A50E1B" w:rsidP="004C5A97">
      <w:pPr>
        <w:rPr>
          <w:del w:id="51368" w:author="Albert Kwame Osei-Owusu" w:date="2026-09-14T16:00:00Z"/>
        </w:rPr>
      </w:pPr>
    </w:p>
    <w:p w14:paraId="2E4FE796" w14:textId="77777777" w:rsidR="004A79F7" w:rsidRDefault="00CF7EF5" w:rsidP="004C5A97">
      <w:pPr>
        <w:spacing w:after="160"/>
      </w:pPr>
      <w:del w:id="806" w:author="Albert Kwame Osei-Owusu" w:date="2026-09-12T09:00:00Z">
        <w:r>
          <w:delText xml:space="preserve">Figure 3 shows the geographical distribution of impacts. Roughly 45% of greenhouse gas emissions were traced to activities occurring within Danish borders, primarily associated with transport, services, pharmaceuticals, and food. Material extraction was also partly domestic (59%). In contrast, the majority of blue water consumption occurred in Asia and the Pacific and in the Middle East, with Denmark and Europe together accounting for approximately 18%. Land use was similarly concentrated outside Europe, with Denmark accounting for less than 9% and Europe for approximately 28%. A substantial share of waste generation occurs within Denmark (approximately 46%), while the remainder is distributed across international supply chains. </w:delText>
        </w:r>
      </w:del>
      <w:ins w:id="15900" w:author="Albert Kwame Osei-Owusu" w:date="2026-09-14T09:00:00Z">
        <w:r>
          <w:t xml:space="preserve">Almost a third of greenhouse gas emissions (31.4%) and just under half of material extraction (47.8%) arose inside Denmark, with a further 29.4% of the climate footprint in the rest of Europe (Fig. 1C). </w:t>
        </w:r>
        <w:r>
          <w:t xml:space="preserve">Blue water consumption and land use occurred mostly </w:t>
        </w:r>
        <w:r>
          <w:t xml:space="preserve">abroad, with 94.3% and 90.9%, respectively, outside Denmark.</w:t>
        </w:r>
        <w:r>
          <w:t xml:space="preserve"> Of the blue water consumption, 81.1% occurred outside Denmark and Europe, 43.3% in Asia and the Pacific and 25.1% in the Middle East; of the land use, 59.7% lay outside Denmark and Europe, 22.9% in Asia and the Pacific and 21.2% in Africa. Much of this lay in EXIOBASE’s rest-of-world regions, which the database does not resolve by country. The rest of the Middle East and the rest of Asia and the Pacific accounted for 24% and 16.7% of blue water consumption, respectively, and the rest of Africa for 20.9% of land use, whereas the largest individual countries were India (17%) and China (8.2%) for blue water consumption and Russia (5.7%) and Australia (4.4%) for land use.</w:t>
        </w:r>
        <w:r>
          <w:t xml:space="preserve"> Just over half of waste generation (52.1%) arose within Denmark.</w:t>
        </w:r>
      </w:ins>
    </w:p>
    <w:p w14:paraId="4A743537" w14:textId="77777777" w:rsidR="00F733BE" w:rsidRDefault="00000000">
      <w:pPr>
        <w:pStyle w:val="Heading2"/>
        <w:rPr>
          <w:ins w:id="811" w:author="Albert Kwame Osei-Owusu" w:date="2026-09-12T09:00:00Z"/>
        </w:rPr>
      </w:pPr>
      <w:ins w:id="812" w:author="Albert Kwame Osei-Owusu" w:date="2026-09-12T09:00:00Z">
        <w:r>
          <w:rPr/>
          <w:t>Greenhouse gas emissions by GHG Protocol scope</w:t>
        </w:r>
      </w:ins>
    </w:p>
    <w:p w14:paraId="672A6302" w14:textId="77777777" w:rsidR="00DD14AC" w:rsidRDefault="00DD14AC" w:rsidP="004C5A97">
      <w:pPr>
        <w:rPr>
          <w:del w:id="51369" w:author="Albert Kwame Osei-Owusu" w:date="2026-09-14T16:00:00Z"/>
        </w:rPr>
      </w:pPr>
    </w:p>
    <w:p w14:paraId="6025305F" w14:textId="77777777" w:rsidR="00C947A7" w:rsidRDefault="00C94C4A" w:rsidP="004C5A97">
      <w:pPr>
        <w:spacing w:after="160"/>
      </w:pPr>
      <w:del w:id="813" w:author="Albert Kwame Osei-Owusu" w:date="2026-09-12T09:00:00Z">
        <w:r>
          <w:delText xml:space="preserve">Estimates of scope 1, 2, and 3 greenhouse gas emissions were not interpreted due to methodological limitations. </w:delText>
        </w:r>
      </w:del>
      <w:ins w:id="16901" w:author="Albert Kwame Osei-Owusu" w:date="2026-09-14T09:00:00Z">
        <w:r>
          <w:t xml:space="preserve">Emissions were partitioned into Scope 1, 2 and 3 following the GHG Protocol. Of the 4,265 kt CO₂e that the partition covers, Scope 3 accounted for 3,797 kt (89%), Scope 1 for 131 kt (3.1%), Scope 2 for 73 kt (1.7%), and patient and visitor travel, which falls outside the protocol’s boundary, for 264 kt (6.2%); the remaining 1.8 kt is the health sector’s own self-supply loop, </w:t>
        </w:r>
        <w:r>
          <w:t xml:space="preserve">which the headline keeps (0.04%) and the partition removes so that the sector’s own emissions are not counted twice.</w:t>
        </w:r>
        <w:r>
          <w:t xml:space="preserve"> The same partition places essentially all material extraction, blue water consumption and land use in Scope 3, because none of them has a meaningful direct component in a service sector. Waste generation is the </w:t>
        </w:r>
        <w:r>
          <w:t xml:space="preserve">exception, with</w:t>
        </w:r>
        <w:r>
          <w:t xml:space="preserve"> 19.6% </w:t>
        </w:r>
        <w:r>
          <w:t xml:space="preserve">in</w:t>
        </w:r>
        <w:r>
          <w:t xml:space="preserve"> Scope 1, the sector’s own arisings as recorded in Statistics Denmark’s waste accounts, </w:t>
        </w:r>
        <w:r>
          <w:t xml:space="preserve">compared to</w:t>
        </w:r>
        <w:r>
          <w:t xml:space="preserve"> 80.2% </w:t>
        </w:r>
        <w:r>
          <w:t xml:space="preserve">in Scope 3</w:t>
        </w:r>
        <w:r>
          <w:t xml:space="preserve"> (Fig. 3; the largest producing pairs and sectors behind each scope in Appendix A, Figs. A.2 to A.4). Within Scope 3, climate change arises mainly in transport (17.5%), the fossil fuel industry (14.9%), agriculture (13.9%) and employee commuting (11.7%); agriculture accounts for 85.2% of Scope 3 blue water consumption and 98.9% of Scope 3 land use, mining for 85.6% of Scope 3 material extraction, and agriculture (25.1%), the pharmaceutical and chemical industry (24.5%) and waste management (18.4%) for most of Scope 3 waste generation (Fig. 3). A health service reporting only Scope 1 and Scope 2 would therefore capture 4.8% of its climate impact and </w:t>
        </w:r>
        <w:r>
          <w:t xml:space="preserve">almost </w:t>
        </w:r>
        <w:r>
          <w:t xml:space="preserve">none</w:t>
        </w:r>
        <w:r>
          <w:t xml:space="preserve"> (0.4% or less)</w:t>
        </w:r>
        <w:r>
          <w:t xml:space="preserve"> of its material, water or land impact.</w:t>
        </w:r>
      </w:ins>
    </w:p>
    <w:p w14:paraId="0DBD94E4" w14:textId="77777777" w:rsidR="00F733BE" w:rsidRDefault="00C5488B">
      <w:pPr>
        <w:keepNext/>
        <w:spacing w:before="240" w:after="60" w:line="240" w:lineRule="auto"/>
        <w:jc w:val="center"/>
        <w:rPr>
          <w:ins w:id="816" w:author="Albert Kwame Osei-Owusu" w:date="2026-09-12T09:00:00Z"/>
        </w:rPr>
      </w:pPr>
      <w:ins w:id="817" w:author="Albert Kwame Osei-Owusu" w:date="2026-09-12T09:00:00Z">
        <w:r>
          <w:rPr>
            <w:noProof/>
          </w:rPr>
          <w:drawing>
            <wp:inline distT="0" distB="0" distL="0" distR="0" wp14:anchorId="29201727" wp14:editId="3D44419B">
              <wp:extent cx="6116955" cy="4205407"/>
              <wp:effectExtent l="0" t="0" r="0" b="6350"/>
              <wp:docPr id="1808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6955" cy="4205407"/>
                      </a:xfrm>
                      <a:prstGeom prst="rect">
                        <a:avLst/>
                      </a:prstGeom>
                      <a:noFill/>
                      <a:ln>
                        <a:noFill/>
                      </a:ln>
                    </pic:spPr>
                  </pic:pic>
                </a:graphicData>
              </a:graphic>
            </wp:inline>
          </w:drawing>
        </w:r>
      </w:ins>
    </w:p>
    <w:p w14:paraId="3D05A347" w14:textId="77777777" w:rsidR="00F733BE" w:rsidRDefault="00000000">
      <w:pPr>
        <w:pStyle w:val="Caption"/>
        <w:rPr>
          <w:ins w:id="818" w:author="Albert Kwame Osei-Owusu" w:date="2026-09-12T09:00:00Z"/>
        </w:rPr>
      </w:pPr>
      <w:ins w:id="50208" w:author="Albert Kwame Osei-Owusu" w:date="2026-09-14T16:00:00Z">
        <w:r>
          <w:rPr>
            <w:b/>
            <w:bCs/>
          </w:rPr>
          <w:t xml:space="preserve">Fig. 3.</w:t>
        </w:r>
        <w:r>
          <w:rPr/>
          <w:t xml:space="preserve"> Environmental impacts associated with Danish health care in 2022 by </w:t>
        </w:r>
        <w:r>
          <w:rPr/>
          <w:t xml:space="preserve">Greenhouse Gas (</w:t>
        </w:r>
        <w:r>
          <w:rPr/>
          <w:t xml:space="preserve">GHG</w:t>
        </w:r>
        <w:r>
          <w:rPr/>
          <w:t xml:space="preserve">)</w:t>
        </w:r>
        <w:r>
          <w:rPr/>
          <w:t xml:space="preserve"> Protocol scope (left) and the producing industry groups behind Scope 3 (right), for five impact categories. Patient and visitor travel is shown separately because it falls outside the protocol’s reporting boundary; employee commuting is part of Scope 3. Left bars are shares of each category, whose total is printed against its label; these totals exclude the health sector’s own self-supply loop and so fall slightly below the headline footprints for climate change and waste generation. Right bars are shares of Scope 3; the industry groups follow Fig. 1B, with services, waste management and employee commuting shown separately. </w:t>
        </w:r>
        <w:r>
          <w:rPr/>
          <w:t xml:space="preserve">Scope 1 is the sector’s own emissions from Statistics Denmark’s emission accounts (DRIVHUS) plus the anaesthetic gases, and its own waste from the waste accounts (AFFALD01), rather than from the model.</w:t>
        </w:r>
      </w:ins>
    </w:p>
    <w:p w14:paraId="1C55BA54" w14:textId="77777777" w:rsidR="00C947A7" w:rsidRPr="00763AA7" w:rsidRDefault="00C947A7" w:rsidP="004C5A97">
      <w:pPr>
        <w:pStyle w:val="Heading1"/>
        <w:rPr/>
        <w:pPrChange w:id="48202" w:author="Albert Kwame Osei-Owusu" w:date="2026-09-14T09:00:00Z">
          <w:pPr/>
        </w:pPrChange>
      </w:pPr>
      <w:r>
        <w:rPr/>
        <w:t xml:space="preserve">Discussion</w:t>
      </w:r>
      <w:del w:id="51339" w:author="Albert Kwame Osei-Owusu" w:date="2026-09-14T16:00:00Z">
        <w:r>
          <w:rPr/>
          <w:delText xml:space="preserve"> </w:delText>
        </w:r>
      </w:del>
    </w:p>
    <w:p w14:paraId="1FD9F2B2" w14:textId="77777777" w:rsidR="008A0BF3" w:rsidRDefault="008B44E2" w:rsidP="004C5A97">
      <w:pPr>
        <w:spacing w:after="160"/>
        <w:rPr>
          <w:del w:id="52422" w:author="Albert Kwame Osei-Owusu" w:date="2026-10-21T20:00:00Z"/>
        </w:rPr>
      </w:pPr>
      <w:del w:id="820" w:author="Albert Kwame Osei-Owusu" w:date="2026-09-12T09:00:00Z">
        <w:r>
          <w:delText xml:space="preserve">This study provides a systemic assessment of the environmental impacts of Danish </w:delText>
        </w:r>
        <w:r w:rsidR="004F4CB0">
          <w:delText>health care</w:delText>
        </w:r>
        <w:r>
          <w:delText xml:space="preserve"> using a hybrid environmentally extended input–output framework complemented with selected bottom-up data. </w:delText>
        </w:r>
      </w:del>
      <w:ins w:id="821" w:author="Albert Kwame Osei-Owusu" w:date="2026-09-12T09:00:00Z">
        <w:del w:id="822" w:author="Albert Kwame Osei-Owusu" w:date="2026-09-12T09:00:00Z">
          <w:r>
            <w:delText xml:space="preserve"> using a hybrid environmentally extended input-output framework complemented with selected bottom-up data. </w:delText>
          </w:r>
        </w:del>
      </w:ins>
      <w:del w:id="52421" w:author="Albert Kwame Osei-Owusu" w:date="2026-10-21T20:00:00Z">
        <w:r w:rsidR="004F4CB0">
          <w:delText>Health care</w:delText>
        </w:r>
      </w:del>
      <w:del w:id="823" w:author="Albert Kwame Osei-Owusu" w:date="2026-09-12T09:00:00Z">
        <w:r>
          <w:delText xml:space="preserve"> was associated with a range of 3.6 to 5.6% of nationally induced impacts. </w:delText>
        </w:r>
      </w:del>
      <w:ins w:id="2663" w:author="Albert Kwame Osei-Owusu" w:date="2026-09-12T09:00:00Z">
        <w:del w:id="2661" w:author="Albert Kwame Osei-Owusu" w:date="2026-09-13T09:00:00Z">
          <w:r>
            <w:delText xml:space="preserve">2.4% and 7.9%</w:delText>
          </w:r>
        </w:del>
      </w:ins>
    </w:p>
    <w:p w14:paraId="074069C3" w14:textId="77777777" w:rsidR="0016223D" w:rsidRDefault="0016223D" w:rsidP="004C5A97">
      <w:pPr>
        <w:spacing w:after="160"/>
      </w:pPr>
      <w:del w:id="2621" w:author="Albert Kwame Osei-Owusu" w:date="2026-09-13T09:00:00Z">
        <w:r>
          <w:delText xml:space="preserve">The estimated Danish </w:delText>
        </w:r>
      </w:del>
      <w:del w:id="2622" w:author="Albert Kwame Osei-Owusu" w:date="2026-09-13T09:00:00Z">
        <w:r w:rsidR="004F4CB0">
          <w:delText>health care</w:delText>
        </w:r>
      </w:del>
      <w:del w:id="825" w:author="Albert Kwame Osei-Owusu" w:date="2026-09-12T09:00:00Z">
        <w:r>
          <w:delText xml:space="preserve"> footprint of 5.6% of national greenhouse gas emissions</w:delText>
        </w:r>
      </w:del>
      <w:del w:id="2624" w:author="Albert Kwame Osei-Owusu" w:date="2026-09-13T09:00:00Z">
        <w:r>
          <w:delText xml:space="preserve"> sits within the lower-to-middle range of values reported internationally, including approximately 10% in the United States, 7% in Australia, 7.3% in the Netherlands, 4% in the United Kingdom, between 4.4 and 4.6% globally </w:delText>
        </w:r>
      </w:del>
      <w:ins w:id="830" w:author="Ofir Eriksen" w:date="2026-09-02T14:44:00Z" w16du:dateUtc="2026-09-02T12:44:00Z">
        <w:del w:id="831" w:author="Albert Kwame Osei-Owusu" w:date="2026-09-12T09:00:00Z">
          <w:r w:rsidR="00E90221" w:rsidRPr="00E90221">
            <w:rPr>
              <w:noProof/>
              <w:vertAlign w:val="superscript"/>
            </w:rPr>
            <w:delText>4,5,8,19,20,38</w:delText>
          </w:r>
        </w:del>
      </w:ins>
      <w:del w:id="833" w:author="Ofir Eriksen" w:date="2026-08-31T14:39:00Z" w16du:dateUtc="2026-08-31T12:39:00Z">
        <w:r w:rsidR="00893384" w:rsidRPr="00893384" w:rsidDel="005D1C1A">
          <w:rPr>
            <w:noProof/>
            <w:vertAlign w:val="superscript"/>
          </w:rPr>
          <w:delText>4,5,10,17,18,36</w:delText>
        </w:r>
      </w:del>
      <w:del w:id="2633" w:author="Albert Kwame Osei-Owusu" w:date="2026-09-13T09:00:00Z">
        <w:r>
          <w:delText xml:space="preserve">. In per-capita terms, Danish </w:delText>
        </w:r>
      </w:del>
      <w:del w:id="2634" w:author="Albert Kwame Osei-Owusu" w:date="2026-09-13T09:00:00Z">
        <w:r w:rsidR="004F4CB0">
          <w:delText>health care</w:delText>
        </w:r>
      </w:del>
      <w:del w:id="834" w:author="Albert Kwame Osei-Owusu" w:date="2026-09-12T09:00:00Z">
        <w:r>
          <w:delText xml:space="preserve"> emissions correspond to approximately 0.83 t CO₂e per person per year</w:delText>
        </w:r>
      </w:del>
      <w:del w:id="2638" w:author="Albert Kwame Osei-Owusu" w:date="2026-09-13T09:00:00Z">
        <w:r>
          <w:delText xml:space="preserve">, placing Denmark in the upper-middle of the OECD distribution. This is higher than the global average of approximately 0.6 t </w:delText>
        </w:r>
      </w:del>
      <w:proofErr w:type="spellStart"/>
      <w:del w:id="2639" w:author="Albert Kwame Osei-Owusu" w:date="2026-09-13T09:00:00Z">
        <w:r>
          <w:delText>CO₂e</w:delText>
        </w:r>
      </w:del>
      <w:proofErr w:type="spellEnd"/>
      <w:del w:id="2640" w:author="Albert Kwame Osei-Owusu" w:date="2026-09-13T09:00:00Z">
        <w:r>
          <w:delText xml:space="preserve"> per capita, </w:delText>
        </w:r>
      </w:del>
      <w:del w:id="836" w:author="Albert Kwame Osei-Owusu" w:date="2026-09-12T09:00:00Z">
        <w:r>
          <w:delText>but substantially lower than the United States (approximately 1.5 t CO₂e per capita)</w:delText>
        </w:r>
      </w:del>
      <w:del w:id="2644" w:author="Albert Kwame Osei-Owusu" w:date="2026-09-13T09:00:00Z">
        <w:r>
          <w:delText xml:space="preserve">, and far above low-income contexts such as India (approximately 0.06 t </w:delText>
        </w:r>
      </w:del>
      <w:proofErr w:type="spellStart"/>
      <w:del w:id="2645" w:author="Albert Kwame Osei-Owusu" w:date="2026-09-13T09:00:00Z">
        <w:r>
          <w:delText>CO₂e</w:delText>
        </w:r>
      </w:del>
      <w:proofErr w:type="spellEnd"/>
      <w:del w:id="2646" w:author="Albert Kwame Osei-Owusu" w:date="2026-09-13T09:00:00Z">
        <w:r>
          <w:delText xml:space="preserve"> per capita)</w:delText>
        </w:r>
      </w:del>
      <w:ins w:id="840" w:author="Ofir Eriksen" w:date="2026-09-02T14:44:00Z" w16du:dateUtc="2026-09-02T12:44:00Z">
        <w:del w:id="841" w:author="Albert Kwame Osei-Owusu" w:date="2026-09-12T09:00:00Z">
          <w:r w:rsidR="00E90221" w:rsidRPr="00E90221">
            <w:rPr>
              <w:noProof/>
              <w:vertAlign w:val="superscript"/>
            </w:rPr>
            <w:delText>3,8</w:delText>
          </w:r>
        </w:del>
      </w:ins>
      <w:del w:id="843" w:author="Ofir Eriksen" w:date="2026-08-31T14:39:00Z" w16du:dateUtc="2026-08-31T12:39:00Z">
        <w:r w:rsidR="00893384" w:rsidRPr="00893384" w:rsidDel="005D1C1A">
          <w:rPr>
            <w:noProof/>
            <w:vertAlign w:val="superscript"/>
          </w:rPr>
          <w:delText>3,10</w:delText>
        </w:r>
      </w:del>
      <w:del w:id="2652" w:author="Albert Kwame Osei-Owusu" w:date="2026-09-13T09:00:00Z">
        <w:r>
          <w:delText xml:space="preserve">. </w:delText>
        </w:r>
      </w:del>
      <w:ins w:id="52401" w:author="Albert Kwame Osei-Owusu" w:date="2026-10-21T20:00:00Z">
        <w:r>
          <w:t xml:space="preserve">Danish health </w:t>
        </w:r>
        <w:r>
          <w:t xml:space="preserve">care’s</w:t>
        </w:r>
        <w:r>
          <w:t xml:space="preserve"> 5.5% share of the national climate footprint lies within the range reported internationally, </w:t>
        </w:r>
        <w:r>
          <w:t xml:space="preserve">although the denominators differ. On the Dutch boundary, which includes childcare, the Danish share is 6.5%, compared to 7.3% for the Netherlands [13]. The OECD estimate gives 5.8% for Denmark, including health investment [1]; other studies report 5.4% for the United Kingdom [18] and 4.4% globally [2,18]; and the shares of about 10% in the United States [24] and 7% in Australia [25] are of national emissions and include health investment.</w:t>
        </w:r>
      </w:ins>
      <w:ins w:id="4259" w:author="Albert Kwame Osei-Owusu" w:date="2026-09-14T09:00:00Z">
        <w:r>
          <w:t xml:space="preserve"> Per person, Danish health care emissions of 0.73 t CO₂e per year (all five categories per person in Appendix A, Fig. A.5) are </w:t>
        </w:r>
        <w:r>
          <w:t xml:space="preserve">close to the 0.72 t CO₂e that OECD modelling estimated for Denmark in 2018 [1] and the 0.78 t CO₂e estimated for Denmark in 2014 [18]. The latter lies between the 0.66 t of the United Kingdom and the 0.79 t of the Netherlands in the same estimate, well above the world average of 0.28 t CO₂e, below the 1.72 t CO₂e of the United States and far above the 0.03 t CO₂e of India [18].</w:t>
        </w:r>
      </w:ins>
      <w:ins w:id="4263" w:author="Albert Kwame Osei-Owusu" w:date="2026-09-14T09:00:00Z">
        <w:r>
          <w:t xml:space="preserve"> The closeness to the OECD figure is partly a matter of boundaries that offset each other, because it includes health investment (15% of it) but not private travel; without investment in the OECD figure and without private travel in ours, both are 0.61 t CO₂e per person.</w:t>
        </w:r>
      </w:ins>
    </w:p>
    <w:p w14:paraId="4D26222D" w14:textId="77777777" w:rsidR="0016223D" w:rsidRDefault="00E35C5C" w:rsidP="004C5A97">
      <w:pPr>
        <w:spacing w:after="160"/>
      </w:pPr>
      <w:del w:id="52405" w:author="Albert Kwame Osei-Owusu" w:date="2026-10-21T20:00:00Z">
        <w:r>
          <w:lastRenderedPageBreak/>
          <w:delText xml:space="preserve">Three</w:delText>
        </w:r>
      </w:del>
      <w:ins w:id="52406" w:author="Albert Kwame Osei-Owusu" w:date="2026-10-21T20:00:00Z">
        <w:r>
          <w:t xml:space="preserve">Two</w:t>
        </w:r>
      </w:ins>
      <w:r>
        <w:t xml:space="preserve"> structural factors </w:t>
      </w:r>
      <w:del w:id="35936" w:author="Albert Kwame Osei-Owusu" w:date="2026-09-14T09:00:00Z">
        <w:r>
          <w:lastRenderedPageBreak/>
          <w:delText xml:space="preserve">likely explain</w:delText>
        </w:r>
      </w:del>
      <w:ins w:id="35937" w:author="Albert Kwame Osei-Owusu" w:date="2026-09-14T09:00:00Z">
        <w:r>
          <w:lastRenderedPageBreak/>
          <w:t xml:space="preserve">may help explain</w:t>
        </w:r>
      </w:ins>
      <w:r>
        <w:lastRenderedPageBreak/>
        <w:t xml:space="preserve"> </w:t>
      </w:r>
      <w:del w:id="51216" w:author="Albert Kwame Osei-Owusu" w:date="2026-09-14T16:00:00Z">
        <w:r>
          <w:lastRenderedPageBreak/>
          <w:delText xml:space="preserve">Denmark’s position</w:delText>
        </w:r>
      </w:del>
      <w:ins w:id="51217" w:author="Albert Kwame Osei-Owusu" w:date="2026-09-14T16:00:00Z">
        <w:r>
          <w:lastRenderedPageBreak/>
          <w:t xml:space="preserve">Denmark’s position</w:t>
        </w:r>
      </w:ins>
      <w:r>
        <w:lastRenderedPageBreak/>
        <w:t xml:space="preserve">. </w:t>
      </w:r>
      <w:del w:id="51220" w:author="Albert Kwame Osei-Owusu" w:date="2026-09-14T16:00:00Z">
        <w:r>
          <w:lastRenderedPageBreak/>
          <w:delText xml:space="preserve">Firstly,</w:delText>
        </w:r>
      </w:del>
      <w:ins w:id="51221" w:author="Albert Kwame Osei-Owusu" w:date="2026-09-14T16:00:00Z">
        <w:r>
          <w:lastRenderedPageBreak/>
          <w:t xml:space="preserve">First,</w:t>
        </w:r>
      </w:ins>
      <w:r>
        <w:lastRenderedPageBreak/>
        <w:t xml:space="preserve"> the Danish electricity system is comparatively low-carbon, which reduces </w:t>
      </w:r>
      <w:del w:id="52403" w:author="Albert Kwame Osei-Owusu" w:date="2026-10-21T20:00:00Z">
        <w:r>
          <w:delText xml:space="preserve">indirect</w:delText>
        </w:r>
      </w:del>
      <w:ins w:id="52404" w:author="Albert Kwame Osei-Owusu" w:date="2026-10-21T20:00:00Z">
        <w:r>
          <w:t xml:space="preserve">the emissions of </w:t>
        </w:r>
      </w:ins>
      <w:del w:id="52427" w:author="Albert Kwame Osei-Owusu" w:date="2026-10-21T20:00:00Z">
        <w:r>
          <w:delText xml:space="preserve"> </w:delText>
        </w:r>
      </w:del>
      <w:ins w:id="52428" w:author="Albert Kwame Osei-Owusu" w:date="2026-10-21T20:00:00Z">
        <w:r>
          <w:t xml:space="preserve">the electricity bought by health care and its domestic suppliers</w:t>
        </w:r>
      </w:ins>
      <w:del w:id="36938" w:author="Albert Kwame Osei-Owusu" w:date="2026-09-14T09:00:00Z">
        <w:r>
          <w:lastRenderedPageBreak/>
          <w:delText xml:space="preserve">(scope 2)</w:delText>
        </w:r>
      </w:del>
      <w:del w:id="52402" w:author="Albert Kwame Osei-Owusu" w:date="2026-10-21T20:00:00Z">
        <w:r>
          <w:lastRenderedPageBreak/>
          <w:delText xml:space="preserve"> emissions</w:delText>
        </w:r>
      </w:del>
      <w:r>
        <w:t xml:space="preserve"> relative to more fossil-based systems such as those in the United States and Australia. </w:t>
      </w:r>
      <w:del w:id="51222" w:author="Albert Kwame Osei-Owusu" w:date="2026-09-14T16:00:00Z">
        <w:r>
          <w:lastRenderedPageBreak/>
          <w:delText xml:space="preserve">Secondly,</w:delText>
        </w:r>
      </w:del>
      <w:ins w:id="51223" w:author="Albert Kwame Osei-Owusu" w:date="2026-09-14T16:00:00Z">
        <w:r>
          <w:lastRenderedPageBreak/>
          <w:t xml:space="preserve">Second,</w:t>
        </w:r>
      </w:ins>
      <w:r>
        <w:lastRenderedPageBreak/>
        <w:t xml:space="preserve"> </w:t>
      </w:r>
      <w:r w:rsidR="004F4CB0">
        <w:t>health care</w:t>
      </w:r>
      <w:r>
        <w:t xml:space="preserve"> accounts for a smaller share of national economic output in Denmark than in the United States, </w:t>
      </w:r>
      <w:ins w:id="52429" w:author="Albert Kwame Osei-Owusu" w:date="2026-10-21T20:00:00Z">
        <w:r>
          <w:t xml:space="preserve">9.4% compared to 17.2% of gross domestic product in 2024 [22], </w:t>
        </w:r>
      </w:ins>
      <w:r>
        <w:t xml:space="preserve">limiting the overall scale of demand-driven emissions.</w:t>
      </w:r>
      <w:del w:id="52407" w:author="Albert Kwame Osei-Owusu" w:date="2026-10-21T20:00:00Z">
        <w:r>
          <w:delText xml:space="preserve"> </w:delText>
        </w:r>
      </w:del>
      <w:del w:id="51224" w:author="Albert Kwame Osei-Owusu" w:date="2026-09-14T16:00:00Z">
        <w:r>
          <w:delText xml:space="preserve">Thirdly,</w:delText>
        </w:r>
      </w:del>
      <w:del w:id="52408" w:author="Albert Kwame Osei-Owusu" w:date="2026-10-21T20:00:00Z">
        <w:r>
          <w:delText xml:space="preserve"> and in the opposite direction, Denmark is a relatively wealthy country. Together, these factors suggest that </w:delText>
        </w:r>
      </w:del>
      <w:del w:id="51218" w:author="Albert Kwame Osei-Owusu" w:date="2026-09-14T16:00:00Z">
        <w:r>
          <w:delText xml:space="preserve">Denmark’s footprint</w:delText>
        </w:r>
      </w:del>
      <w:del w:id="52409" w:author="Albert Kwame Osei-Owusu" w:date="2026-10-21T20:00:00Z">
        <w:r>
          <w:delText xml:space="preserve"> is </w:delText>
        </w:r>
      </w:del>
      <w:del w:id="37940" w:author="Albert Kwame Osei-Owusu" w:date="2026-09-14T09:00:00Z">
        <w:r>
          <w:delText xml:space="preserve">not anomalous, but consistent</w:delText>
        </w:r>
      </w:del>
      <w:del w:id="52410" w:author="Albert Kwame Osei-Owusu" w:date="2026-10-21T20:00:00Z">
        <w:r>
          <w:delText xml:space="preserve"> with both the structure of its energy system and its level of </w:delText>
        </w:r>
      </w:del>
      <w:del w:id="52411" w:author="Albert Kwame Osei-Owusu" w:date="2026-10-21T20:00:00Z">
        <w:r w:rsidR="004F4CB0">
          <w:delText>health care</w:delText>
        </w:r>
      </w:del>
      <w:del w:id="52412" w:author="Albert Kwame Osei-Owusu" w:date="2026-10-21T20:00:00Z">
        <w:r>
          <w:delText xml:space="preserve"> expenditure.</w:delText>
        </w:r>
      </w:del>
      <w:del w:id="51340" w:author="Albert Kwame Osei-Owusu" w:date="2026-09-14T16:00:00Z">
        <w:r>
          <w:delText xml:space="preserve"> </w:delText>
        </w:r>
      </w:del>
    </w:p>
    <w:p w14:paraId="4AF9E500" w14:textId="77777777" w:rsidR="00C74EDA" w:rsidRDefault="00C74EDA" w:rsidP="004C5A97">
      <w:pPr>
        <w:spacing w:after="160"/>
      </w:pPr>
      <w:del w:id="2611" w:author="Albert Kwame Osei-Owusu" w:date="2026-09-13T09:00:00Z">
        <w:r>
          <w:delText xml:space="preserve">A key finding is that environmental impacts are predominantly driven by indirect and upstream activities rather than on-site clinical processes. </w:delText>
        </w:r>
      </w:del>
      <w:del w:id="844" w:author="Albert Kwame Osei-Owusu" w:date="2026-09-12T09:00:00Z">
        <w:r>
          <w:delText xml:space="preserve">Transport-related activities account for approximately half of total greenhouse gas emissions when combining supply-chain transport, </w:delText>
        </w:r>
      </w:del>
      <w:del w:id="2613" w:author="Albert Kwame Osei-Owusu" w:date="2026-09-13T09:00:00Z">
        <w:r w:rsidR="004F4CB0">
          <w:delText>health care</w:delText>
        </w:r>
      </w:del>
      <w:del w:id="846" w:author="Albert Kwame Osei-Owusu" w:date="2026-09-12T09:00:00Z">
        <w:r>
          <w:delText xml:space="preserve"> services (eg, ambulances and helicopters), and private travel. While transport is recognised as part of </w:delText>
        </w:r>
      </w:del>
      <w:del w:id="2615" w:author="Albert Kwame Osei-Owusu" w:date="2026-09-13T09:00:00Z">
        <w:r w:rsidR="004F4CB0">
          <w:delText>health care</w:delText>
        </w:r>
      </w:del>
      <w:del w:id="848" w:author="Albert Kwame Osei-Owusu" w:date="2026-09-12T09:00:00Z">
        <w:r>
          <w:delText xml:space="preserve"> emissions in previous studies, it is typically embedded within broader supply-chain categories and not identified as a dominant driver. The magnitude observed here reflects the consistent aggregation of transport-related activities across system boundaries, suggesting that transport may play a more prominent role than is commonly highlighted. It may also partly be explained by the organisation of </w:delText>
        </w:r>
      </w:del>
      <w:del w:id="2617" w:author="Albert Kwame Osei-Owusu" w:date="2026-09-13T09:00:00Z">
        <w:r w:rsidR="004F4CB0">
          <w:delText>health care</w:delText>
        </w:r>
      </w:del>
      <w:del w:id="2618" w:author="Albert Kwame Osei-Owusu" w:date="2026-09-13T09:00:00Z">
        <w:r>
          <w:delText xml:space="preserve"> and eldercare services in Denmark, which rely heavily on mobility and decentralised service delivery. </w:delText>
        </w:r>
      </w:del>
      <w:ins w:id="17902" w:author="Albert Kwame Osei-Owusu" w:date="2026-09-14T09:00:00Z">
        <w:r>
          <w:t xml:space="preserve">Environmental impacts arise predominantly in indirect and upstream activities rather than in on-site clinical processes. Transport-related activities account for over a quarter of the climate footprint (29.9%) once supply-chain transport (13.3%) is combined with private travel (16.6%), before counting the transport embedded in health care services such as ambulances and helicopters. </w:t>
        </w:r>
        <w:r>
          <w:t xml:space="preserve">Transport is also large in other studies when it is measured, as in Fig. 1B, by the sector in which the emissions occur (15.6% here)</w:t>
        </w:r>
        <w:r>
          <w:t xml:space="preserve">, with</w:t>
        </w:r>
        <w:r>
          <w:t xml:space="preserve"> sectors associated with transport </w:t>
        </w:r>
        <w:r>
          <w:t xml:space="preserve">carrying</w:t>
        </w:r>
        <w:r>
          <w:t xml:space="preserve"> 22% of the carbon dioxide emissions of health care across the countries compared by Pichler and colleagues [6]</w:t>
        </w:r>
        <w:r>
          <w:t xml:space="preserve"> and the transport sector 12% of health-related emissions across the OECD [1].</w:t>
        </w:r>
        <w:r>
          <w:t xml:space="preserve"> Supply-chain transport is less than half the 29.7% that the uncorrected model returns, </w:t>
        </w:r>
        <w:r>
          <w:t xml:space="preserve">because correcting EXIOBASE’s allocation of Danish sea-transport output removes most of the apparent transport dominance (Methods). Health care still buys almost as much from transport as from chemicals, at about half the emission intensity (Appendix A, Table </w:t>
        </w:r>
        <w:r>
          <w:t xml:space="preserve">A.6</w:t>
        </w:r>
        <w:r>
          <w:t xml:space="preserve">), and the transport that remains is large enough to matter for mitigation.</w:t>
        </w:r>
      </w:ins>
    </w:p>
    <w:p w14:paraId="6FD303DE" w14:textId="77777777" w:rsidR="00E91F2F" w:rsidRDefault="0045736E" w:rsidP="004C5A97">
      <w:pPr>
        <w:spacing w:after="160"/>
        <w:rPr>
          <w:del w:id="51371" w:author="Albert Kwame Osei-Owusu" w:date="2026-09-14T16:00:00Z"/>
        </w:rPr>
      </w:pPr>
      <w:del w:id="850" w:author="Albert Kwame Osei-Owusu" w:date="2026-09-12T09:00:00Z">
        <w:r>
          <w:delText xml:space="preserve">More broadly, transport and chemically intensive supply chains represent the largest contributors across impact categories, indicating that environmental </w:delText>
        </w:r>
      </w:del>
      <w:ins w:id="851" w:author="Albert Kwame Osei-Owusu" w:date="2026-09-12T09:00:00Z">
        <w:del w:id="852" w:author="Albert Kwame Osei-Owusu" w:date="2026-09-12T09:00:00Z">
          <w:r>
            <w:delText xml:space="preserve">More broadly, chemically intensive supply chains lead in every impact category, with food-related and transport chains next, indicating that environmental </w:delText>
          </w:r>
        </w:del>
      </w:ins>
      <w:del w:id="853" w:author="Albert Kwame Osei-Owusu" w:date="2026-09-12T09:00:00Z">
        <w:r w:rsidR="00E255FB">
          <w:delText>pressures</w:delText>
        </w:r>
        <w:r>
          <w:delText xml:space="preserve"> are shaped by the systems that enable </w:delText>
        </w:r>
        <w:r w:rsidR="004F4CB0">
          <w:delText>health care</w:delText>
        </w:r>
        <w:r>
          <w:delText xml:space="preserve"> delivery rather than core clinical processes. </w:delText>
        </w:r>
      </w:del>
    </w:p>
    <w:p w14:paraId="0D4857CF" w14:textId="77777777" w:rsidR="001A2DAD" w:rsidRPr="001A2DAD" w:rsidRDefault="007F03D5" w:rsidP="001A2DAD">
      <w:pPr>
        <w:spacing w:after="160"/>
        <w:rPr>
          <w:ins w:id="854" w:author="Ofir Eriksen" w:date="2026-09-02T14:32:00Z"/>
          <w:lang w:val="en-GB"/>
        </w:rPr>
      </w:pPr>
      <w:del w:id="2566" w:author="Albert Kwame Osei-Owusu" w:date="2026-09-13T09:00:00Z">
        <w:r>
          <w:delText xml:space="preserve">The contribution of pharmaceuticals and chemical products should be interpreted with caution. Previous studies indicate that pharmaceuticals may have lower environmental impacts per euro than the broader Chemicals </w:delText>
        </w:r>
      </w:del>
      <w:proofErr w:type="spellStart"/>
      <w:del w:id="2567" w:author="Albert Kwame Osei-Owusu" w:date="2026-09-13T09:00:00Z">
        <w:r>
          <w:delText>n.e.c.</w:delText>
        </w:r>
      </w:del>
      <w:proofErr w:type="spellEnd"/>
      <w:del w:id="855" w:author="Albert Kwame Osei-Owusu" w:date="2026-09-12T09:00:00Z">
        <w:r>
          <w:delText xml:space="preserve"> sector (18, 35) , suggesting</w:delText>
        </w:r>
      </w:del>
      <w:del w:id="2569" w:author="Albert Kwame Osei-Owusu" w:date="2026-09-13T09:00:00Z">
        <w:r>
          <w:delText xml:space="preserve"> that their contribution to greenhouse gas emissions and material extraction may be overstated. Although pharmaceuticals appear as a major contributor in the activity analysis, their impacts are distributed across multiple upstream sectors in the sectoral analysis, including chemicals, agriculture, and mining</w:delText>
        </w:r>
      </w:del>
      <w:del w:id="2570" w:author="Albert Kwame Osei-Owusu" w:date="2026-09-13T09:00:00Z">
        <w:r w:rsidR="00671932">
          <w:delText>.</w:delText>
        </w:r>
      </w:del>
      <w:del w:id="858" w:author="Ofir Eriksen" w:date="2026-09-02T14:30:00Z" w16du:dateUtc="2026-09-02T12:30:00Z">
        <w:r w:rsidDel="00854F0A">
          <w:delText xml:space="preserve"> </w:delText>
        </w:r>
      </w:del>
      <w:ins w:id="859" w:author="Ofir Eriksen" w:date="2026-09-02T14:32:00Z">
        <w:del w:id="860" w:author="Albert Kwame Osei-Owusu" w:date="2026-09-12T09:00:00Z">
          <w:r w:rsidR="001A2DAD" w:rsidRPr="001A2DAD">
            <w:rPr>
              <w:lang w:val="en-GB"/>
            </w:rPr>
            <w:delText>As a result, the contribution of pharmaceutical</w:delText>
          </w:r>
        </w:del>
      </w:ins>
      <w:proofErr w:type="spellEnd"/>
      <w:ins w:id="862" w:author="Ofir Eriksen" w:date="2026-09-02T14:32:00Z">
        <w:del w:id="2577" w:author="Albert Kwame Osei-Owusu" w:date="2026-09-13T09:00:00Z">
          <w:r w:rsidR="001A2DAD" w:rsidRPr="001A2DAD">
            <w:rPr>
              <w:lang w:val="en-GB"/>
            </w:rPr>
            <w:delText xml:space="preserve"> </w:delText>
          </w:r>
        </w:del>
        <w:proofErr w:type="spellStart"/>
        <w:del w:id="2578" w:author="Albert Kwame Osei-Owusu" w:date="2026-09-13T09:00:00Z">
          <w:r w:rsidR="001A2DAD" w:rsidRPr="001A2DAD">
            <w:rPr>
              <w:lang w:val="en-GB"/>
            </w:rPr>
            <w:delText>supply</w:delText>
          </w:r>
        </w:del>
        <w:proofErr w:type="spellEnd"/>
        <w:del w:id="2579" w:author="Albert Kwame Osei-Owusu" w:date="2026-09-13T09:00:00Z">
          <w:r w:rsidR="001A2DAD" w:rsidRPr="001A2DAD">
            <w:rPr>
              <w:lang w:val="en-GB"/>
            </w:rPr>
            <w:delText xml:space="preserve"> </w:delText>
          </w:r>
        </w:del>
        <w:proofErr w:type="spellStart"/>
        <w:del w:id="2580" w:author="Albert Kwame Osei-Owusu" w:date="2026-09-13T09:00:00Z">
          <w:r w:rsidR="001A2DAD" w:rsidRPr="001A2DAD">
            <w:rPr>
              <w:lang w:val="en-GB"/>
            </w:rPr>
            <w:delText>chains</w:delText>
          </w:r>
        </w:del>
        <w:proofErr w:type="spellEnd"/>
        <w:del w:id="2581" w:author="Albert Kwame Osei-Owusu" w:date="2026-09-13T09:00:00Z">
          <w:r w:rsidR="001A2DAD" w:rsidRPr="001A2DAD">
            <w:rPr>
              <w:lang w:val="en-GB"/>
            </w:rPr>
            <w:delText xml:space="preserve"> </w:delText>
          </w:r>
        </w:del>
        <w:proofErr w:type="spellStart"/>
        <w:del w:id="2582" w:author="Albert Kwame Osei-Owusu" w:date="2026-09-13T09:00:00Z">
          <w:r w:rsidR="001A2DAD" w:rsidRPr="001A2DAD">
            <w:rPr>
              <w:lang w:val="en-GB"/>
            </w:rPr>
            <w:delText>cannot</w:delText>
          </w:r>
        </w:del>
        <w:proofErr w:type="spellEnd"/>
        <w:del w:id="2583" w:author="Albert Kwame Osei-Owusu" w:date="2026-09-13T09:00:00Z">
          <w:r w:rsidR="001A2DAD" w:rsidRPr="001A2DAD">
            <w:rPr>
              <w:lang w:val="en-GB"/>
            </w:rPr>
            <w:delText xml:space="preserve"> </w:delText>
          </w:r>
        </w:del>
        <w:proofErr w:type="spellStart"/>
        <w:del w:id="2584" w:author="Albert Kwame Osei-Owusu" w:date="2026-09-13T09:00:00Z">
          <w:r w:rsidR="001A2DAD" w:rsidRPr="001A2DAD">
            <w:rPr>
              <w:lang w:val="en-GB"/>
            </w:rPr>
            <w:delText>be</w:delText>
          </w:r>
        </w:del>
        <w:proofErr w:type="spellEnd"/>
        <w:del w:id="2585" w:author="Albert Kwame Osei-Owusu" w:date="2026-09-13T09:00:00Z">
          <w:r w:rsidR="001A2DAD" w:rsidRPr="001A2DAD">
            <w:rPr>
              <w:lang w:val="en-GB"/>
            </w:rPr>
            <w:delText xml:space="preserve"> </w:delText>
          </w:r>
        </w:del>
        <w:proofErr w:type="spellStart"/>
        <w:del w:id="2586" w:author="Albert Kwame Osei-Owusu" w:date="2026-09-13T09:00:00Z">
          <w:r w:rsidR="001A2DAD" w:rsidRPr="001A2DAD">
            <w:rPr>
              <w:lang w:val="en-GB"/>
            </w:rPr>
            <w:delText>isolated</w:delText>
          </w:r>
        </w:del>
        <w:proofErr w:type="spellEnd"/>
        <w:del w:id="2587" w:author="Albert Kwame Osei-Owusu" w:date="2026-09-13T09:00:00Z">
          <w:r w:rsidR="001A2DAD" w:rsidRPr="001A2DAD">
            <w:rPr>
              <w:lang w:val="en-GB"/>
            </w:rPr>
            <w:delText xml:space="preserve"> </w:delText>
          </w:r>
        </w:del>
        <w:proofErr w:type="spellStart"/>
        <w:del w:id="2588" w:author="Albert Kwame Osei-Owusu" w:date="2026-09-13T09:00:00Z">
          <w:r w:rsidR="001A2DAD" w:rsidRPr="001A2DAD">
            <w:rPr>
              <w:lang w:val="en-GB"/>
            </w:rPr>
            <w:delText>directly</w:delText>
          </w:r>
        </w:del>
        <w:proofErr w:type="spellEnd"/>
        <w:del w:id="2589" w:author="Albert Kwame Osei-Owusu" w:date="2026-09-13T09:00:00Z">
          <w:r w:rsidR="001A2DAD" w:rsidRPr="001A2DAD">
            <w:rPr>
              <w:lang w:val="en-GB"/>
            </w:rPr>
            <w:delText xml:space="preserve">, </w:delText>
          </w:r>
        </w:del>
        <w:proofErr w:type="spellStart"/>
        <w:del w:id="2590" w:author="Albert Kwame Osei-Owusu" w:date="2026-09-13T09:00:00Z">
          <w:r w:rsidR="001A2DAD" w:rsidRPr="001A2DAD">
            <w:rPr>
              <w:lang w:val="en-GB"/>
            </w:rPr>
            <w:delText>limiting</w:delText>
          </w:r>
        </w:del>
        <w:proofErr w:type="spellEnd"/>
        <w:del w:id="2591" w:author="Albert Kwame Osei-Owusu" w:date="2026-09-13T09:00:00Z">
          <w:r w:rsidR="001A2DAD" w:rsidRPr="001A2DAD">
            <w:rPr>
              <w:lang w:val="en-GB"/>
            </w:rPr>
            <w:delText xml:space="preserve"> interpretation of </w:delText>
          </w:r>
        </w:del>
        <w:proofErr w:type="spellStart"/>
        <w:del w:id="2592" w:author="Albert Kwame Osei-Owusu" w:date="2026-09-13T09:00:00Z">
          <w:r w:rsidR="001A2DAD" w:rsidRPr="001A2DAD">
            <w:rPr>
              <w:lang w:val="en-GB"/>
            </w:rPr>
            <w:delText>pharmaceuticals</w:delText>
          </w:r>
        </w:del>
        <w:proofErr w:type="spellEnd"/>
        <w:del w:id="2593" w:author="Albert Kwame Osei-Owusu" w:date="2026-09-13T09:00:00Z">
          <w:r w:rsidR="001A2DAD" w:rsidRPr="001A2DAD">
            <w:rPr>
              <w:lang w:val="en-GB"/>
            </w:rPr>
            <w:delText xml:space="preserve"> as a </w:delText>
          </w:r>
        </w:del>
        <w:proofErr w:type="spellStart"/>
        <w:del w:id="2594" w:author="Albert Kwame Osei-Owusu" w:date="2026-09-13T09:00:00Z">
          <w:r w:rsidR="001A2DAD" w:rsidRPr="001A2DAD">
            <w:rPr>
              <w:lang w:val="en-GB"/>
            </w:rPr>
            <w:delText>distinct</w:delText>
          </w:r>
        </w:del>
        <w:proofErr w:type="spellEnd"/>
        <w:del w:id="2595" w:author="Albert Kwame Osei-Owusu" w:date="2026-09-13T09:00:00Z">
          <w:r w:rsidR="001A2DAD" w:rsidRPr="001A2DAD">
            <w:rPr>
              <w:lang w:val="en-GB"/>
            </w:rPr>
            <w:delText xml:space="preserve"> </w:delText>
          </w:r>
        </w:del>
        <w:proofErr w:type="spellStart"/>
        <w:del w:id="2596" w:author="Albert Kwame Osei-Owusu" w:date="2026-09-13T09:00:00Z">
          <w:r w:rsidR="001A2DAD" w:rsidRPr="001A2DAD">
            <w:rPr>
              <w:lang w:val="en-GB"/>
            </w:rPr>
            <w:delText>environmental</w:delText>
          </w:r>
        </w:del>
        <w:proofErr w:type="spellEnd"/>
        <w:del w:id="2597" w:author="Albert Kwame Osei-Owusu" w:date="2026-09-13T09:00:00Z">
          <w:r w:rsidR="001A2DAD" w:rsidRPr="001A2DAD">
            <w:rPr>
              <w:lang w:val="en-GB"/>
            </w:rPr>
            <w:delText xml:space="preserve"> hotspot and </w:delText>
          </w:r>
        </w:del>
        <w:proofErr w:type="spellStart"/>
        <w:del w:id="2598" w:author="Albert Kwame Osei-Owusu" w:date="2026-09-13T09:00:00Z">
          <w:r w:rsidR="001A2DAD" w:rsidRPr="001A2DAD">
            <w:rPr>
              <w:lang w:val="en-GB"/>
            </w:rPr>
            <w:delText>reducing</w:delText>
          </w:r>
        </w:del>
        <w:proofErr w:type="spellEnd"/>
        <w:del w:id="2599" w:author="Albert Kwame Osei-Owusu" w:date="2026-09-13T09:00:00Z">
          <w:r w:rsidR="001A2DAD" w:rsidRPr="001A2DAD">
            <w:rPr>
              <w:lang w:val="en-GB"/>
            </w:rPr>
            <w:delText xml:space="preserve"> the </w:delText>
          </w:r>
        </w:del>
        <w:proofErr w:type="spellStart"/>
        <w:del w:id="2600" w:author="Albert Kwame Osei-Owusu" w:date="2026-09-13T09:00:00Z">
          <w:r w:rsidR="001A2DAD" w:rsidRPr="001A2DAD">
            <w:rPr>
              <w:lang w:val="en-GB"/>
            </w:rPr>
            <w:delText>ability</w:delText>
          </w:r>
        </w:del>
        <w:proofErr w:type="spellEnd"/>
        <w:del w:id="2601" w:author="Albert Kwame Osei-Owusu" w:date="2026-09-13T09:00:00Z">
          <w:r w:rsidR="001A2DAD" w:rsidRPr="001A2DAD">
            <w:rPr>
              <w:lang w:val="en-GB"/>
            </w:rPr>
            <w:delText xml:space="preserve"> to </w:delText>
          </w:r>
        </w:del>
        <w:proofErr w:type="spellStart"/>
        <w:del w:id="2602" w:author="Albert Kwame Osei-Owusu" w:date="2026-09-13T09:00:00Z">
          <w:r w:rsidR="001A2DAD" w:rsidRPr="001A2DAD">
            <w:rPr>
              <w:lang w:val="en-GB"/>
            </w:rPr>
            <w:delText>identify</w:delText>
          </w:r>
        </w:del>
        <w:proofErr w:type="spellEnd"/>
        <w:del w:id="2603" w:author="Albert Kwame Osei-Owusu" w:date="2026-09-13T09:00:00Z">
          <w:r w:rsidR="001A2DAD" w:rsidRPr="001A2DAD">
            <w:rPr>
              <w:lang w:val="en-GB"/>
            </w:rPr>
            <w:delText xml:space="preserve"> </w:delText>
          </w:r>
        </w:del>
        <w:proofErr w:type="spellStart"/>
        <w:del w:id="2604" w:author="Albert Kwame Osei-Owusu" w:date="2026-09-13T09:00:00Z">
          <w:r w:rsidR="001A2DAD" w:rsidRPr="001A2DAD">
            <w:rPr>
              <w:lang w:val="en-GB"/>
            </w:rPr>
            <w:delText>pharmaceutical-specific</w:delText>
          </w:r>
        </w:del>
        <w:proofErr w:type="spellEnd"/>
        <w:del w:id="2605" w:author="Albert Kwame Osei-Owusu" w:date="2026-09-13T09:00:00Z">
          <w:r w:rsidR="001A2DAD" w:rsidRPr="001A2DAD">
            <w:rPr>
              <w:lang w:val="en-GB"/>
            </w:rPr>
            <w:delText xml:space="preserve"> </w:delText>
          </w:r>
        </w:del>
        <w:proofErr w:type="spellStart"/>
        <w:del w:id="2606" w:author="Albert Kwame Osei-Owusu" w:date="2026-09-13T09:00:00Z">
          <w:r w:rsidR="001A2DAD" w:rsidRPr="001A2DAD">
            <w:rPr>
              <w:lang w:val="en-GB"/>
            </w:rPr>
            <w:delText>mitigation</w:delText>
          </w:r>
        </w:del>
        <w:proofErr w:type="spellEnd"/>
        <w:del w:id="2607" w:author="Albert Kwame Osei-Owusu" w:date="2026-09-13T09:00:00Z">
          <w:r w:rsidR="001A2DAD" w:rsidRPr="001A2DAD">
            <w:rPr>
              <w:lang w:val="en-GB"/>
            </w:rPr>
            <w:delText xml:space="preserve"> </w:delText>
          </w:r>
        </w:del>
        <w:proofErr w:type="spellStart"/>
        <w:del w:id="2608" w:author="Albert Kwame Osei-Owusu" w:date="2026-09-13T09:00:00Z">
          <w:r w:rsidR="001A2DAD" w:rsidRPr="001A2DAD">
            <w:rPr>
              <w:lang w:val="en-GB"/>
            </w:rPr>
            <w:delText>opportunities</w:delText>
          </w:r>
        </w:del>
        <w:proofErr w:type="spellEnd"/>
        <w:del w:id="2609" w:author="Albert Kwame Osei-Owusu" w:date="2026-09-13T09:00:00Z">
          <w:r w:rsidR="001A2DAD" w:rsidRPr="001A2DAD">
            <w:rPr>
              <w:lang w:val="en-GB"/>
            </w:rPr>
            <w:delText>.</w:delText>
          </w:r>
        </w:del>
      </w:ins>
      <w:ins w:id="18903" w:author="Albert Kwame Osei-Owusu" w:date="2026-09-14T09:00:00Z">
        <w:r>
          <w:t xml:space="preserve">The contribution of pharmaceuticals and chemical products should be interpreted with caution. Previous studies indicate that pharmaceuticals may have lower environmental impacts per euro than the broader Chemicals n.e.c. sector </w:t>
        </w:r>
      </w:ins>
      <w:ins w:id="18904" w:author="Albert Kwame Osei-Owusu" w:date="2026-09-14T09:00:00Z">
        <w:r>
          <w:rPr>
            <w:highlight w:val="yellow"/>
          </w:rPr>
          <w:t xml:space="preserve">[</w:t>
        </w:r>
        <w:r>
          <w:rPr>
            <w:highlight w:val="yellow"/>
          </w:rPr>
          <w:t xml:space="preserve">13,48</w:t>
        </w:r>
        <w:r>
          <w:rPr>
            <w:highlight w:val="yellow"/>
          </w:rPr>
          <w:t xml:space="preserve">]</w:t>
        </w:r>
      </w:ins>
      <w:ins w:id="18905" w:author="Albert Kwame Osei-Owusu" w:date="2026-09-14T09:00:00Z">
        <w:r>
          <w:t xml:space="preserve">, suggesting that their contribution to greenhouse gas emissions and material extraction may be overstated. </w:t>
        </w:r>
        <w:r>
          <w:t xml:space="preserve">With a pharmaceutical-specific intensity in place of Chemicals n.e.c., the climate median decreases to 3,734 kt CO₂e, just inside the lower end of the parametric interval, </w:t>
        </w:r>
        <w:r>
          <w:t xml:space="preserve">the contribution of pharmaceuticals and chemical products decreases from 1,154 kt to a median of 584 kt, </w:t>
        </w:r>
        <w:r>
          <w:t xml:space="preserve">and services become the largest climate contributor in </w:t>
        </w:r>
        <w:r>
          <w:t xml:space="preserve">60.1%</w:t>
        </w:r>
        <w:r>
          <w:t xml:space="preserve"> of draws (Appendix A, Sensitivity). In the opposite direction, the services purchases omit most of the medicines used in hospitals, whose inclusion would increase the </w:t>
        </w:r>
        <w:r>
          <w:t xml:space="preserve">climate </w:t>
        </w:r>
        <w:r>
          <w:t xml:space="preserve">footprint</w:t>
        </w:r>
        <w:r>
          <w:t xml:space="preserve"> by 32.1%</w:t>
        </w:r>
        <w:r>
          <w:t xml:space="preserve"> (Limitations and uncertainties). Because the pharmaceutical purchases are traced through a broad chemicals sector whose emissions arise mostly in its fuel, farming and energy suppliers, the result describes chemically intensive supply chains rather than pharmaceutical production, and pharmaceutical-specific mitigation options can be identified only with a pharmaceutical-specific account.</w:t>
        </w:r>
      </w:ins>
    </w:p>
    <w:p w14:paraId="2B5D52ED" w14:textId="77777777" w:rsidR="00680D6C" w:rsidRPr="00935992" w:rsidDel="00D934B4" w:rsidRDefault="007F03D5" w:rsidP="004C5A97">
      <w:pPr>
        <w:spacing w:after="160"/>
        <w:rPr>
          <w:del w:id="863" w:author="Ofir Eriksen" w:date="2026-09-02T14:28:00Z" w16du:dateUtc="2026-09-02T12:28:00Z"/>
          <w:lang w:val="en-GB"/>
          <w:rPrChange w:id="864" w:author="Ofir Eriksen" w:date="2026-09-02T14:30:00Z" w16du:dateUtc="2026-09-02T12:30:00Z">
            <w:rPr>
              <w:del w:id="865" w:author="Ofir Eriksen" w:date="2026-09-02T14:28:00Z" w16du:dateUtc="2026-09-02T12:28:00Z"/>
            </w:rPr>
          </w:rPrChange>
        </w:rPr>
      </w:pPr>
      <w:del w:id="866" w:author="Ofir Eriksen" w:date="2026-09-02T14:30:00Z" w16du:dateUtc="2026-09-02T12:30:00Z">
        <w:r w:rsidDel="00854F0A">
          <w:delText>which</w:delText>
        </w:r>
      </w:del>
      <w:del w:id="867" w:author="Ofir Eriksen" w:date="2026-09-02T14:27:00Z" w16du:dateUtc="2026-09-02T12:27:00Z">
        <w:r w:rsidDel="003A0E1A">
          <w:delText xml:space="preserve"> </w:delText>
        </w:r>
      </w:del>
      <w:del w:id="868" w:author="Ofir Eriksen" w:date="2026-09-01T10:14:00Z" w16du:dateUtc="2026-09-01T08:14:00Z">
        <w:r w:rsidDel="00C5619A">
          <w:delText>reduces their visibility</w:delText>
        </w:r>
      </w:del>
      <w:del w:id="869" w:author="Ofir Eriksen" w:date="2026-09-02T14:28:00Z" w16du:dateUtc="2026-09-02T12:28:00Z">
        <w:r w:rsidDel="00D934B4">
          <w:delText xml:space="preserve">. </w:delText>
        </w:r>
      </w:del>
      <w:del w:id="870" w:author="Ofir Eriksen" w:date="2026-09-01T10:16:00Z" w16du:dateUtc="2026-09-01T08:16:00Z">
        <w:r w:rsidDel="00F85749">
          <w:delText xml:space="preserve">Nevertheless, chemically intensive supply chains remain a major driver of </w:delText>
        </w:r>
        <w:r w:rsidR="004F4CB0" w:rsidDel="00F85749">
          <w:delText>health care</w:delText>
        </w:r>
        <w:r w:rsidDel="00F85749">
          <w:delText xml:space="preserve">-related environmental impacts. </w:delText>
        </w:r>
      </w:del>
    </w:p>
    <w:p w14:paraId="364326D0" w14:textId="77777777" w:rsidR="00286369" w:rsidRPr="00286369" w:rsidRDefault="00D46AF1" w:rsidP="00286369">
      <w:pPr>
        <w:spacing w:after="160"/>
        <w:rPr>
          <w:ins w:id="871" w:author="Ofir Eriksen" w:date="2026-09-02T14:18:00Z"/>
          <w:lang w:val="en-GB"/>
        </w:rPr>
      </w:pPr>
      <w:del w:id="872" w:author="Albert Kwame Osei-Owusu" w:date="2026-09-12T09:00:00Z">
        <w:r>
          <w:delText xml:space="preserve">The geographical distribution of impacts highlights substantial displacement of environmental </w:delText>
        </w:r>
      </w:del>
      <w:del w:id="2408" w:author="Albert Kwame Osei-Owusu" w:date="2026-09-13T09:00:00Z">
        <w:r w:rsidR="00E255FB">
          <w:delText>pressure</w:delText>
        </w:r>
      </w:del>
      <w:del w:id="874" w:author="Albert Kwame Osei-Owusu" w:date="2026-09-12T09:00:00Z">
        <w:r>
          <w:delText xml:space="preserve">. </w:delText>
        </w:r>
      </w:del>
      <w:ins w:id="876" w:author="Ofir Eriksen" w:date="2026-09-02T14:13:00Z" w16du:dateUtc="2026-09-02T12:13:00Z">
        <w:del w:id="877" w:author="Albert Kwame Osei-Owusu" w:date="2026-09-12T09:00:00Z">
          <w:r w:rsidR="009A1793">
            <w:delText>Blue-</w:delText>
          </w:r>
        </w:del>
      </w:ins>
      <w:del w:id="878" w:author="Ofir Eriksen" w:date="2026-09-02T14:13:00Z" w16du:dateUtc="2026-09-02T12:13:00Z">
        <w:r w:rsidDel="009A1793">
          <w:delText>W</w:delText>
        </w:r>
      </w:del>
      <w:ins w:id="879" w:author="Ofir Eriksen" w:date="2026-09-02T14:13:00Z" w16du:dateUtc="2026-09-02T12:13:00Z">
        <w:del w:id="880" w:author="Albert Kwame Osei-Owusu" w:date="2026-09-12T09:00:00Z">
          <w:r w:rsidR="009A1793">
            <w:delText>w</w:delText>
          </w:r>
        </w:del>
      </w:ins>
      <w:del w:id="881" w:author="Albert Kwame Osei-Owusu" w:date="2026-09-12T09:00:00Z">
        <w:r>
          <w:delText xml:space="preserve">ater consumption and land use occur predominantly outside Europe, particularly in Asia and the Pacific and the Middle East; regions that include areas of water stress. </w:delText>
        </w:r>
      </w:del>
      <w:ins w:id="882" w:author="Ofir Eriksen" w:date="2026-09-02T14:15:00Z">
        <w:del w:id="883" w:author="Albert Kwame Osei-Owusu" w:date="2026-09-12T09:00:00Z">
          <w:r w:rsidR="00BE6F93" w:rsidRPr="00BE6F93">
            <w:rPr>
              <w:lang w:val="en-GB"/>
            </w:rPr>
            <w:delText>This finding demonstrates that environmental impacts associated with delivering health care in Denmark occur in regions geographically separated from the delivery and consumption of care. Similar patterns of spatially decoupled environmental impacts have been observed in other globally traded supply chains, where consumption in one region drives environmental pressures elsewhere through international production networks</w:delText>
          </w:r>
        </w:del>
      </w:ins>
      <w:proofErr w:type="spellEnd"/>
      <w:ins w:id="885" w:author="Ofir Eriksen" w:date="2026-09-02T14:17:00Z" w16du:dateUtc="2026-09-02T12:17:00Z">
        <w:del w:id="2450" w:author="Albert Kwame Osei-Owusu" w:date="2026-09-13T09:00:00Z">
          <w:r w:rsidR="00286369">
            <w:rPr>
              <w:lang w:val="en-GB"/>
            </w:rPr>
            <w:delText xml:space="preserve">. </w:delText>
          </w:r>
        </w:del>
      </w:ins>
      <w:ins w:id="886" w:author="Ofir Eriksen" w:date="2026-09-02T14:17:00Z">
        <w:del w:id="2451" w:author="Albert Kwame Osei-Owusu" w:date="2026-09-13T09:00:00Z">
          <w:r w:rsidR="00286369" w:rsidRPr="00286369">
            <w:rPr>
              <w:lang w:val="en-GB"/>
            </w:rPr>
            <w:delText xml:space="preserve">From a </w:delText>
          </w:r>
        </w:del>
        <w:proofErr w:type="spellStart"/>
        <w:del w:id="2452" w:author="Albert Kwame Osei-Owusu" w:date="2026-09-13T09:00:00Z">
          <w:r w:rsidR="00286369" w:rsidRPr="00286369">
            <w:rPr>
              <w:lang w:val="en-GB"/>
            </w:rPr>
            <w:delText>sustainability</w:delText>
          </w:r>
        </w:del>
        <w:proofErr w:type="spellEnd"/>
        <w:del w:id="2453" w:author="Albert Kwame Osei-Owusu" w:date="2026-09-13T09:00:00Z">
          <w:r w:rsidR="00286369" w:rsidRPr="00286369">
            <w:rPr>
              <w:lang w:val="en-GB"/>
            </w:rPr>
            <w:delText xml:space="preserve"> </w:delText>
          </w:r>
        </w:del>
        <w:proofErr w:type="spellStart"/>
        <w:del w:id="2454" w:author="Albert Kwame Osei-Owusu" w:date="2026-09-13T09:00:00Z">
          <w:r w:rsidR="00286369" w:rsidRPr="00286369">
            <w:rPr>
              <w:lang w:val="en-GB"/>
            </w:rPr>
            <w:delText>perspective</w:delText>
          </w:r>
        </w:del>
        <w:proofErr w:type="spellEnd"/>
        <w:del w:id="2455" w:author="Albert Kwame Osei-Owusu" w:date="2026-09-13T09:00:00Z">
          <w:r w:rsidR="00286369" w:rsidRPr="00286369">
            <w:rPr>
              <w:lang w:val="en-GB"/>
            </w:rPr>
            <w:delText xml:space="preserve">, </w:delText>
          </w:r>
        </w:del>
        <w:proofErr w:type="spellStart"/>
        <w:del w:id="2456" w:author="Albert Kwame Osei-Owusu" w:date="2026-09-13T09:00:00Z">
          <w:r w:rsidR="00286369" w:rsidRPr="00286369">
            <w:rPr>
              <w:lang w:val="en-GB"/>
            </w:rPr>
            <w:delText>such</w:delText>
          </w:r>
        </w:del>
        <w:proofErr w:type="spellEnd"/>
        <w:del w:id="2457" w:author="Albert Kwame Osei-Owusu" w:date="2026-09-13T09:00:00Z">
          <w:r w:rsidR="00286369" w:rsidRPr="00286369">
            <w:rPr>
              <w:lang w:val="en-GB"/>
            </w:rPr>
            <w:delText xml:space="preserve"> </w:delText>
          </w:r>
        </w:del>
        <w:proofErr w:type="spellStart"/>
        <w:del w:id="2458" w:author="Albert Kwame Osei-Owusu" w:date="2026-09-13T09:00:00Z">
          <w:r w:rsidR="00286369" w:rsidRPr="00286369">
            <w:rPr>
              <w:lang w:val="en-GB"/>
            </w:rPr>
            <w:delText>displacement</w:delText>
          </w:r>
        </w:del>
        <w:proofErr w:type="spellEnd"/>
        <w:del w:id="2459" w:author="Albert Kwame Osei-Owusu" w:date="2026-09-13T09:00:00Z">
          <w:r w:rsidR="00286369" w:rsidRPr="00286369">
            <w:rPr>
              <w:lang w:val="en-GB"/>
            </w:rPr>
            <w:delText xml:space="preserve"> is </w:delText>
          </w:r>
        </w:del>
        <w:proofErr w:type="spellStart"/>
        <w:del w:id="2460" w:author="Albert Kwame Osei-Owusu" w:date="2026-09-13T09:00:00Z">
          <w:r w:rsidR="00286369" w:rsidRPr="00286369">
            <w:rPr>
              <w:lang w:val="en-GB"/>
            </w:rPr>
            <w:delText>important</w:delText>
          </w:r>
        </w:del>
        <w:proofErr w:type="spellEnd"/>
        <w:del w:id="2461" w:author="Albert Kwame Osei-Owusu" w:date="2026-09-13T09:00:00Z">
          <w:r w:rsidR="00286369" w:rsidRPr="00286369">
            <w:rPr>
              <w:lang w:val="en-GB"/>
            </w:rPr>
            <w:delText xml:space="preserve"> </w:delText>
          </w:r>
        </w:del>
        <w:proofErr w:type="spellStart"/>
        <w:del w:id="2462" w:author="Albert Kwame Osei-Owusu" w:date="2026-09-13T09:00:00Z">
          <w:r w:rsidR="00286369" w:rsidRPr="00286369">
            <w:rPr>
              <w:lang w:val="en-GB"/>
            </w:rPr>
            <w:delText>because</w:delText>
          </w:r>
        </w:del>
        <w:proofErr w:type="spellEnd"/>
        <w:del w:id="2463" w:author="Albert Kwame Osei-Owusu" w:date="2026-09-13T09:00:00Z">
          <w:r w:rsidR="00286369" w:rsidRPr="00286369">
            <w:rPr>
              <w:lang w:val="en-GB"/>
            </w:rPr>
            <w:delText xml:space="preserve"> </w:delText>
          </w:r>
        </w:del>
        <w:proofErr w:type="spellStart"/>
        <w:del w:id="2464" w:author="Albert Kwame Osei-Owusu" w:date="2026-09-13T09:00:00Z">
          <w:r w:rsidR="00286369" w:rsidRPr="00286369">
            <w:rPr>
              <w:lang w:val="en-GB"/>
            </w:rPr>
            <w:delText>environmental</w:delText>
          </w:r>
        </w:del>
        <w:proofErr w:type="spellEnd"/>
        <w:del w:id="2465" w:author="Albert Kwame Osei-Owusu" w:date="2026-09-13T09:00:00Z">
          <w:r w:rsidR="00286369" w:rsidRPr="00286369">
            <w:rPr>
              <w:lang w:val="en-GB"/>
            </w:rPr>
            <w:delText xml:space="preserve"> </w:delText>
          </w:r>
        </w:del>
        <w:proofErr w:type="spellStart"/>
        <w:del w:id="2466" w:author="Albert Kwame Osei-Owusu" w:date="2026-09-13T09:00:00Z">
          <w:r w:rsidR="00286369" w:rsidRPr="00286369">
            <w:rPr>
              <w:lang w:val="en-GB"/>
            </w:rPr>
            <w:delText>burdens</w:delText>
          </w:r>
        </w:del>
        <w:proofErr w:type="spellEnd"/>
        <w:del w:id="2467" w:author="Albert Kwame Osei-Owusu" w:date="2026-09-13T09:00:00Z">
          <w:r w:rsidR="00286369" w:rsidRPr="00286369">
            <w:rPr>
              <w:lang w:val="en-GB"/>
            </w:rPr>
            <w:delText xml:space="preserve"> </w:delText>
          </w:r>
        </w:del>
        <w:proofErr w:type="spellStart"/>
        <w:del w:id="2468" w:author="Albert Kwame Osei-Owusu" w:date="2026-09-13T09:00:00Z">
          <w:r w:rsidR="00286369" w:rsidRPr="00286369">
            <w:rPr>
              <w:lang w:val="en-GB"/>
            </w:rPr>
            <w:delText>are</w:delText>
          </w:r>
        </w:del>
        <w:proofErr w:type="spellEnd"/>
        <w:del w:id="2469" w:author="Albert Kwame Osei-Owusu" w:date="2026-09-13T09:00:00Z">
          <w:r w:rsidR="00286369" w:rsidRPr="00286369">
            <w:rPr>
              <w:lang w:val="en-GB"/>
            </w:rPr>
            <w:delText xml:space="preserve"> not </w:delText>
          </w:r>
        </w:del>
        <w:proofErr w:type="spellStart"/>
        <w:del w:id="2470" w:author="Albert Kwame Osei-Owusu" w:date="2026-09-13T09:00:00Z">
          <w:r w:rsidR="00286369" w:rsidRPr="00286369">
            <w:rPr>
              <w:lang w:val="en-GB"/>
            </w:rPr>
            <w:delText>experienced</w:delText>
          </w:r>
        </w:del>
        <w:proofErr w:type="spellEnd"/>
        <w:del w:id="2471" w:author="Albert Kwame Osei-Owusu" w:date="2026-09-13T09:00:00Z">
          <w:r w:rsidR="00286369" w:rsidRPr="00286369">
            <w:rPr>
              <w:lang w:val="en-GB"/>
            </w:rPr>
            <w:delText xml:space="preserve"> </w:delText>
          </w:r>
        </w:del>
        <w:proofErr w:type="spellStart"/>
        <w:del w:id="2472" w:author="Albert Kwame Osei-Owusu" w:date="2026-09-13T09:00:00Z">
          <w:r w:rsidR="00286369" w:rsidRPr="00286369">
            <w:rPr>
              <w:lang w:val="en-GB"/>
            </w:rPr>
            <w:delText>uniformly</w:delText>
          </w:r>
        </w:del>
        <w:proofErr w:type="spellEnd"/>
        <w:del w:id="2473" w:author="Albert Kwame Osei-Owusu" w:date="2026-09-13T09:00:00Z">
          <w:r w:rsidR="00286369" w:rsidRPr="00286369">
            <w:rPr>
              <w:lang w:val="en-GB"/>
            </w:rPr>
            <w:delText xml:space="preserve"> </w:delText>
          </w:r>
        </w:del>
        <w:proofErr w:type="spellStart"/>
        <w:del w:id="2474" w:author="Albert Kwame Osei-Owusu" w:date="2026-09-13T09:00:00Z">
          <w:r w:rsidR="00286369" w:rsidRPr="00286369">
            <w:rPr>
              <w:lang w:val="en-GB"/>
            </w:rPr>
            <w:delText>across</w:delText>
          </w:r>
        </w:del>
        <w:proofErr w:type="spellEnd"/>
        <w:del w:id="2475" w:author="Albert Kwame Osei-Owusu" w:date="2026-09-13T09:00:00Z">
          <w:r w:rsidR="00286369" w:rsidRPr="00286369">
            <w:rPr>
              <w:lang w:val="en-GB"/>
            </w:rPr>
            <w:delText xml:space="preserve"> locations. The Earth </w:delText>
          </w:r>
        </w:del>
        <w:proofErr w:type="spellStart"/>
        <w:del w:id="2476" w:author="Albert Kwame Osei-Owusu" w:date="2026-09-13T09:00:00Z">
          <w:r w:rsidR="00286369" w:rsidRPr="00286369">
            <w:rPr>
              <w:lang w:val="en-GB"/>
            </w:rPr>
            <w:delText>Commission</w:delText>
          </w:r>
        </w:del>
        <w:proofErr w:type="spellEnd"/>
        <w:del w:id="2477" w:author="Albert Kwame Osei-Owusu" w:date="2026-09-13T09:00:00Z">
          <w:r w:rsidR="00286369" w:rsidRPr="00286369">
            <w:rPr>
              <w:lang w:val="en-GB"/>
            </w:rPr>
            <w:delText xml:space="preserve"> has </w:delText>
          </w:r>
        </w:del>
        <w:proofErr w:type="spellStart"/>
        <w:del w:id="2478" w:author="Albert Kwame Osei-Owusu" w:date="2026-09-13T09:00:00Z">
          <w:r w:rsidR="00286369" w:rsidRPr="00286369">
            <w:rPr>
              <w:lang w:val="en-GB"/>
            </w:rPr>
            <w:delText>argued</w:delText>
          </w:r>
        </w:del>
        <w:proofErr w:type="spellEnd"/>
        <w:del w:id="2479" w:author="Albert Kwame Osei-Owusu" w:date="2026-09-13T09:00:00Z">
          <w:r w:rsidR="00286369" w:rsidRPr="00286369">
            <w:rPr>
              <w:lang w:val="en-GB"/>
            </w:rPr>
            <w:delText xml:space="preserve"> </w:delText>
          </w:r>
        </w:del>
        <w:proofErr w:type="spellStart"/>
        <w:del w:id="2480" w:author="Albert Kwame Osei-Owusu" w:date="2026-09-13T09:00:00Z">
          <w:r w:rsidR="00286369" w:rsidRPr="00286369">
            <w:rPr>
              <w:lang w:val="en-GB"/>
            </w:rPr>
            <w:delText>that</w:delText>
          </w:r>
        </w:del>
        <w:proofErr w:type="spellEnd"/>
        <w:del w:id="2481" w:author="Albert Kwame Osei-Owusu" w:date="2026-09-13T09:00:00Z">
          <w:r w:rsidR="00286369" w:rsidRPr="00286369">
            <w:rPr>
              <w:lang w:val="en-GB"/>
            </w:rPr>
            <w:delText xml:space="preserve"> </w:delText>
          </w:r>
        </w:del>
        <w:proofErr w:type="spellStart"/>
        <w:del w:id="2482" w:author="Albert Kwame Osei-Owusu" w:date="2026-09-13T09:00:00Z">
          <w:r w:rsidR="00286369" w:rsidRPr="00286369">
            <w:rPr>
              <w:lang w:val="en-GB"/>
            </w:rPr>
            <w:delText>environmental</w:delText>
          </w:r>
        </w:del>
        <w:proofErr w:type="spellEnd"/>
        <w:del w:id="2483" w:author="Albert Kwame Osei-Owusu" w:date="2026-09-13T09:00:00Z">
          <w:r w:rsidR="00286369" w:rsidRPr="00286369">
            <w:rPr>
              <w:lang w:val="en-GB"/>
            </w:rPr>
            <w:delText xml:space="preserve"> </w:delText>
          </w:r>
        </w:del>
        <w:proofErr w:type="spellStart"/>
        <w:del w:id="2484" w:author="Albert Kwame Osei-Owusu" w:date="2026-09-13T09:00:00Z">
          <w:r w:rsidR="00286369" w:rsidRPr="00286369">
            <w:rPr>
              <w:lang w:val="en-GB"/>
            </w:rPr>
            <w:delText>sustainability</w:delText>
          </w:r>
        </w:del>
        <w:proofErr w:type="spellEnd"/>
        <w:del w:id="2485" w:author="Albert Kwame Osei-Owusu" w:date="2026-09-13T09:00:00Z">
          <w:r w:rsidR="00286369" w:rsidRPr="00286369">
            <w:rPr>
              <w:lang w:val="en-GB"/>
            </w:rPr>
            <w:delText xml:space="preserve"> </w:delText>
          </w:r>
        </w:del>
        <w:proofErr w:type="spellStart"/>
        <w:del w:id="2486" w:author="Albert Kwame Osei-Owusu" w:date="2026-09-13T09:00:00Z">
          <w:r w:rsidR="00286369" w:rsidRPr="00286369">
            <w:rPr>
              <w:lang w:val="en-GB"/>
            </w:rPr>
            <w:delText>should</w:delText>
          </w:r>
        </w:del>
        <w:proofErr w:type="spellEnd"/>
        <w:del w:id="2487" w:author="Albert Kwame Osei-Owusu" w:date="2026-09-13T09:00:00Z">
          <w:r w:rsidR="00286369" w:rsidRPr="00286369">
            <w:rPr>
              <w:lang w:val="en-GB"/>
            </w:rPr>
            <w:delText xml:space="preserve"> </w:delText>
          </w:r>
        </w:del>
        <w:proofErr w:type="spellStart"/>
        <w:del w:id="2488" w:author="Albert Kwame Osei-Owusu" w:date="2026-09-13T09:00:00Z">
          <w:r w:rsidR="00286369" w:rsidRPr="00286369">
            <w:rPr>
              <w:lang w:val="en-GB"/>
            </w:rPr>
            <w:delText>be</w:delText>
          </w:r>
        </w:del>
        <w:proofErr w:type="spellEnd"/>
        <w:del w:id="2489" w:author="Albert Kwame Osei-Owusu" w:date="2026-09-13T09:00:00Z">
          <w:r w:rsidR="00286369" w:rsidRPr="00286369">
            <w:rPr>
              <w:lang w:val="en-GB"/>
            </w:rPr>
            <w:delText xml:space="preserve"> </w:delText>
          </w:r>
        </w:del>
        <w:proofErr w:type="spellStart"/>
        <w:del w:id="2490" w:author="Albert Kwame Osei-Owusu" w:date="2026-09-13T09:00:00Z">
          <w:r w:rsidR="00286369" w:rsidRPr="00286369">
            <w:rPr>
              <w:lang w:val="en-GB"/>
            </w:rPr>
            <w:delText>evaluated</w:delText>
          </w:r>
        </w:del>
        <w:proofErr w:type="spellEnd"/>
        <w:del w:id="2491" w:author="Albert Kwame Osei-Owusu" w:date="2026-09-13T09:00:00Z">
          <w:r w:rsidR="00286369" w:rsidRPr="00286369">
            <w:rPr>
              <w:lang w:val="en-GB"/>
            </w:rPr>
            <w:delText xml:space="preserve"> not </w:delText>
          </w:r>
        </w:del>
        <w:proofErr w:type="spellStart"/>
        <w:del w:id="2492" w:author="Albert Kwame Osei-Owusu" w:date="2026-09-13T09:00:00Z">
          <w:r w:rsidR="00286369" w:rsidRPr="00286369">
            <w:rPr>
              <w:lang w:val="en-GB"/>
            </w:rPr>
            <w:delText>only</w:delText>
          </w:r>
        </w:del>
        <w:proofErr w:type="spellEnd"/>
        <w:del w:id="2493" w:author="Albert Kwame Osei-Owusu" w:date="2026-09-13T09:00:00Z">
          <w:r w:rsidR="00286369" w:rsidRPr="00286369">
            <w:rPr>
              <w:lang w:val="en-GB"/>
            </w:rPr>
            <w:delText xml:space="preserve"> in relation to </w:delText>
          </w:r>
        </w:del>
        <w:proofErr w:type="spellStart"/>
        <w:del w:id="2494" w:author="Albert Kwame Osei-Owusu" w:date="2026-09-13T09:00:00Z">
          <w:r w:rsidR="00286369" w:rsidRPr="00286369">
            <w:rPr>
              <w:lang w:val="en-GB"/>
            </w:rPr>
            <w:delText>biophysical</w:delText>
          </w:r>
        </w:del>
        <w:proofErr w:type="spellEnd"/>
        <w:del w:id="2495" w:author="Albert Kwame Osei-Owusu" w:date="2026-09-13T09:00:00Z">
          <w:r w:rsidR="00286369" w:rsidRPr="00286369">
            <w:rPr>
              <w:lang w:val="en-GB"/>
            </w:rPr>
            <w:delText xml:space="preserve"> limits, but </w:delText>
          </w:r>
        </w:del>
        <w:proofErr w:type="spellStart"/>
        <w:del w:id="2496" w:author="Albert Kwame Osei-Owusu" w:date="2026-09-13T09:00:00Z">
          <w:r w:rsidR="00286369" w:rsidRPr="00286369">
            <w:rPr>
              <w:lang w:val="en-GB"/>
            </w:rPr>
            <w:delText>also</w:delText>
          </w:r>
        </w:del>
        <w:proofErr w:type="spellEnd"/>
        <w:del w:id="2497" w:author="Albert Kwame Osei-Owusu" w:date="2026-09-13T09:00:00Z">
          <w:r w:rsidR="00286369" w:rsidRPr="00286369">
            <w:rPr>
              <w:lang w:val="en-GB"/>
            </w:rPr>
            <w:delText xml:space="preserve"> in relation to fairness in the distribution of </w:delText>
          </w:r>
        </w:del>
        <w:proofErr w:type="spellStart"/>
        <w:del w:id="2498" w:author="Albert Kwame Osei-Owusu" w:date="2026-09-13T09:00:00Z">
          <w:r w:rsidR="00286369" w:rsidRPr="00286369">
            <w:rPr>
              <w:lang w:val="en-GB"/>
            </w:rPr>
            <w:delText>environmental</w:delText>
          </w:r>
        </w:del>
        <w:proofErr w:type="spellEnd"/>
        <w:del w:id="2499" w:author="Albert Kwame Osei-Owusu" w:date="2026-09-13T09:00:00Z">
          <w:r w:rsidR="00286369" w:rsidRPr="00286369">
            <w:rPr>
              <w:lang w:val="en-GB"/>
            </w:rPr>
            <w:delText xml:space="preserve"> harms and </w:delText>
          </w:r>
        </w:del>
        <w:proofErr w:type="spellStart"/>
        <w:del w:id="2500" w:author="Albert Kwame Osei-Owusu" w:date="2026-09-13T09:00:00Z">
          <w:r w:rsidR="00286369" w:rsidRPr="00286369">
            <w:rPr>
              <w:lang w:val="en-GB"/>
            </w:rPr>
            <w:delText>access</w:delText>
          </w:r>
        </w:del>
        <w:proofErr w:type="spellEnd"/>
        <w:del w:id="2501" w:author="Albert Kwame Osei-Owusu" w:date="2026-09-13T09:00:00Z">
          <w:r w:rsidR="00286369" w:rsidRPr="00286369">
            <w:rPr>
              <w:lang w:val="en-GB"/>
            </w:rPr>
            <w:delText xml:space="preserve"> to </w:delText>
          </w:r>
        </w:del>
        <w:proofErr w:type="spellStart"/>
        <w:del w:id="2502" w:author="Albert Kwame Osei-Owusu" w:date="2026-09-13T09:00:00Z">
          <w:r w:rsidR="00286369" w:rsidRPr="00286369">
            <w:rPr>
              <w:lang w:val="en-GB"/>
            </w:rPr>
            <w:delText>resources</w:delText>
          </w:r>
        </w:del>
      </w:ins>
      <w:proofErr w:type="spellEnd"/>
      <w:ins w:id="889" w:author="Ofir Eriksen" w:date="2026-09-02T14:17:00Z" w16du:dateUtc="2026-09-02T12:17:00Z">
        <w:del w:id="890" w:author="Albert Kwame Osei-Owusu" w:date="2026-09-12T09:00:00Z">
          <w:r w:rsidR="00286369" w:rsidRPr="00286369">
            <w:rPr>
              <w:noProof/>
              <w:vertAlign w:val="superscript"/>
              <w:lang w:val="en-GB"/>
              <w:rPrChange w:id="891" w:author="Ofir Eriksen" w:date="2026-09-02T14:17:00Z" w16du:dateUtc="2026-09-02T12:17:00Z">
                <w:rPr>
                  <w:lang w:val="da-DK"/>
                </w:rPr>
              </w:rPrChange>
            </w:rPr>
            <w:delText>12</w:delText>
          </w:r>
        </w:del>
      </w:ins>
      <w:ins w:id="894" w:author="Ofir Eriksen" w:date="2026-09-02T14:18:00Z" w16du:dateUtc="2026-09-02T12:18:00Z">
        <w:del w:id="2508" w:author="Albert Kwame Osei-Owusu" w:date="2026-09-13T09:00:00Z">
          <w:r w:rsidR="00286369">
            <w:rPr>
              <w:lang w:val="en-GB"/>
            </w:rPr>
            <w:delText>.</w:delText>
          </w:r>
        </w:del>
        <w:del w:id="2509" w:author="Albert Kwame Osei-Owusu" w:date="2026-09-13T09:00:00Z">
          <w:r w:rsidR="00286369" w:rsidRPr="00286369">
            <w:rPr>
              <w:rFonts w:ascii="Segoe UI" w:eastAsia="Times New Roman" w:hAnsi="Segoe UI" w:cs="Segoe UI"/>
              <w:color w:val="auto"/>
              <w:kern w:val="0"/>
              <w:sz w:val="21"/>
              <w:szCs w:val="21"/>
              <w:lang w:val="en-GB" w:eastAsia="da-DK"/>
              <w14:ligatures w14:val="none"/>
            </w:rPr>
            <w:delText xml:space="preserve"> </w:delText>
          </w:r>
        </w:del>
      </w:ins>
      <w:proofErr w:type="spellStart"/>
      <w:ins w:id="895" w:author="Ofir Eriksen" w:date="2026-09-02T14:18:00Z">
        <w:del w:id="2510" w:author="Albert Kwame Osei-Owusu" w:date="2026-09-13T09:00:00Z">
          <w:r w:rsidR="00286369" w:rsidRPr="00286369">
            <w:rPr>
              <w:lang w:val="en-GB"/>
            </w:rPr>
            <w:delText>Although</w:delText>
          </w:r>
        </w:del>
        <w:proofErr w:type="spellEnd"/>
        <w:del w:id="2511" w:author="Albert Kwame Osei-Owusu" w:date="2026-09-13T09:00:00Z">
          <w:r w:rsidR="00286369" w:rsidRPr="00286369">
            <w:rPr>
              <w:lang w:val="en-GB"/>
            </w:rPr>
            <w:delText xml:space="preserve"> </w:delText>
          </w:r>
        </w:del>
        <w:proofErr w:type="spellStart"/>
        <w:del w:id="2512" w:author="Albert Kwame Osei-Owusu" w:date="2026-09-13T09:00:00Z">
          <w:r w:rsidR="00286369" w:rsidRPr="00286369">
            <w:rPr>
              <w:lang w:val="en-GB"/>
            </w:rPr>
            <w:delText>our</w:delText>
          </w:r>
        </w:del>
        <w:proofErr w:type="spellEnd"/>
        <w:del w:id="2513" w:author="Albert Kwame Osei-Owusu" w:date="2026-09-13T09:00:00Z">
          <w:r w:rsidR="00286369" w:rsidRPr="00286369">
            <w:rPr>
              <w:lang w:val="en-GB"/>
            </w:rPr>
            <w:delText xml:space="preserve"> </w:delText>
          </w:r>
        </w:del>
        <w:proofErr w:type="spellStart"/>
        <w:del w:id="2514" w:author="Albert Kwame Osei-Owusu" w:date="2026-09-13T09:00:00Z">
          <w:r w:rsidR="00286369" w:rsidRPr="00286369">
            <w:rPr>
              <w:lang w:val="en-GB"/>
            </w:rPr>
            <w:delText>analysis</w:delText>
          </w:r>
        </w:del>
        <w:proofErr w:type="spellEnd"/>
        <w:del w:id="2515" w:author="Albert Kwame Osei-Owusu" w:date="2026-09-13T09:00:00Z">
          <w:r w:rsidR="00286369" w:rsidRPr="00286369">
            <w:rPr>
              <w:lang w:val="en-GB"/>
            </w:rPr>
            <w:delText xml:space="preserve"> </w:delText>
          </w:r>
        </w:del>
        <w:proofErr w:type="spellStart"/>
        <w:del w:id="2516" w:author="Albert Kwame Osei-Owusu" w:date="2026-09-13T09:00:00Z">
          <w:r w:rsidR="00286369" w:rsidRPr="00286369">
            <w:rPr>
              <w:lang w:val="en-GB"/>
            </w:rPr>
            <w:delText>does</w:delText>
          </w:r>
        </w:del>
        <w:proofErr w:type="spellEnd"/>
        <w:del w:id="2517" w:author="Albert Kwame Osei-Owusu" w:date="2026-09-13T09:00:00Z">
          <w:r w:rsidR="00286369" w:rsidRPr="00286369">
            <w:rPr>
              <w:lang w:val="en-GB"/>
            </w:rPr>
            <w:delText xml:space="preserve"> not </w:delText>
          </w:r>
        </w:del>
        <w:proofErr w:type="spellStart"/>
        <w:del w:id="2518" w:author="Albert Kwame Osei-Owusu" w:date="2026-09-13T09:00:00Z">
          <w:r w:rsidR="00286369" w:rsidRPr="00286369">
            <w:rPr>
              <w:lang w:val="en-GB"/>
            </w:rPr>
            <w:delText>assess</w:delText>
          </w:r>
        </w:del>
        <w:proofErr w:type="spellEnd"/>
        <w:del w:id="2519" w:author="Albert Kwame Osei-Owusu" w:date="2026-09-13T09:00:00Z">
          <w:r w:rsidR="00286369" w:rsidRPr="00286369">
            <w:rPr>
              <w:lang w:val="en-GB"/>
            </w:rPr>
            <w:delText xml:space="preserve"> </w:delText>
          </w:r>
        </w:del>
        <w:proofErr w:type="spellStart"/>
        <w:del w:id="2520" w:author="Albert Kwame Osei-Owusu" w:date="2026-09-13T09:00:00Z">
          <w:r w:rsidR="00286369" w:rsidRPr="00286369">
            <w:rPr>
              <w:lang w:val="en-GB"/>
            </w:rPr>
            <w:delText>local</w:delText>
          </w:r>
        </w:del>
        <w:proofErr w:type="spellEnd"/>
        <w:del w:id="2521" w:author="Albert Kwame Osei-Owusu" w:date="2026-09-13T09:00:00Z">
          <w:r w:rsidR="00286369" w:rsidRPr="00286369">
            <w:rPr>
              <w:lang w:val="en-GB"/>
            </w:rPr>
            <w:delText xml:space="preserve"> social or </w:delText>
          </w:r>
        </w:del>
        <w:proofErr w:type="spellStart"/>
        <w:del w:id="2522" w:author="Albert Kwame Osei-Owusu" w:date="2026-09-13T09:00:00Z">
          <w:r w:rsidR="00286369" w:rsidRPr="00286369">
            <w:rPr>
              <w:lang w:val="en-GB"/>
            </w:rPr>
            <w:delText>health</w:delText>
          </w:r>
        </w:del>
        <w:proofErr w:type="spellEnd"/>
        <w:del w:id="2523" w:author="Albert Kwame Osei-Owusu" w:date="2026-09-13T09:00:00Z">
          <w:r w:rsidR="00286369" w:rsidRPr="00286369">
            <w:rPr>
              <w:lang w:val="en-GB"/>
            </w:rPr>
            <w:delText xml:space="preserve"> </w:delText>
          </w:r>
        </w:del>
        <w:proofErr w:type="spellStart"/>
        <w:del w:id="2524" w:author="Albert Kwame Osei-Owusu" w:date="2026-09-13T09:00:00Z">
          <w:r w:rsidR="00286369" w:rsidRPr="00286369">
            <w:rPr>
              <w:lang w:val="en-GB"/>
            </w:rPr>
            <w:delText>consequences</w:delText>
          </w:r>
        </w:del>
        <w:proofErr w:type="spellEnd"/>
        <w:del w:id="2525" w:author="Albert Kwame Osei-Owusu" w:date="2026-09-13T09:00:00Z">
          <w:r w:rsidR="00286369" w:rsidRPr="00286369">
            <w:rPr>
              <w:lang w:val="en-GB"/>
            </w:rPr>
            <w:delText xml:space="preserve"> </w:delText>
          </w:r>
        </w:del>
        <w:proofErr w:type="spellStart"/>
        <w:del w:id="2526" w:author="Albert Kwame Osei-Owusu" w:date="2026-09-13T09:00:00Z">
          <w:r w:rsidR="00286369" w:rsidRPr="00286369">
            <w:rPr>
              <w:lang w:val="en-GB"/>
            </w:rPr>
            <w:delText>directly</w:delText>
          </w:r>
        </w:del>
        <w:proofErr w:type="spellEnd"/>
        <w:del w:id="2527" w:author="Albert Kwame Osei-Owusu" w:date="2026-09-13T09:00:00Z">
          <w:r w:rsidR="00286369" w:rsidRPr="00286369">
            <w:rPr>
              <w:lang w:val="en-GB"/>
            </w:rPr>
            <w:delText xml:space="preserve">, the </w:delText>
          </w:r>
        </w:del>
        <w:proofErr w:type="spellStart"/>
        <w:del w:id="2528" w:author="Albert Kwame Osei-Owusu" w:date="2026-09-13T09:00:00Z">
          <w:r w:rsidR="00286369" w:rsidRPr="00286369">
            <w:rPr>
              <w:lang w:val="en-GB"/>
            </w:rPr>
            <w:delText>concentration</w:delText>
          </w:r>
        </w:del>
        <w:proofErr w:type="spellEnd"/>
        <w:del w:id="2529" w:author="Albert Kwame Osei-Owusu" w:date="2026-09-13T09:00:00Z">
          <w:r w:rsidR="00286369" w:rsidRPr="00286369">
            <w:rPr>
              <w:lang w:val="en-GB"/>
            </w:rPr>
            <w:delText xml:space="preserve"> of water- and land-intensive </w:delText>
          </w:r>
        </w:del>
        <w:proofErr w:type="spellStart"/>
        <w:del w:id="2530" w:author="Albert Kwame Osei-Owusu" w:date="2026-09-13T09:00:00Z">
          <w:r w:rsidR="00286369" w:rsidRPr="00286369">
            <w:rPr>
              <w:lang w:val="en-GB"/>
            </w:rPr>
            <w:delText>activities</w:delText>
          </w:r>
        </w:del>
        <w:proofErr w:type="spellEnd"/>
        <w:del w:id="2531" w:author="Albert Kwame Osei-Owusu" w:date="2026-09-13T09:00:00Z">
          <w:r w:rsidR="00286369" w:rsidRPr="00286369">
            <w:rPr>
              <w:lang w:val="en-GB"/>
            </w:rPr>
            <w:delText xml:space="preserve"> </w:delText>
          </w:r>
        </w:del>
        <w:proofErr w:type="spellStart"/>
        <w:del w:id="2532" w:author="Albert Kwame Osei-Owusu" w:date="2026-09-13T09:00:00Z">
          <w:r w:rsidR="00286369" w:rsidRPr="00286369">
            <w:rPr>
              <w:lang w:val="en-GB"/>
            </w:rPr>
            <w:delText>outside</w:delText>
          </w:r>
        </w:del>
        <w:proofErr w:type="spellEnd"/>
        <w:del w:id="2533" w:author="Albert Kwame Osei-Owusu" w:date="2026-09-13T09:00:00Z">
          <w:r w:rsidR="00286369" w:rsidRPr="00286369">
            <w:rPr>
              <w:lang w:val="en-GB"/>
            </w:rPr>
            <w:delText xml:space="preserve"> Denmark </w:delText>
          </w:r>
        </w:del>
        <w:del w:id="896" w:author="Albert Kwame Osei-Owusu" w:date="2026-09-12T09:00:00Z">
          <w:r w:rsidR="00286369" w:rsidRPr="00286369">
            <w:rPr>
              <w:lang w:val="en-GB"/>
            </w:rPr>
            <w:delText>suggests that a substantial portion of environmental pressures associated with Danish health care are borne by populations geographically distant</w:delText>
          </w:r>
        </w:del>
      </w:ins>
      <w:ins w:id="898" w:author="Ofir Eriksen" w:date="2026-09-02T14:18:00Z">
        <w:del w:id="2557" w:author="Albert Kwame Osei-Owusu" w:date="2026-09-13T09:00:00Z">
          <w:r w:rsidR="00286369" w:rsidRPr="00286369">
            <w:rPr>
              <w:lang w:val="en-GB"/>
            </w:rPr>
            <w:delText xml:space="preserve"> from the </w:delText>
          </w:r>
        </w:del>
        <w:proofErr w:type="spellStart"/>
        <w:del w:id="2558" w:author="Albert Kwame Osei-Owusu" w:date="2026-09-13T09:00:00Z">
          <w:r w:rsidR="00286369" w:rsidRPr="00286369">
            <w:rPr>
              <w:lang w:val="en-GB"/>
            </w:rPr>
            <w:delText>beneficiaries</w:delText>
          </w:r>
        </w:del>
        <w:proofErr w:type="spellEnd"/>
        <w:del w:id="2559" w:author="Albert Kwame Osei-Owusu" w:date="2026-09-13T09:00:00Z">
          <w:r w:rsidR="00286369" w:rsidRPr="00286369">
            <w:rPr>
              <w:lang w:val="en-GB"/>
            </w:rPr>
            <w:delText xml:space="preserve"> of </w:delText>
          </w:r>
        </w:del>
        <w:del w:id="899" w:author="Albert Kwame Osei-Owusu" w:date="2026-09-12T09:00:00Z">
          <w:r w:rsidR="00286369" w:rsidRPr="00286369">
            <w:rPr>
              <w:lang w:val="en-GB"/>
            </w:rPr>
            <w:delText>health care services</w:delText>
          </w:r>
        </w:del>
      </w:ins>
      <w:proofErr w:type="spellStart"/>
      <w:ins w:id="901" w:author="Ofir Eriksen" w:date="2026-09-02T14:18:00Z">
        <w:del w:id="2564" w:author="Albert Kwame Osei-Owusu" w:date="2026-09-13T09:00:00Z">
          <w:r w:rsidR="00286369" w:rsidRPr="00286369">
            <w:rPr>
              <w:lang w:val="en-GB"/>
            </w:rPr>
            <w:delText>.</w:delText>
          </w:r>
        </w:del>
      </w:ins>
      <w:ins w:id="52435" w:author="Albert Kwame Osei-Owusu" w:date="2026-10-21T20:00:00Z">
        <w:r>
          <w:t xml:space="preserve">Most of the blue water consumption and land use associated with Danish health care occurred abroad, a pattern documented in other globally traded supply chains,</w:t>
        </w:r>
      </w:ins>
      <w:ins w:id="19906" w:author="Albert Kwame Osei-Owusu" w:date="2026-09-14T09:00:00Z">
        <w:r>
          <w:t xml:space="preserve"> where consumption in one region drives environmental pressure in another, as shown for sulphur and non-CO₂ greenhouse gas emissions embodied in traded photovoltaic products [</w:t>
        </w:r>
        <w:r>
          <w:t xml:space="preserve">49,50</w:t>
        </w:r>
        <w:r>
          <w:t xml:space="preserve">]. Such displacement matters because environmental burdens are not experienced uniformly across locations, and the Earth Commission has argued that sustainability should be judged by fairness in the distribution of environmental harms and access to resources as well as by biophysical limits </w:t>
        </w:r>
      </w:ins>
      <w:ins w:id="19907" w:author="Albert Kwame Osei-Owusu" w:date="2026-09-14T09:00:00Z">
        <w:r>
          <w:rPr>
            <w:highlight w:val="yellow"/>
          </w:rPr>
          <w:t xml:space="preserve">[7]</w:t>
        </w:r>
      </w:ins>
      <w:ins w:id="19908" w:author="Albert Kwame Osei-Owusu" w:date="2026-09-14T09:00:00Z">
        <w:r>
          <w:t xml:space="preserve">. Although our analysis does not assess local social or health consequences directly, the concentration of water- and land-intensive activities outside Denmark (94.3% of blue water consumption and 90.9% of land use) suggests that these pressures fall largely on populations geographically distant from the beneficiaries of Danish health care.</w:t>
        </w:r>
        <w:r>
          <w:t xml:space="preserve"> Because these pressures arise in other jurisdictions, Danish health authorities can influence them mainly through procurement and engagement with suppliers, so responsibility for them can be seen as shared between the producing countries and the Danish purchasers.</w:t>
        </w:r>
      </w:ins>
    </w:p>
    <w:p w14:paraId="4934D5CD" w14:textId="77777777" w:rsidR="00623E9E" w:rsidRDefault="00D46AF1" w:rsidP="004C5A97">
      <w:pPr>
        <w:spacing w:after="160"/>
        <w:rPr>
          <w:del w:id="51373" w:author="Albert Kwame Osei-Owusu" w:date="2026-09-14T16:00:00Z"/>
        </w:rPr>
      </w:pPr>
      <w:del w:id="902" w:author="Ofir Eriksen" w:date="2026-09-02T14:15:00Z" w16du:dateUtc="2026-09-02T12:15:00Z">
        <w:r w:rsidDel="00BE6F93">
          <w:delText xml:space="preserve">This pattern reflects reliance on global supply chains and indicates that environmental burdens associated with Danish </w:delText>
        </w:r>
        <w:r w:rsidR="004F4CB0" w:rsidDel="00BE6F93">
          <w:delText>health care</w:delText>
        </w:r>
        <w:r w:rsidDel="00BE6F93">
          <w:delText xml:space="preserve"> extend beyond national borders. Such displacement contributes to an uneven distribution of environmental </w:delText>
        </w:r>
        <w:r w:rsidR="000D6BAF" w:rsidDel="00BE6F93">
          <w:delText>impacts</w:delText>
        </w:r>
        <w:r w:rsidDel="00BE6F93">
          <w:delText>, where regions with relatively low per-capita resource use may experience a disproportionate share of impacts</w:delText>
        </w:r>
      </w:del>
      <w:del w:id="903" w:author="Albert Kwame Osei-Owusu" w:date="2026-09-12T09:00:00Z">
        <w:r>
          <w:delText xml:space="preserve">. Waste generation showed a more domestic profile, although a substantial share still originates from upstream processes rather than from on-site clinical activities. </w:delText>
        </w:r>
      </w:del>
      <w:ins w:id="904" w:author="Albert Kwame Osei-Owusu" w:date="2026-09-12T09:00:00Z">
        <w:del w:id="905" w:author="Albert Kwame Osei-Owusu" w:date="2026-09-12T09:00:00Z">
          <w:r>
            <w:delText xml:space="preserve">Waste generation showed a more domestic profile, with 50.7% arising in Denmark, although a substantial share still originates from upstream processesalthough the remaining 49.3% still originates from upstream processes rather than from on-site clinical activities. </w:delText>
          </w:r>
        </w:del>
      </w:ins>
    </w:p>
    <w:p w14:paraId="0AFAE3F4" w14:textId="77777777" w:rsidR="00F733BE" w:rsidRDefault="00000000">
      <w:pPr>
        <w:spacing w:after="160"/>
        <w:rPr>
          <w:ins w:id="906" w:author="Albert Kwame Osei-Owusu" w:date="2026-09-12T09:00:00Z"/>
          <w:rFonts w:cs="Times New Roman"/>
          <w:szCs w:val="20"/>
        </w:rPr>
      </w:pPr>
      <w:ins w:id="20909" w:author="Albert Kwame Osei-Owusu" w:date="2026-09-14T09:00:00Z">
        <w:r>
          <w:t xml:space="preserve">Scope 1 and Scope 2, the boundary of many institutional climate accounts, cover 4.8% of the climate impact of Danish health care and</w:t>
        </w:r>
        <w:r>
          <w:t xml:space="preserve"> almost</w:t>
        </w:r>
        <w:r>
          <w:t xml:space="preserve"> none of its material, water or land impact, so a target expressed in those terms leaves the great majority of the footprint outside its scope; Danish regional accounts already include purchased goods and services [21]. </w:t>
        </w:r>
        <w:r>
          <w:t xml:space="preserve">The OECD estimate for Denmark places 15% of the footprint in Scope 1 and Scope 2 together [1]. Part of the difference is the purchase column, because EXIOBASE’s Danish health industry spends 1.6% of its purchases on energy, compared to 3.9% in Statistics Denmark’s table; scaling Scope 2 to the national energy share would give roughly 180 kt CO₂e, and Scope 1 and Scope 2 together would then reach about 7% of the footprint. Most of the remaining gap lies in the OECD’s Scope 1, which is modelled from sector intensities rather than read from the Danish emission accounts, and in its 2018 reference year, when Danish electricity was more carbon intensive. The 4.8% reported here is therefore a lower bound set by EXIOBASE’s purchase column rather than by the method.</w:t>
        </w:r>
        <w:r>
          <w:t xml:space="preserve"> Patient and visitor travel, a further 6.2%, falls outside the GHG Protocol’s reporting boundary altogether, even though a health authority influences it directly through where it sites services and how it schedules them. Waste generation is the one category in which the sector’s own operations form a material share, at 19.6%, and it is also the category over which the sector has the most direct control.</w:t>
        </w:r>
      </w:ins>
    </w:p>
    <w:p w14:paraId="5607D03F" w14:textId="77777777" w:rsidR="00F733BE" w:rsidRDefault="00000000">
      <w:pPr>
        <w:spacing w:after="160"/>
        <w:rPr>
          <w:ins w:id="908" w:author="Albert Kwame Osei-Owusu" w:date="2026-09-12T09:00:00Z"/>
          <w:rFonts w:cs="Times New Roman"/>
          <w:szCs w:val="20"/>
        </w:rPr>
      </w:pPr>
      <w:ins w:id="45999" w:author="Albert Kwame Osei-Owusu" w:date="2026-09-14T09:00:00Z">
        <w:r>
          <w:t xml:space="preserve">The three reference years do not form a time series, and we report them as a comparison rather than a trend (Appendix A, Reference years and the background model; Figs. A.7, A.8 and A.10). </w:t>
        </w:r>
        <w:r>
          <w:t xml:space="preserve">Between 2016 and 2019, with the background model held constant and expenditure in each year’s current prices, the categories increased by between </w:t>
        </w:r>
        <w:r>
          <w:t xml:space="preserve">1.5%</w:t>
        </w:r>
        <w:r>
          <w:t xml:space="preserve"> and </w:t>
        </w:r>
        <w:r>
          <w:t xml:space="preserve">5.9%,</w:t>
        </w:r>
        <w:r>
          <w:t xml:space="preserve"> in line with nominal health care expenditure. Between 2019 and 2022 the background model also </w:t>
        </w:r>
        <w:r>
          <w:t xml:space="preserve">changed,</w:t>
        </w:r>
        <w:r>
          <w:t xml:space="preserve"> and the categories diverged, largely because of </w:t>
        </w:r>
        <w:r>
          <w:t xml:space="preserve">it. Climate</w:t>
        </w:r>
        <w:r>
          <w:t xml:space="preserve"> change increased by 6.8% and material extraction, blue water consumption and land use by </w:t>
        </w:r>
        <w:r>
          <w:t xml:space="preserve">between 35.9% and 56.8%,</w:t>
        </w:r>
        <w:r>
          <w:t xml:space="preserve"> whereas waste generation decreased by 4%. For climate change, a larger chemicals block in the 2022 table accounts for the increase (Appendix A, Fig. A.9).</w:t>
        </w:r>
        <w:r>
          <w:t xml:space="preserve"> The comparison therefore shows how strongly the result depends on the </w:t>
        </w:r>
        <w:r>
          <w:t xml:space="preserve">year and edition</w:t>
        </w:r>
        <w:r>
          <w:t xml:space="preserve"> of the underlying accounts.</w:t>
        </w:r>
      </w:ins>
    </w:p>
    <w:p w14:paraId="04CCDB1B" w14:textId="77777777" w:rsidR="007556B4" w:rsidRPr="007556B4" w:rsidRDefault="00623E9E" w:rsidP="007556B4">
      <w:pPr>
        <w:spacing w:after="160"/>
        <w:rPr>
          <w:ins w:id="910" w:author="Ofir Eriksen" w:date="2026-09-02T14:56:00Z"/>
          <w:lang w:val="en-GB"/>
        </w:rPr>
      </w:pPr>
      <w:del w:id="38942" w:author="Albert Kwame Osei-Owusu" w:date="2026-09-14T09:00:00Z">
        <w:r>
          <w:delText xml:space="preserve">From a policy perspective, the dominance of supply-chain-related impacts</w:delText>
        </w:r>
      </w:del>
      <w:ins w:id="38943" w:author="Albert Kwame Osei-Owusu" w:date="2026-09-14T09:00:00Z">
        <w:r>
          <w:t xml:space="preserve">The dominance of supply-chain impacts</w:t>
        </w:r>
      </w:ins>
      <w:r>
        <w:t xml:space="preserve"> implies that mitigation must extend beyond </w:t>
      </w:r>
      <w:r w:rsidR="004F4CB0">
        <w:t>health care</w:t>
      </w:r>
      <w:r>
        <w:t xml:space="preserve"> facilities to </w:t>
      </w:r>
      <w:del w:id="51226" w:author="Albert Kwame Osei-Owusu" w:date="2026-09-14T16:00:00Z">
        <w:r>
          <w:delText xml:space="preserve">procurement, transport, and upstream</w:delText>
        </w:r>
      </w:del>
      <w:ins w:id="51227" w:author="Albert Kwame Osei-Owusu" w:date="2026-09-14T16:00:00Z">
        <w:r>
          <w:t xml:space="preserve">procurement, transport and upstream</w:t>
        </w:r>
      </w:ins>
      <w:r>
        <w:t xml:space="preserve"> production systems.</w:t>
      </w:r>
      <w:del w:id="52483" w:author="Albert Kwame Osei-Owusu" w:date="2026-10-21T20:00:00Z">
        <w:r>
          <w:delText xml:space="preserve"> In Denmark, centralised procurement actors and EU regulatory frameworks provide </w:delText>
        </w:r>
      </w:del>
      <w:del w:id="911" w:author="Albert Kwame Osei-Owusu" w:date="2026-09-12T09:00:00Z">
        <w:r>
          <w:delText>potential leverage points for</w:delText>
        </w:r>
      </w:del>
      <w:del w:id="52484" w:author="Albert Kwame Osei-Owusu" w:date="2026-10-21T20:00:00Z">
        <w:r>
          <w:delText xml:space="preserve"> integrating environmental criteria into supply chains.</w:delText>
        </w:r>
      </w:del>
      <w:r>
        <w:t xml:space="preserve"> </w:t>
      </w:r>
      <w:del w:id="52413" w:author="Albert Kwame Osei-Owusu" w:date="2026-10-21T20:00:00Z">
        <w:r>
          <w:delText xml:space="preserve">These findings align with previous assessments identifying </w:delText>
        </w:r>
      </w:del>
      <w:del w:id="6270" w:author="Albert Kwame Osei-Owusu" w:date="2026-09-14T09:00:00Z">
        <w:r>
          <w:delText xml:space="preserve">procurement, pharmaceuticals, and transport </w:delText>
        </w:r>
      </w:del>
      <w:del w:id="7272" w:author="Albert Kwame Osei-Owusu" w:date="2026-09-14T09:00:00Z">
        <w:r>
          <w:lastRenderedPageBreak/>
          <w:delText xml:space="preserve">as key emission sources</w:delText>
        </w:r>
      </w:del>
      <w:del w:id="913" w:author="Ofir Eriksen" w:date="2026-09-02T14:40:00Z" w16du:dateUtc="2026-09-02T12:40:00Z">
        <w:r w:rsidDel="00BE2106">
          <w:delText xml:space="preserve"> </w:delText>
        </w:r>
      </w:del>
      <w:ins w:id="916" w:author="Ofir Eriksen" w:date="2026-09-02T14:44:00Z" w16du:dateUtc="2026-09-02T12:44:00Z">
        <w:del w:id="917" w:author="Albert Kwame Osei-Owusu" w:date="2026-09-12T09:00:00Z">
          <w:r w:rsidR="00E90221" w:rsidRPr="00E90221">
            <w:rPr>
              <w:noProof/>
              <w:vertAlign w:val="superscript"/>
            </w:rPr>
            <w:delText>9,39</w:delText>
          </w:r>
        </w:del>
      </w:ins>
      <w:del w:id="919" w:author="Ofir Eriksen" w:date="2026-08-31T14:40:00Z" w16du:dateUtc="2026-08-31T12:40:00Z">
        <w:r w:rsidR="00893384" w:rsidRPr="00893384" w:rsidDel="005D1C1A">
          <w:rPr>
            <w:noProof/>
            <w:vertAlign w:val="superscript"/>
          </w:rPr>
          <w:delText>11,37</w:delText>
        </w:r>
      </w:del>
      <w:del w:id="52414" w:author="Albert Kwame Osei-Owusu" w:date="2026-10-21T20:00:00Z">
        <w:r>
          <w:delText xml:space="preserve">.</w:delText>
        </w:r>
      </w:del>
      <w:ins w:id="52415" w:author="Albert Kwame Osei-Owusu" w:date="2026-10-21T20:00:00Z">
        <w:r>
          <w:t xml:space="preserve">These findings align with Danish assessments in which purchased goods and services account for most of the emissions of hospitals and regions [</w:t>
        </w:r>
        <w:r>
          <w:t xml:space="preserve">21,51</w:t>
        </w:r>
        <w:r>
          <w:t xml:space="preserve">].</w:t>
        </w:r>
      </w:ins>
      <w:del w:id="52438" w:author="Albert Kwame Osei-Owusu" w:date="2026-10-21T20:00:00Z">
        <w:r>
          <w:delText xml:space="preserve"> </w:delText>
        </w:r>
      </w:del>
      <w:proofErr w:type="spellStart"/>
      <w:ins w:id="920" w:author="Ofir Eriksen" w:date="2026-09-02T14:56:00Z">
        <w:del w:id="52439" w:author="Albert Kwame Osei-Owusu" w:date="2026-10-21T20:00:00Z">
          <w:r w:rsidR="007556B4" w:rsidRPr="007556B4">
            <w:rPr>
              <w:lang w:val="en-GB"/>
            </w:rPr>
            <w:delText>Because</w:delText>
          </w:r>
        </w:del>
        <w:proofErr w:type="spellEnd"/>
        <w:del w:id="52440" w:author="Albert Kwame Osei-Owusu" w:date="2026-10-21T20:00:00Z">
          <w:r w:rsidR="007556B4" w:rsidRPr="007556B4">
            <w:rPr>
              <w:lang w:val="en-GB"/>
            </w:rPr>
            <w:delText xml:space="preserve"> </w:delText>
          </w:r>
        </w:del>
        <w:proofErr w:type="spellStart"/>
        <w:del w:id="52441" w:author="Albert Kwame Osei-Owusu" w:date="2026-10-21T20:00:00Z">
          <w:r w:rsidR="007556B4" w:rsidRPr="007556B4">
            <w:rPr>
              <w:lang w:val="en-GB"/>
            </w:rPr>
            <w:delText>many</w:delText>
          </w:r>
        </w:del>
        <w:proofErr w:type="spellEnd"/>
        <w:del w:id="52442" w:author="Albert Kwame Osei-Owusu" w:date="2026-10-21T20:00:00Z">
          <w:r w:rsidR="007556B4" w:rsidRPr="007556B4">
            <w:rPr>
              <w:lang w:val="en-GB"/>
            </w:rPr>
            <w:delText xml:space="preserve"> </w:delText>
          </w:r>
        </w:del>
        <w:proofErr w:type="spellStart"/>
        <w:del w:id="52443" w:author="Albert Kwame Osei-Owusu" w:date="2026-10-21T20:00:00Z">
          <w:r w:rsidR="007556B4" w:rsidRPr="007556B4">
            <w:rPr>
              <w:lang w:val="en-GB"/>
            </w:rPr>
            <w:delText>environmental</w:delText>
          </w:r>
        </w:del>
        <w:proofErr w:type="spellEnd"/>
        <w:del w:id="52444" w:author="Albert Kwame Osei-Owusu" w:date="2026-10-21T20:00:00Z">
          <w:r w:rsidR="007556B4" w:rsidRPr="007556B4">
            <w:rPr>
              <w:lang w:val="en-GB"/>
            </w:rPr>
            <w:delText xml:space="preserve"> </w:delText>
          </w:r>
        </w:del>
        <w:proofErr w:type="spellStart"/>
        <w:del w:id="52445" w:author="Albert Kwame Osei-Owusu" w:date="2026-10-21T20:00:00Z">
          <w:r w:rsidR="007556B4" w:rsidRPr="007556B4">
            <w:rPr>
              <w:lang w:val="en-GB"/>
            </w:rPr>
            <w:delText>impacts</w:delText>
          </w:r>
        </w:del>
        <w:proofErr w:type="spellEnd"/>
        <w:del w:id="52446" w:author="Albert Kwame Osei-Owusu" w:date="2026-10-21T20:00:00Z">
          <w:r w:rsidR="007556B4" w:rsidRPr="007556B4">
            <w:rPr>
              <w:lang w:val="en-GB"/>
            </w:rPr>
            <w:delText xml:space="preserve"> </w:delText>
          </w:r>
        </w:del>
        <w:proofErr w:type="spellStart"/>
        <w:del w:id="52447" w:author="Albert Kwame Osei-Owusu" w:date="2026-10-21T20:00:00Z">
          <w:r w:rsidR="007556B4" w:rsidRPr="007556B4">
            <w:rPr>
              <w:lang w:val="en-GB"/>
            </w:rPr>
            <w:delText>occur</w:delText>
          </w:r>
        </w:del>
        <w:proofErr w:type="spellEnd"/>
        <w:del w:id="52448" w:author="Albert Kwame Osei-Owusu" w:date="2026-10-21T20:00:00Z">
          <w:r w:rsidR="007556B4" w:rsidRPr="007556B4">
            <w:rPr>
              <w:lang w:val="en-GB"/>
            </w:rPr>
            <w:delText xml:space="preserve"> </w:delText>
          </w:r>
        </w:del>
        <w:proofErr w:type="spellStart"/>
        <w:del w:id="52449" w:author="Albert Kwame Osei-Owusu" w:date="2026-10-21T20:00:00Z">
          <w:r w:rsidR="007556B4" w:rsidRPr="007556B4">
            <w:rPr>
              <w:lang w:val="en-GB"/>
            </w:rPr>
            <w:delText>outside</w:delText>
          </w:r>
        </w:del>
        <w:proofErr w:type="spellEnd"/>
        <w:del w:id="52450" w:author="Albert Kwame Osei-Owusu" w:date="2026-10-21T20:00:00Z">
          <w:r w:rsidR="007556B4" w:rsidRPr="007556B4">
            <w:rPr>
              <w:lang w:val="en-GB"/>
            </w:rPr>
            <w:delText xml:space="preserve"> Danish </w:delText>
          </w:r>
        </w:del>
        <w:proofErr w:type="spellStart"/>
        <w:del w:id="52451" w:author="Albert Kwame Osei-Owusu" w:date="2026-10-21T20:00:00Z">
          <w:r w:rsidR="007556B4" w:rsidRPr="007556B4">
            <w:rPr>
              <w:lang w:val="en-GB"/>
            </w:rPr>
            <w:delText>borders</w:delText>
          </w:r>
        </w:del>
        <w:proofErr w:type="spellEnd"/>
        <w:del w:id="52452" w:author="Albert Kwame Osei-Owusu" w:date="2026-10-21T20:00:00Z">
          <w:r w:rsidR="007556B4" w:rsidRPr="007556B4">
            <w:rPr>
              <w:lang w:val="en-GB"/>
            </w:rPr>
            <w:delText xml:space="preserve">, </w:delText>
          </w:r>
        </w:del>
        <w:proofErr w:type="spellStart"/>
        <w:del w:id="52453" w:author="Albert Kwame Osei-Owusu" w:date="2026-10-21T20:00:00Z">
          <w:r w:rsidR="007556B4" w:rsidRPr="007556B4">
            <w:rPr>
              <w:lang w:val="en-GB"/>
            </w:rPr>
            <w:delText>reducing</w:delText>
          </w:r>
        </w:del>
        <w:proofErr w:type="spellEnd"/>
        <w:del w:id="52454" w:author="Albert Kwame Osei-Owusu" w:date="2026-10-21T20:00:00Z">
          <w:r w:rsidR="007556B4" w:rsidRPr="007556B4">
            <w:rPr>
              <w:lang w:val="en-GB"/>
            </w:rPr>
            <w:delText xml:space="preserve"> the </w:delText>
          </w:r>
        </w:del>
        <w:proofErr w:type="spellStart"/>
        <w:del w:id="52455" w:author="Albert Kwame Osei-Owusu" w:date="2026-10-21T20:00:00Z">
          <w:r w:rsidR="007556B4" w:rsidRPr="007556B4">
            <w:rPr>
              <w:lang w:val="en-GB"/>
            </w:rPr>
            <w:delText>environmental</w:delText>
          </w:r>
        </w:del>
        <w:proofErr w:type="spellEnd"/>
        <w:del w:id="52456" w:author="Albert Kwame Osei-Owusu" w:date="2026-10-21T20:00:00Z">
          <w:r w:rsidR="007556B4" w:rsidRPr="007556B4">
            <w:rPr>
              <w:lang w:val="en-GB"/>
            </w:rPr>
            <w:delText xml:space="preserve"> </w:delText>
          </w:r>
        </w:del>
        <w:proofErr w:type="spellStart"/>
        <w:del w:id="52457" w:author="Albert Kwame Osei-Owusu" w:date="2026-10-21T20:00:00Z">
          <w:r w:rsidR="007556B4" w:rsidRPr="007556B4">
            <w:rPr>
              <w:lang w:val="en-GB"/>
            </w:rPr>
            <w:delText>footprint</w:delText>
          </w:r>
        </w:del>
        <w:proofErr w:type="spellEnd"/>
        <w:del w:id="52458" w:author="Albert Kwame Osei-Owusu" w:date="2026-10-21T20:00:00Z">
          <w:r w:rsidR="007556B4" w:rsidRPr="007556B4">
            <w:rPr>
              <w:lang w:val="en-GB"/>
            </w:rPr>
            <w:delText xml:space="preserve"> of </w:delText>
          </w:r>
        </w:del>
        <w:proofErr w:type="spellStart"/>
        <w:del w:id="52459" w:author="Albert Kwame Osei-Owusu" w:date="2026-10-21T20:00:00Z">
          <w:r w:rsidR="007556B4" w:rsidRPr="007556B4">
            <w:rPr>
              <w:lang w:val="en-GB"/>
            </w:rPr>
            <w:delText>health</w:delText>
          </w:r>
        </w:del>
        <w:proofErr w:type="spellEnd"/>
        <w:del w:id="52460" w:author="Albert Kwame Osei-Owusu" w:date="2026-10-21T20:00:00Z">
          <w:r w:rsidR="007556B4" w:rsidRPr="007556B4">
            <w:rPr>
              <w:lang w:val="en-GB"/>
            </w:rPr>
            <w:delText xml:space="preserve"> </w:delText>
          </w:r>
        </w:del>
        <w:proofErr w:type="spellStart"/>
        <w:del w:id="52461" w:author="Albert Kwame Osei-Owusu" w:date="2026-10-21T20:00:00Z">
          <w:r w:rsidR="007556B4" w:rsidRPr="007556B4">
            <w:rPr>
              <w:lang w:val="en-GB"/>
            </w:rPr>
            <w:delText>care</w:delText>
          </w:r>
        </w:del>
        <w:proofErr w:type="spellEnd"/>
        <w:del w:id="52462" w:author="Albert Kwame Osei-Owusu" w:date="2026-10-21T20:00:00Z">
          <w:r w:rsidR="007556B4" w:rsidRPr="007556B4">
            <w:rPr>
              <w:lang w:val="en-GB"/>
            </w:rPr>
            <w:delText xml:space="preserve"> </w:delText>
          </w:r>
        </w:del>
        <w:proofErr w:type="spellStart"/>
      </w:ins>
      <w:ins w:id="39985" w:author="Ofir Eriksen" w:date="2026-09-02T14:56:00Z">
        <w:del w:id="39984" w:author="Albert Kwame Osei-Owusu" w:date="2026-09-14T09:00:00Z">
          <w:r w:rsidR="007556B4" w:rsidRPr="007556B4">
            <w:rPr>
              <w:lang w:val="en-GB"/>
            </w:rPr>
            <w:delText xml:space="preserve">requires</w:delText>
          </w:r>
        </w:del>
      </w:ins>
      <w:ins w:id="39986" w:author="Ofir Eriksen" w:date="2026-09-02T14:56:00Z">
        <w:proofErr w:type="spellEnd"/>
      </w:ins>
      <w:ins w:id="39982" w:author="Ofir Eriksen" w:date="2026-09-02T14:56:00Z">
        <w:del w:id="39981" w:author="Albert Kwame Osei-Owusu" w:date="2026-09-14T09:00:00Z">
          <w:r w:rsidR="007556B4" w:rsidRPr="007556B4">
            <w:rPr>
              <w:lang w:val="en-GB"/>
            </w:rPr>
            <w:delText xml:space="preserve"> not </w:delText>
          </w:r>
        </w:del>
      </w:ins>
      <w:ins w:id="39983" w:author="Ofir Eriksen" w:date="2026-09-02T14:56:00Z">
        <w:proofErr w:type="spellStart"/>
      </w:ins>
      <w:ins w:id="39979" w:author="Ofir Eriksen" w:date="2026-09-02T14:56:00Z">
        <w:del w:id="39978" w:author="Albert Kwame Osei-Owusu" w:date="2026-09-14T09:00:00Z">
          <w:r w:rsidR="007556B4" w:rsidRPr="007556B4">
            <w:rPr>
              <w:lang w:val="en-GB"/>
            </w:rPr>
            <w:delText xml:space="preserve">only</w:delText>
          </w:r>
        </w:del>
      </w:ins>
      <w:ins w:id="39980" w:author="Ofir Eriksen" w:date="2026-09-02T14:56:00Z">
        <w:proofErr w:type="spellEnd"/>
      </w:ins>
      <w:ins w:id="39976" w:author="Ofir Eriksen" w:date="2026-09-02T14:56:00Z">
        <w:del w:id="39975" w:author="Albert Kwame Osei-Owusu" w:date="2026-09-14T09:00:00Z">
          <w:r w:rsidR="007556B4" w:rsidRPr="007556B4">
            <w:rPr>
              <w:lang w:val="en-GB"/>
            </w:rPr>
            <w:delText xml:space="preserve"> </w:delText>
          </w:r>
        </w:del>
      </w:ins>
      <w:ins w:id="39977" w:author="Ofir Eriksen" w:date="2026-09-02T14:56:00Z">
        <w:proofErr w:type="spellStart"/>
      </w:ins>
      <w:ins w:id="39973" w:author="Ofir Eriksen" w:date="2026-09-02T14:56:00Z">
        <w:del w:id="39972" w:author="Albert Kwame Osei-Owusu" w:date="2026-09-14T09:00:00Z">
          <w:r w:rsidR="007556B4" w:rsidRPr="007556B4">
            <w:rPr>
              <w:lang w:val="en-GB"/>
            </w:rPr>
            <w:delText xml:space="preserve">domestic</w:delText>
          </w:r>
        </w:del>
      </w:ins>
      <w:ins w:id="39974" w:author="Ofir Eriksen" w:date="2026-09-02T14:56:00Z">
        <w:proofErr w:type="spellEnd"/>
      </w:ins>
      <w:ins w:id="39970" w:author="Ofir Eriksen" w:date="2026-09-02T14:56:00Z">
        <w:del w:id="39969" w:author="Albert Kwame Osei-Owusu" w:date="2026-09-14T09:00:00Z">
          <w:r w:rsidR="007556B4" w:rsidRPr="007556B4">
            <w:rPr>
              <w:lang w:val="en-GB"/>
            </w:rPr>
            <w:delText xml:space="preserve"> action </w:delText>
          </w:r>
        </w:del>
      </w:ins>
      <w:ins w:id="39971" w:author="Ofir Eriksen" w:date="2026-09-02T14:56:00Z">
        <w:proofErr w:type="spellStart"/>
      </w:ins>
      <w:ins w:id="39967" w:author="Ofir Eriksen" w:date="2026-09-02T14:56:00Z">
        <w:del w:id="39966" w:author="Albert Kwame Osei-Owusu" w:date="2026-09-14T09:00:00Z">
          <w:r w:rsidR="007556B4" w:rsidRPr="007556B4">
            <w:rPr>
              <w:lang w:val="en-GB"/>
            </w:rPr>
            <w:delText xml:space="preserve">through</w:delText>
          </w:r>
        </w:del>
      </w:ins>
      <w:ins w:id="39968" w:author="Ofir Eriksen" w:date="2026-09-02T14:56:00Z">
        <w:proofErr w:type="spellEnd"/>
      </w:ins>
      <w:ins w:id="39964" w:author="Ofir Eriksen" w:date="2026-09-02T14:56:00Z">
        <w:del w:id="39963" w:author="Albert Kwame Osei-Owusu" w:date="2026-09-14T09:00:00Z">
          <w:r w:rsidR="007556B4" w:rsidRPr="007556B4">
            <w:rPr>
              <w:lang w:val="en-GB"/>
            </w:rPr>
            <w:delText xml:space="preserve"> </w:delText>
          </w:r>
        </w:del>
      </w:ins>
      <w:ins w:id="39965" w:author="Ofir Eriksen" w:date="2026-09-02T14:56:00Z">
        <w:proofErr w:type="spellStart"/>
      </w:ins>
      <w:ins w:id="39961" w:author="Ofir Eriksen" w:date="2026-09-02T14:56:00Z">
        <w:del w:id="39960" w:author="Albert Kwame Osei-Owusu" w:date="2026-09-14T09:00:00Z">
          <w:r w:rsidR="007556B4" w:rsidRPr="007556B4">
            <w:rPr>
              <w:lang w:val="en-GB"/>
            </w:rPr>
            <w:delText xml:space="preserve">procurement</w:delText>
          </w:r>
        </w:del>
      </w:ins>
      <w:ins w:id="39962" w:author="Ofir Eriksen" w:date="2026-09-02T14:56:00Z">
        <w:proofErr w:type="spellEnd"/>
      </w:ins>
      <w:ins w:id="39958" w:author="Ofir Eriksen" w:date="2026-09-02T14:56:00Z">
        <w:del w:id="39957" w:author="Albert Kwame Osei-Owusu" w:date="2026-09-14T09:00:00Z">
          <w:r w:rsidR="007556B4" w:rsidRPr="007556B4">
            <w:rPr>
              <w:lang w:val="en-GB"/>
            </w:rPr>
            <w:delText xml:space="preserve"> and </w:delText>
          </w:r>
        </w:del>
      </w:ins>
      <w:ins w:id="39959" w:author="Ofir Eriksen" w:date="2026-09-02T14:56:00Z">
        <w:proofErr w:type="spellStart"/>
      </w:ins>
      <w:ins w:id="39955" w:author="Ofir Eriksen" w:date="2026-09-02T14:56:00Z">
        <w:del w:id="39954" w:author="Albert Kwame Osei-Owusu" w:date="2026-09-14T09:00:00Z">
          <w:r w:rsidR="007556B4" w:rsidRPr="007556B4">
            <w:rPr>
              <w:lang w:val="en-GB"/>
            </w:rPr>
            <w:delText xml:space="preserve">planning</w:delText>
          </w:r>
        </w:del>
      </w:ins>
      <w:ins w:id="39956" w:author="Ofir Eriksen" w:date="2026-09-02T14:56:00Z">
        <w:proofErr w:type="spellEnd"/>
      </w:ins>
      <w:ins w:id="39952" w:author="Ofir Eriksen" w:date="2026-09-02T14:56:00Z">
        <w:del w:id="39951" w:author="Albert Kwame Osei-Owusu" w:date="2026-09-14T09:00:00Z">
          <w:r w:rsidR="007556B4" w:rsidRPr="007556B4">
            <w:rPr>
              <w:lang w:val="en-GB"/>
            </w:rPr>
            <w:delText xml:space="preserve"> decisions, but </w:delText>
          </w:r>
        </w:del>
      </w:ins>
      <w:ins w:id="39953" w:author="Ofir Eriksen" w:date="2026-09-02T14:56:00Z">
        <w:proofErr w:type="spellStart"/>
      </w:ins>
      <w:ins w:id="39949" w:author="Ofir Eriksen" w:date="2026-09-02T14:56:00Z">
        <w:del w:id="39948" w:author="Albert Kwame Osei-Owusu" w:date="2026-09-14T09:00:00Z">
          <w:r w:rsidR="007556B4" w:rsidRPr="007556B4">
            <w:rPr>
              <w:lang w:val="en-GB"/>
            </w:rPr>
            <w:delText xml:space="preserve">also</w:delText>
          </w:r>
        </w:del>
      </w:ins>
      <w:ins w:id="39950" w:author="Ofir Eriksen" w:date="2026-09-02T14:56:00Z">
        <w:proofErr w:type="spellEnd"/>
      </w:ins>
      <w:ins w:id="39946" w:author="Ofir Eriksen" w:date="2026-09-02T14:56:00Z">
        <w:del w:id="39944" w:author="Albert Kwame Osei-Owusu" w:date="2026-09-14T09:00:00Z">
          <w:r w:rsidR="007556B4" w:rsidRPr="007556B4">
            <w:rPr>
              <w:lang w:val="en-GB"/>
            </w:rPr>
            <w:delText xml:space="preserve"> engagement</w:delText>
          </w:r>
        </w:del>
      </w:ins>
      <w:ins w:id="39947" w:author="Ofir Eriksen" w:date="2026-09-02T14:56:00Z">
        <w:del w:id="52463" w:author="Albert Kwame Osei-Owusu" w:date="2026-10-21T20:00:00Z">
          <w:r w:rsidR="007556B4" w:rsidRPr="007556B4">
            <w:rPr>
              <w:lang w:val="en-GB"/>
            </w:rPr>
            <w:delText xml:space="preserve"> with the international </w:delText>
          </w:r>
        </w:del>
        <w:proofErr w:type="spellStart"/>
        <w:del w:id="52464" w:author="Albert Kwame Osei-Owusu" w:date="2026-10-21T20:00:00Z">
          <w:r w:rsidR="007556B4" w:rsidRPr="007556B4">
            <w:rPr>
              <w:lang w:val="en-GB"/>
            </w:rPr>
            <w:delText>supply</w:delText>
          </w:r>
        </w:del>
        <w:proofErr w:type="spellEnd"/>
        <w:del w:id="52465" w:author="Albert Kwame Osei-Owusu" w:date="2026-10-21T20:00:00Z">
          <w:r w:rsidR="007556B4" w:rsidRPr="007556B4">
            <w:rPr>
              <w:lang w:val="en-GB"/>
            </w:rPr>
            <w:delText xml:space="preserve"> </w:delText>
          </w:r>
        </w:del>
        <w:proofErr w:type="spellStart"/>
        <w:del w:id="52466" w:author="Albert Kwame Osei-Owusu" w:date="2026-10-21T20:00:00Z">
          <w:r w:rsidR="007556B4" w:rsidRPr="007556B4">
            <w:rPr>
              <w:lang w:val="en-GB"/>
            </w:rPr>
            <w:delText>chains</w:delText>
          </w:r>
        </w:del>
        <w:proofErr w:type="spellEnd"/>
        <w:del w:id="52467" w:author="Albert Kwame Osei-Owusu" w:date="2026-10-21T20:00:00Z">
          <w:r w:rsidR="007556B4" w:rsidRPr="007556B4">
            <w:rPr>
              <w:lang w:val="en-GB"/>
            </w:rPr>
            <w:delText xml:space="preserve"> </w:delText>
          </w:r>
        </w:del>
        <w:proofErr w:type="spellStart"/>
        <w:del w:id="52468" w:author="Albert Kwame Osei-Owusu" w:date="2026-10-21T20:00:00Z">
          <w:r w:rsidR="007556B4" w:rsidRPr="007556B4">
            <w:rPr>
              <w:lang w:val="en-GB"/>
            </w:rPr>
            <w:delText>through</w:delText>
          </w:r>
        </w:del>
        <w:proofErr w:type="spellEnd"/>
        <w:del w:id="52469" w:author="Albert Kwame Osei-Owusu" w:date="2026-10-21T20:00:00Z">
          <w:r w:rsidR="007556B4" w:rsidRPr="007556B4">
            <w:rPr>
              <w:lang w:val="en-GB"/>
            </w:rPr>
            <w:delText xml:space="preserve"> </w:delText>
          </w:r>
        </w:del>
        <w:proofErr w:type="spellStart"/>
        <w:del w:id="52470" w:author="Albert Kwame Osei-Owusu" w:date="2026-10-21T20:00:00Z">
          <w:r w:rsidR="007556B4" w:rsidRPr="007556B4">
            <w:rPr>
              <w:lang w:val="en-GB"/>
            </w:rPr>
            <w:delText>which</w:delText>
          </w:r>
        </w:del>
        <w:proofErr w:type="spellEnd"/>
        <w:del w:id="52471" w:author="Albert Kwame Osei-Owusu" w:date="2026-10-21T20:00:00Z">
          <w:r w:rsidR="007556B4" w:rsidRPr="007556B4">
            <w:rPr>
              <w:lang w:val="en-GB"/>
            </w:rPr>
            <w:delText xml:space="preserve"> </w:delText>
          </w:r>
        </w:del>
        <w:proofErr w:type="spellStart"/>
        <w:del w:id="52472" w:author="Albert Kwame Osei-Owusu" w:date="2026-10-21T20:00:00Z">
          <w:r w:rsidR="007556B4" w:rsidRPr="007556B4">
            <w:rPr>
              <w:lang w:val="en-GB"/>
            </w:rPr>
            <w:delText>those</w:delText>
          </w:r>
        </w:del>
        <w:proofErr w:type="spellEnd"/>
        <w:del w:id="52473" w:author="Albert Kwame Osei-Owusu" w:date="2026-10-21T20:00:00Z">
          <w:r w:rsidR="007556B4" w:rsidRPr="007556B4">
            <w:rPr>
              <w:lang w:val="en-GB"/>
            </w:rPr>
            <w:delText xml:space="preserve"> </w:delText>
          </w:r>
        </w:del>
        <w:proofErr w:type="spellStart"/>
        <w:del w:id="52474" w:author="Albert Kwame Osei-Owusu" w:date="2026-10-21T20:00:00Z">
          <w:r w:rsidR="007556B4" w:rsidRPr="007556B4">
            <w:rPr>
              <w:lang w:val="en-GB"/>
            </w:rPr>
            <w:delText>impacts</w:delText>
          </w:r>
        </w:del>
        <w:proofErr w:type="spellEnd"/>
        <w:del w:id="52475" w:author="Albert Kwame Osei-Owusu" w:date="2026-10-21T20:00:00Z">
          <w:r w:rsidR="007556B4" w:rsidRPr="007556B4">
            <w:rPr>
              <w:lang w:val="en-GB"/>
            </w:rPr>
            <w:delText xml:space="preserve"> </w:delText>
          </w:r>
        </w:del>
        <w:proofErr w:type="spellStart"/>
        <w:del w:id="52476" w:author="Albert Kwame Osei-Owusu" w:date="2026-10-21T20:00:00Z">
          <w:r w:rsidR="007556B4" w:rsidRPr="007556B4">
            <w:rPr>
              <w:lang w:val="en-GB"/>
            </w:rPr>
            <w:delText>arise</w:delText>
          </w:r>
        </w:del>
        <w:proofErr w:type="spellEnd"/>
        <w:del w:id="52477" w:author="Albert Kwame Osei-Owusu" w:date="2026-10-21T20:00:00Z">
          <w:r w:rsidR="007556B4" w:rsidRPr="007556B4">
            <w:rPr>
              <w:lang w:val="en-GB"/>
            </w:rPr>
            <w:delText>.</w:delText>
          </w:r>
        </w:del>
      </w:ins>
    </w:p>
    <w:p w14:paraId="41FE4299" w14:textId="77777777" w:rsidR="00617A90" w:rsidRPr="00617A90" w:rsidRDefault="00617A90" w:rsidP="00617A90">
      <w:pPr>
        <w:spacing w:after="160"/>
        <w:rPr>
          <w:ins w:id="921" w:author="Ofir Eriksen" w:date="2026-09-02T14:55:00Z"/>
          <w:del w:id="51375" w:author="Albert Kwame Osei-Owusu" w:date="2026-09-14T16:00:00Z"/>
          <w:lang w:val="en-GB"/>
        </w:rPr>
      </w:pPr>
    </w:p>
    <w:p w14:paraId="524DAC5E" w14:textId="77777777" w:rsidR="003F4862" w:rsidRPr="003F4862" w:rsidRDefault="003F4862" w:rsidP="003F4862">
      <w:pPr>
        <w:spacing w:after="160"/>
        <w:rPr>
          <w:ins w:id="922" w:author="Ofir Eriksen" w:date="2026-09-02T14:47:00Z"/>
          <w:del w:id="51377" w:author="Albert Kwame Osei-Owusu" w:date="2026-09-14T16:00:00Z"/>
          <w:lang w:val="en-GB"/>
        </w:rPr>
      </w:pPr>
    </w:p>
    <w:p w14:paraId="08DA6240" w14:textId="77777777" w:rsidR="00BE2106" w:rsidRPr="00BE2106" w:rsidRDefault="00BE2106" w:rsidP="00BE2106">
      <w:pPr>
        <w:spacing w:after="160"/>
        <w:rPr>
          <w:ins w:id="923" w:author="Ofir Eriksen" w:date="2026-09-02T14:40:00Z"/>
          <w:del w:id="51379" w:author="Albert Kwame Osei-Owusu" w:date="2026-09-14T16:00:00Z"/>
          <w:lang w:val="en-GB"/>
        </w:rPr>
      </w:pPr>
    </w:p>
    <w:p w14:paraId="3CF7EB65" w14:textId="77777777" w:rsidR="0022433C" w:rsidRDefault="0022433C" w:rsidP="004C5A97">
      <w:pPr>
        <w:spacing w:after="160"/>
        <w:rPr>
          <w:del w:id="51381" w:author="Albert Kwame Osei-Owusu" w:date="2026-09-14T16:00:00Z"/>
        </w:rPr>
      </w:pPr>
    </w:p>
    <w:p w14:paraId="0E0E59BC" w14:textId="77777777" w:rsidR="00D46AF1" w:rsidRPr="00ED731C" w:rsidRDefault="00B435A8" w:rsidP="004C5A97">
      <w:pPr>
        <w:pStyle w:val="Heading2"/>
        <w:rPr/>
      </w:pPr>
      <w:r>
        <w:rPr/>
        <w:t xml:space="preserve">Limitations</w:t>
      </w:r>
      <w:ins w:id="52485" w:author="Albert Kwame Osei-Owusu" w:date="2026-10-21T20:00:00Z">
        <w:r>
          <w:rPr/>
          <w:t xml:space="preserve"> and uncertainties</w:t>
        </w:r>
      </w:ins>
      <w:del w:id="51341" w:author="Albert Kwame Osei-Owusu" w:date="2026-09-14T16:00:00Z">
        <w:r>
          <w:rPr/>
          <w:delText xml:space="preserve"> </w:delText>
        </w:r>
      </w:del>
    </w:p>
    <w:p w14:paraId="5795452E" w14:textId="77777777" w:rsidR="00B435A8" w:rsidRDefault="00DD79B1" w:rsidP="004C5A97">
      <w:pPr>
        <w:spacing w:after="160"/>
      </w:pPr>
      <w:del w:id="924" w:author="Albert Kwame Osei-Owusu" w:date="2026-09-12T09:00:00Z">
        <w:r>
          <w:delText xml:space="preserve">Several limitations should be noted. Direct operational emissions are likely underestimated because sector-specific environmental extensions were not updated with Danish national accounts. Gross fixed capital formation was excluded, meaning impacts associated with infrastructure and equipment are not captured. </w:delText>
        </w:r>
      </w:del>
      <w:ins w:id="52423" w:author="Albert Kwame Osei-Owusu" w:date="2026-10-21T20:00:00Z">
        <w:r>
          <w:t xml:space="preserve">The estimates rest on modelling choices whose effects we quantified, and each is stated here with its size and the work that would remove it. The two largest concern medicines, and they act in opposite directions. </w:t>
        </w:r>
        <w:r>
          <w:t xml:space="preserve">EXIOBASE’s purchase column for the Danish health industry, which sets the composition of the services component, spends 0.04% of its purchases on Chemicals n.e.c., whereas medicines are 13.9% of the Danish health industries’ purchases in Statistics Denmark’s table. The omission is a defect of EXIOBASE’s Danish health recipe rather than a property of the method, because the Dutch column in the same table spends 11.4% of its purchases on Chemicals n.e.c. and the German column 16.3%, so the medicines used in Danish hospitals are largely missing here while the Dutch headline carries them.</w:t>
        </w:r>
        <w:r>
          <w:t xml:space="preserve"> Adding them to the services purchases, with the spend unchanged, increases the climate footprint by 32.1% when they carry the Chemicals n.e.c. intensity, and re-weighting every product to the national mix increases it by 34.4%. That intensity in turn </w:t>
        </w:r>
        <w:r>
          <w:t xml:space="preserve">probably </w:t>
        </w:r>
        <w:r>
          <w:t xml:space="preserve">overstates the emissions of medicines, and a pharmaceutical-specific intensity puts the climate median 12.5% below the headline; with both corrections, the climate footprint is 7.8% below the headline (Appendix A, Sensitivity; Table A.7).</w:t>
        </w:r>
        <w:r>
          <w:t xml:space="preserve"> We keep the headline on the published column because Statistics Denmark identifies the missing share but no Danish source identifies the emission intensity of medicines, so the correction is bounded, between 7.8% below and 32.1% above the headline, rather than identified.</w:t>
        </w:r>
        <w:r>
          <w:t xml:space="preserve"> Future studies could settle both by coupling a national input-output table that separates pharmaceuticals to the global model.</w:t>
        </w:r>
        <w:r>
          <w:t xml:space="preserve"> Distribution margins on medicines and appliances are charged at the intensity of the Danish trade industries; charging them at the manufacturing intensity, as a whole-column mapping does, would increase the climate footprint by </w:t>
        </w:r>
        <w:r>
          <w:t xml:space="preserve">11.4%</w:t>
        </w:r>
        <w:r>
          <w:t xml:space="preserve"> (Appendix A, Valuation and distribution margins).</w:t>
        </w:r>
      </w:ins>
    </w:p>
    <w:p w14:paraId="148BE548" w14:textId="77777777" w:rsidR="00DD79B1" w:rsidRDefault="00A6040C" w:rsidP="004C5A97">
      <w:pPr>
        <w:spacing w:after="160"/>
      </w:pPr>
      <w:del w:id="928" w:author="Albert Kwame Osei-Owusu" w:date="2026-09-12T09:00:00Z">
        <w:r>
          <w:delText xml:space="preserve">Bottom-up estimates rely on proxy assumptions, including the use of births to estimate national nitrous oxide consumption and cross-country scaling for pMDIs and private travel. These introduce uncertainty, particularly where national differences in clinical practice or transport behaviour exist. In addition, the EXIOBASE baseline reflects a 2016 economic and technological structure and therefore does not capture recent developments such as transport electrification </w:delText>
        </w:r>
      </w:del>
      <w:ins w:id="932" w:author="Ofir Eriksen" w:date="2026-09-02T14:44:00Z" w16du:dateUtc="2026-09-02T12:44:00Z">
        <w:del w:id="933" w:author="Albert Kwame Osei-Owusu" w:date="2026-09-12T09:00:00Z">
          <w:r w:rsidR="00E90221" w:rsidRPr="00E90221">
            <w:rPr>
              <w:noProof/>
              <w:vertAlign w:val="superscript"/>
            </w:rPr>
            <w:delText>40,41</w:delText>
          </w:r>
        </w:del>
      </w:ins>
      <w:del w:id="934" w:author="Ofir Eriksen" w:date="2026-09-02T13:40:00Z" w16du:dateUtc="2026-09-02T11:40:00Z">
        <w:r w:rsidR="00893384" w:rsidRPr="00893384" w:rsidDel="00FB15C5">
          <w:rPr>
            <w:noProof/>
            <w:vertAlign w:val="superscript"/>
          </w:rPr>
          <w:delText>38,39</w:delText>
        </w:r>
      </w:del>
      <w:del w:id="935" w:author="Albert Kwame Osei-Owusu" w:date="2026-09-12T09:00:00Z">
        <w:r>
          <w:delText xml:space="preserve">, which may influence current emission profiles. </w:delText>
        </w:r>
      </w:del>
      <w:ins w:id="52424" w:author="Albert Kwame Osei-Owusu" w:date="2026-10-21T20:00:00Z">
        <w:r>
          <w:t xml:space="preserve">Gross fixed capital formation is excluded from the headline, so the buildings and equipment of health care and its suppliers are not captured. Endogenising the capital of the supplying industries on the</w:t>
        </w:r>
        <w:r>
          <w:t xml:space="preserve"> capital use</w:t>
        </w:r>
        <w:r>
          <w:t xml:space="preserve"> matrices of </w:t>
        </w:r>
        <w:r>
          <w:t xml:space="preserve">Wood</w:t>
        </w:r>
        <w:r>
          <w:t xml:space="preserve"> and </w:t>
        </w:r>
        <w:r>
          <w:t xml:space="preserve">Södersten</w:t>
        </w:r>
        <w:r>
          <w:t xml:space="preserve"> [</w:t>
        </w:r>
        <w:r>
          <w:t xml:space="preserve">47</w:t>
        </w:r>
        <w:r>
          <w:t xml:space="preserve">], whose 2020 capital flows we apply to 2022 output without rescaling, adds 751 kt CO₂e, which would increase the headline by 17.6%, and </w:t>
        </w:r>
        <w:r>
          <w:t xml:space="preserve">1,348 kt of</w:t>
        </w:r>
        <w:r>
          <w:t xml:space="preserve"> material extraction </w:t>
        </w:r>
        <w:r>
          <w:t xml:space="preserve">(38.5% of the headline)</w:t>
        </w:r>
        <w:r>
          <w:t xml:space="preserve">. The</w:t>
        </w:r>
        <w:r>
          <w:t xml:space="preserve"> health industries’ own capital, valued separately as an annual service flow, adds 535 kt on its own and is not in that figure (Appendix A, Gross fixed capital formation). </w:t>
        </w:r>
        <w:r>
          <w:t xml:space="preserve">Future studies should bring capital into the boundary once capital matrices for 2022 are published.</w:t>
        </w:r>
        <w:r>
          <w:t xml:space="preserve"> Material extraction adds tonnes without weighting, and input-output analysis assumes that physical flows are proportional to spending, which matters most where prices per tonne are </w:t>
        </w:r>
        <w:r>
          <w:t xml:space="preserve">lowest, as the</w:t>
        </w:r>
        <w:r>
          <w:t xml:space="preserve"> sand and clay </w:t>
        </w:r>
        <w:r>
          <w:t xml:space="preserve">purchases reported in</w:t>
        </w:r>
        <w:r>
          <w:t xml:space="preserve"> the </w:t>
        </w:r>
        <w:r>
          <w:t xml:space="preserve">Results show.</w:t>
        </w:r>
        <w:r>
          <w:t xml:space="preserve"> The 2022 EXIOBASE table is a projection compiled in 2021, and its waste extension is the 2011 hybrid account applied to 2022 output, so earlier economic and environmental structures carry into the 2022 intensities; the analysis should be repeated on a release compiled from 2022 statistics. The national denominator is EXIOBASE’s </w:t>
        </w:r>
        <w:r>
          <w:t xml:space="preserve">own, and</w:t>
        </w:r>
        <w:r>
          <w:t xml:space="preserve"> our national climate footprint of 77.2 Mt</w:t>
        </w:r>
        <w:r>
          <w:t xml:space="preserve"> CO₂e</w:t>
        </w:r>
        <w:r>
          <w:t xml:space="preserve"> is 23% above Statistics Denmark’s experimental 62.9 </w:t>
        </w:r>
        <w:r>
          <w:t xml:space="preserve">Mt CO₂e,</w:t>
        </w:r>
        <w:r>
          <w:t xml:space="preserve"> against which the health care share would be 6.8% (Appendix A, Validation against published Danish footprints).</w:t>
        </w:r>
      </w:ins>
    </w:p>
    <w:p w14:paraId="55E7C064" w14:textId="77777777" w:rsidR="00B435A8" w:rsidRDefault="0023595D" w:rsidP="0091504B">
      <w:pPr>
        <w:spacing w:after="160"/>
      </w:pPr>
      <w:del w:id="938" w:author="Albert Kwame Osei-Owusu" w:date="2026-09-12T09:00:00Z">
        <w:r>
          <w:delText xml:space="preserve">Although combining top-down and bottom-up approaches introduces methodological inconsistencies, this approach improves coverage of emission sources and provides system-level insight into impact drivers. Results should therefore be interpreted as indicative of structural patterns rather than precise estimates. Overall, the findings highlight the importance of addressing indirect and geographically displaced impacts, indicating that effective mitigation strategies must target transport, supply chains, and procurement in addition to </w:delText>
        </w:r>
        <w:r w:rsidR="004F4CB0">
          <w:delText>health care</w:delText>
        </w:r>
        <w:r>
          <w:delText xml:space="preserve"> operations. </w:delText>
        </w:r>
      </w:del>
      <w:ins w:id="52425" w:author="Albert Kwame Osei-Owusu" w:date="2026-10-21T20:00:00Z">
        <w:r>
          <w:t xml:space="preserve">The bottom-up terms rest mainly on Danish sources, the National Inventory Document, the register of medicine sales and the National Travel Survey, but the travel terms transfer the Dutch emission intensity per kilometre, which the Danish car fleet, with its growing share of electric cars, may not match, and the visitor share from NHS England. With their covariance, these terms account for 30.4% of the variance of the climate footprint, </w:t>
        </w:r>
        <w:r>
          <w:t xml:space="preserve">compared to</w:t>
        </w:r>
        <w:r>
          <w:t xml:space="preserve"> 69.6% for the input-output parameters (Appendix A, Figs. A.13 and A.15), so better Danish data would narrow the interval only modestly. The interval covers parameter uncertainty only; the choices above are reported as sensitivity </w:t>
        </w:r>
        <w:r>
          <w:t xml:space="preserve">cases (Appendix A, Table A.7),</w:t>
        </w:r>
        <w:r>
          <w:t xml:space="preserve"> and other EXIOBASE releases put the Danish health industry’s output for 2022 at 70% and 36% of the national accounts</w:t>
        </w:r>
        <w:r>
          <w:t xml:space="preserve"> (versions 3.9 and 3.10, respectively)</w:t>
        </w:r>
        <w:r>
          <w:t xml:space="preserve"> (Appendix A, Reference years and the background model). </w:t>
        </w:r>
        <w:r>
          <w:t xml:space="preserve">This</w:t>
        </w:r>
        <w:r>
          <w:t xml:space="preserve"> is an EE-MRIO analysis with bottom-up complements rather than an integrated hybrid life cycle assessment, which would require physical process data for Danish health care that </w:t>
        </w:r>
        <w:r>
          <w:t xml:space="preserve">are</w:t>
        </w:r>
        <w:r>
          <w:t xml:space="preserve"> not </w:t>
        </w:r>
        <w:r>
          <w:t xml:space="preserve">available</w:t>
        </w:r>
        <w:r>
          <w:t xml:space="preserve"> at national scale. Double counting was tested term by </w:t>
        </w:r>
        <w:r>
          <w:t xml:space="preserve">term. Medical</w:t>
        </w:r>
        <w:r>
          <w:t xml:space="preserve"> nitrous oxide is subtracted from the DRIVHUS figure before the anaesthetic term is added, and the health industry’s self-supply loop is removed from the scope partition, but 8.7 kt CO₂e of hydrofluorocarbons that Statistics Denmark books to hospitals could overlap the inhaler term, which the accounts do not allow us to test (Appendix A, Double counting). Results should</w:t>
        </w:r>
        <w:r>
          <w:t xml:space="preserve"> be read as system-level estimates with quantified parameter uncertainty; the study identifies where impacts arise and does not estimate the mitigation potential of specific </w:t>
        </w:r>
        <w:r>
          <w:t xml:space="preserve">interventions, which future scenario modelling on this account could quantify.</w:t>
        </w:r>
      </w:ins>
    </w:p>
    <w:p w14:paraId="36CC8FE0" w14:textId="77777777" w:rsidR="00B264D8" w:rsidRPr="00F7179B" w:rsidRDefault="00C947A7" w:rsidP="004C5A97">
      <w:pPr>
        <w:pStyle w:val="Heading1"/>
        <w:rPr/>
        <w:pPrChange w:id="48203" w:author="Albert Kwame Osei-Owusu" w:date="2026-09-14T09:00:00Z">
          <w:pPr/>
        </w:pPrChange>
      </w:pPr>
      <w:r>
        <w:rPr/>
        <w:t xml:space="preserve">Conclusion</w:t>
      </w:r>
      <w:del w:id="51342" w:author="Albert Kwame Osei-Owusu" w:date="2026-09-14T16:00:00Z">
        <w:r>
          <w:rPr/>
          <w:delText xml:space="preserve"> </w:delText>
        </w:r>
      </w:del>
    </w:p>
    <w:p w14:paraId="60B84C28" w14:textId="77777777" w:rsidR="00462049" w:rsidRDefault="00462049" w:rsidP="004C5A97">
      <w:pPr>
        <w:spacing w:after="160"/>
      </w:pPr>
      <w:del w:id="941" w:author="Albert Kwame Osei-Owusu" w:date="2026-09-12T09:00:00Z">
        <w:r>
          <w:delText xml:space="preserve">This study provides a systemic assessment of the environmental impacts associated with delivering </w:delText>
        </w:r>
        <w:r w:rsidR="004F4CB0">
          <w:delText>health care</w:delText>
        </w:r>
        <w:r>
          <w:delText xml:space="preserve"> in Denmark using a hybrid environmentally extended input‑output framework complemented by selected bottom‑up calculations. The results show that Danish </w:delText>
        </w:r>
        <w:r w:rsidR="004F4CB0">
          <w:delText>health care</w:delText>
        </w:r>
        <w:r>
          <w:delText xml:space="preserve"> contributes between approximately 3.6% and 5.6% of national environmental impacts across five assessed categories. For greenhouse gas emissions, this corresponds to a per-capita consumption of approximately 0.83 t CO₂e. </w:delText>
        </w:r>
      </w:del>
      <w:ins w:id="52430" w:author="Albert Kwame Osei-Owusu" w:date="2026-10-21T20:00:00Z">
        <w:r>
          <w:t xml:space="preserve">This study assessed the environmental impacts associated with delivering health care in Denmark in 2022, using an EE-MRIO framework complemented by bottom-up calculations for the sources that monetary accounts represent poorly. We find that Danish health care accounts for between 2.1% and 6.5% of the national footprint across five impact categories,</w:t>
        </w:r>
      </w:ins>
      <w:ins w:id="24915" w:author="Albert Kwame Osei-Owusu" w:date="2026-09-14T09:00:00Z">
        <w:r>
          <w:t xml:space="preserve"> and for 0.73 t CO₂e per person per year in greenhouse gas emissions.</w:t>
        </w:r>
      </w:ins>
    </w:p>
    <w:p w14:paraId="194E74D3" w14:textId="77777777" w:rsidR="00462049" w:rsidRDefault="00462049" w:rsidP="004C5A97">
      <w:pPr>
        <w:spacing w:after="160"/>
      </w:pPr>
      <w:del w:id="40987" w:author="Albert Kwame Osei-Owusu" w:date="2026-09-14T09:00:00Z">
        <w:r>
          <w:delText xml:space="preserve">Climate change impacts are</w:delText>
        </w:r>
      </w:del>
      <w:ins w:id="40988" w:author="Albert Kwame Osei-Owusu" w:date="2026-09-14T09:00:00Z">
        <w:r>
          <w:t xml:space="preserve"/>
        </w:r>
      </w:ins>
      <w:del w:id="49207" w:author="Albert Kwame Osei-Owusu" w:date="2026-09-14T16:00:00Z">
        <w:r>
          <w:delText xml:space="preserve"> primarily associated with </w:delText>
        </w:r>
      </w:del>
      <w:del w:id="49206" w:author="Albert Kwame Osei-Owusu" w:date="2026-09-14T16:00:00Z">
        <w:r w:rsidR="004F4CB0">
          <w:delText xml:space="preserve">health care</w:delText>
        </w:r>
      </w:del>
      <w:del w:id="946" w:author="Albert Kwame Osei-Owusu" w:date="2026-09-12T09:00:00Z">
        <w:r>
          <w:delText xml:space="preserve"> services, which includes a large portion of transport activities, whereas material extraction, blue water consumption, land use, and waste generation are dominated by upstream supply‑chain processes, particularly from pharmaceuticals and chemical products, food‑related activities, and international production systems.</w:delText>
        </w:r>
      </w:del>
      <w:ins w:id="947" w:author="Albert Kwame Osei-Owusu" w:date="2026-09-12T09:00:00Z">
        <w:r>
          <w:t xml:space="preserve">By expenditure category, health care services account for most of the climate footprint (56.9%); by activity group, pharmaceuticals and chemical products are the largest contributor (27.1%)</w:t>
        </w:r>
        <w:r>
          <w:t xml:space="preserve">, </w:t>
        </w:r>
        <w:r>
          <w:t xml:space="preserve">although services would be the largest in 60.1% of simulation draws if</w:t>
        </w:r>
        <w:r>
          <w:t xml:space="preserve"> medicines </w:t>
        </w:r>
        <w:r>
          <w:t xml:space="preserve">carried a pharmaceutical-specific intensity.</w:t>
        </w:r>
        <w:r>
          <w:t xml:space="preserve"> </w:t>
        </w:r>
        <w:r>
          <w:t xml:space="preserve">Pharmaceuticals and chemical products are the largest contributor to material extraction, blue water consumption and waste generation, and food and food services to land use.</w:t>
        </w:r>
      </w:ins>
      <w:del w:id="948" w:author="Albert Kwame Osei-Owusu" w:date="2026-09-12T09:00:00Z">
        <w:r>
          <w:delText xml:space="preserve"> A substantial share of environmental impacts occurs outside Denmark and Europe, highlighting the geographically displaced nature of </w:delText>
        </w:r>
      </w:del>
      <w:ins w:id="949" w:author="Albert Kwame Osei-Owusu" w:date="2026-09-12T09:00:00Z">
        <w:r>
          <w:t xml:space="preserve"> Most blue water consumption </w:t>
        </w:r>
      </w:ins>
      <w:ins w:id="2368" w:author="Albert Kwame Osei-Owusu" w:date="2026-09-12T09:00:00Z">
        <w:del w:id="2366" w:author="Albert Kwame Osei-Owusu" w:date="2026-09-13T09:00:00Z">
          <w:r>
            <w:delText xml:space="preserve">(81.7%)</w:delText>
          </w:r>
        </w:del>
      </w:ins>
      <w:ins w:id="2367" w:author="Albert Kwame Osei-Owusu" w:date="2026-09-13T09:00:00Z">
        <w:r>
          <w:t xml:space="preserve">(81.1%)</w:t>
        </w:r>
      </w:ins>
      <w:ins w:id="2369" w:author="Albert Kwame Osei-Owusu" w:date="2026-09-12T09:00:00Z">
        <w:r>
          <w:t xml:space="preserve"> and most land use </w:t>
        </w:r>
      </w:ins>
      <w:ins w:id="2372" w:author="Albert Kwame Osei-Owusu" w:date="2026-09-12T09:00:00Z">
        <w:del w:id="2370" w:author="Albert Kwame Osei-Owusu" w:date="2026-09-13T09:00:00Z">
          <w:r>
            <w:delText xml:space="preserve">(58.6%)</w:delText>
          </w:r>
        </w:del>
      </w:ins>
      <w:ins w:id="2371" w:author="Albert Kwame Osei-Owusu" w:date="2026-09-13T09:00:00Z">
        <w:r>
          <w:t xml:space="preserve">(59.7%)</w:t>
        </w:r>
      </w:ins>
      <w:ins w:id="2373" w:author="Albert Kwame Osei-Owusu" w:date="2026-09-12T09:00:00Z">
        <w:r>
          <w:t xml:space="preserve"> occur outside Denmark and Europe, which underlines </w:t>
        </w:r>
      </w:ins>
      <w:del w:id="41992" w:author="Albert Kwame Osei-Owusu" w:date="2026-09-14T09:00:00Z">
        <w:r w:rsidR="004F4CB0">
          <w:delText xml:space="preserve">health care</w:delText>
        </w:r>
      </w:del>
      <w:del w:id="41991" w:author="Albert Kwame Osei-Owusu" w:date="2026-09-14T09:00:00Z">
        <w:r>
          <w:delText xml:space="preserve">‑related environmental </w:delText>
        </w:r>
      </w:del>
      <w:del w:id="41989" w:author="Albert Kwame Osei-Owusu" w:date="2026-09-14T09:00:00Z">
        <w:r w:rsidR="000D6BAF">
          <w:delText xml:space="preserve">impacts</w:delText>
        </w:r>
      </w:del>
      <w:ins w:id="41990" w:author="Albert Kwame Osei-Owusu" w:date="2026-09-14T09:00:00Z">
        <w:r w:rsidR="000D6BAF">
          <w:t xml:space="preserve">the geographical displacement of the environmental impacts of health care</w:t>
        </w:r>
      </w:ins>
      <w:r>
        <w:t xml:space="preserve">.</w:t>
      </w:r>
      <w:del w:id="51343" w:author="Albert Kwame Osei-Owusu" w:date="2026-09-14T16:00:00Z">
        <w:r>
          <w:delText xml:space="preserve"> </w:delText>
        </w:r>
      </w:del>
    </w:p>
    <w:p w14:paraId="71E47168" w14:textId="77777777" w:rsidR="00462049" w:rsidRDefault="00462049" w:rsidP="004C5A97">
      <w:pPr>
        <w:spacing w:after="160"/>
      </w:pPr>
      <w:del w:id="42993" w:author="Albert Kwame Osei-Owusu" w:date="2026-09-14T09:00:00Z">
        <w:r>
          <w:delText xml:space="preserve">The inclusion of bottom‑up data for nitrous oxide,</w:delText>
        </w:r>
      </w:del>
      <w:ins w:id="52431" w:author="Albert Kwame Osei-Owusu" w:date="2026-10-21T20:00:00Z">
        <w:r>
          <w:t xml:space="preserve">We also find that a footprint built on a global database needs checks against national accounts, because correcting a single misallocated industry, Danish sea transport, decreased the climate footprint by 25%, from 5,688 to 4,267 kt CO₂e. </w:t>
        </w:r>
      </w:ins>
      <w:ins w:id="42994" w:author="Albert Kwame Osei-Owusu" w:date="2026-09-14T09:00:00Z">
        <w:r>
          <w:t xml:space="preserve">Including bottom-up data for anaesthetic gases,</w:t>
        </w:r>
      </w:ins>
      <w:r>
        <w:t xml:space="preserve"> pressurised </w:t>
      </w:r>
      <w:del w:id="43995" w:author="Albert Kwame Osei-Owusu" w:date="2026-09-14T09:00:00Z">
        <w:r>
          <w:delText xml:space="preserve">metered‑dose</w:delText>
        </w:r>
      </w:del>
      <w:ins w:id="43996" w:author="Albert Kwame Osei-Owusu" w:date="2026-09-14T09:00:00Z">
        <w:r>
          <w:t xml:space="preserve">metered-dose</w:t>
        </w:r>
      </w:ins>
      <w:r>
        <w:t xml:space="preserve"> </w:t>
      </w:r>
      <w:del w:id="51228" w:author="Albert Kwame Osei-Owusu" w:date="2026-09-14T16:00:00Z">
        <w:r>
          <w:delText xml:space="preserve">inhalers, and private travel</w:delText>
        </w:r>
      </w:del>
      <w:ins w:id="51229" w:author="Albert Kwame Osei-Owusu" w:date="2026-09-14T16:00:00Z">
        <w:r>
          <w:t xml:space="preserve">inhalers and private travel</w:t>
        </w:r>
      </w:ins>
      <w:r>
        <w:t xml:space="preserve"> improves coverage of emission sources </w:t>
      </w:r>
      <w:del w:id="44997" w:author="Albert Kwame Osei-Owusu" w:date="2026-09-14T09:00:00Z">
        <w:r>
          <w:delText xml:space="preserve">that are not sufficiently represented in input‑output databases</w:delText>
        </w:r>
      </w:del>
      <w:ins w:id="44998" w:author="Albert Kwame Osei-Owusu" w:date="2026-09-14T09:00:00Z">
        <w:r>
          <w:t xml:space="preserve">that input-output databases represent poorly</w:t>
        </w:r>
      </w:ins>
      <w:r>
        <w:t xml:space="preserve">. </w:t>
      </w:r>
      <w:ins w:id="52432" w:author="Albert Kwame Osei-Owusu" w:date="2026-10-21T20:00:00Z">
        <w:r>
          <w:t xml:space="preserve">However,</w:t>
        </w:r>
      </w:ins>
      <w:del w:id="950" w:author="Albert Kwame Osei-Owusu" w:date="2026-09-12T09:00:00Z">
        <w:r>
          <w:delText xml:space="preserve">Nevertheless, the analysis remains subject to limitations related to temporal mismatches in data sources, proxy‑based estimates, pharmaceutical-related inaccuracies, and the exclusion of gross fixed capital formation. </w:delText>
        </w:r>
      </w:del>
      <w:ins w:id="951" w:author="Albert Kwame Osei-Owusu" w:date="2026-09-12T09:00:00Z">
        <w:r>
          <w:t xml:space="preserve"> the analysis remains </w:t>
        </w:r>
        <w:r>
          <w:t xml:space="preserve">limited</w:t>
        </w:r>
        <w:r>
          <w:t xml:space="preserve"> by the </w:t>
        </w:r>
        <w:r>
          <w:t xml:space="preserve">representation</w:t>
        </w:r>
        <w:r>
          <w:t xml:space="preserve"> of </w:t>
        </w:r>
        <w:r>
          <w:t xml:space="preserve">medicines, which</w:t>
        </w:r>
        <w:r>
          <w:t xml:space="preserve"> a broader chemicals </w:t>
        </w:r>
        <w:r>
          <w:t xml:space="preserve">sector stands in for and the services purchases largely omit,</w:t>
        </w:r>
        <w:r>
          <w:t xml:space="preserve"> by the exclusion of gross fixed capital formation from the headline, and by the parameter uncertainty that the input-output data carry.</w:t>
        </w:r>
      </w:ins>
    </w:p>
    <w:p w14:paraId="63DF89CE" w14:textId="77777777" w:rsidR="002F375C" w:rsidRDefault="00462049" w:rsidP="004C5A97">
      <w:pPr>
        <w:spacing w:after="160"/>
      </w:pPr>
      <w:del w:id="952" w:author="Albert Kwame Osei-Owusu" w:date="2026-09-12T09:00:00Z">
        <w:r>
          <w:delText xml:space="preserve">Overall, the findings suggest that efforts to reduce the environmental impacts of delivering </w:delText>
        </w:r>
        <w:r w:rsidR="004F4CB0">
          <w:delText>health care</w:delText>
        </w:r>
        <w:r>
          <w:delText xml:space="preserve"> services must extend beyond direct emissions and facility‑level interventions and address transport, supply chains, and consumption patterns associated with </w:delText>
        </w:r>
        <w:r w:rsidR="004F4CB0">
          <w:delText>health care</w:delText>
        </w:r>
        <w:r>
          <w:delText xml:space="preserve"> delivery. </w:delText>
        </w:r>
      </w:del>
      <w:ins w:id="25916" w:author="Albert Kwame Osei-Owusu" w:date="2026-09-14T09:00:00Z">
        <w:r>
          <w:t xml:space="preserve">The findings indicate that efforts to reduce the environmental impacts of health care must extend beyond direct emissions and facility-level interventions. </w:t>
        </w:r>
        <w:r>
          <w:t xml:space="preserve">The pattern of impacts points to three areas for action. Procurement of pharmaceuticals and chemical products is the largest of the three, as the largest contributor</w:t>
        </w:r>
        <w:r>
          <w:t xml:space="preserve"> in four of the five </w:t>
        </w:r>
        <w:r>
          <w:t xml:space="preserve">categories, although its size depends on how medicines are represented.</w:t>
        </w:r>
        <w:r>
          <w:t xml:space="preserve"> Employee commuting and patient and visitor travel together account for 16.6% of the climate footprint and are a part of the system a health authority can influence directly, through siting, scheduling and transport provision. Food and food services </w:t>
        </w:r>
        <w:r>
          <w:t xml:space="preserve">accounts</w:t>
        </w:r>
        <w:r>
          <w:t xml:space="preserve"> for 10.2% of the climate footprint and </w:t>
        </w:r>
        <w:r>
          <w:t xml:space="preserve">38.4%</w:t>
        </w:r>
        <w:r>
          <w:t xml:space="preserve"> of land use, so procurement standards for food carry disproportionate weight in the land and water categories. Each of these is </w:t>
        </w:r>
        <w:r>
          <w:t xml:space="preserve">a</w:t>
        </w:r>
        <w:r>
          <w:t xml:space="preserve"> category </w:t>
        </w:r>
        <w:r>
          <w:t xml:space="preserve">of health care demand that </w:t>
        </w:r>
        <w:r>
          <w:t xml:space="preserve">a </w:t>
        </w:r>
        <w:r>
          <w:t xml:space="preserve">health authority</w:t>
        </w:r>
        <w:r>
          <w:t xml:space="preserve"> can act on, </w:t>
        </w:r>
        <w:r>
          <w:t xml:space="preserve">through what it buys or how it organises care, </w:t>
        </w:r>
        <w:r>
          <w:t xml:space="preserve">which the sector-of-origin view alone does not reveal.</w:t>
        </w:r>
      </w:ins>
    </w:p>
    <w:p w14:paraId="11B69AC0" w14:textId="77777777" w:rsidR="00F733BE" w:rsidRDefault="00000000">
      <w:pPr>
        <w:pStyle w:val="Heading1"/>
        <w:rPr>
          <w:ins w:id="956" w:author="Albert Kwame Osei-Owusu" w:date="2026-09-12T09:00:00Z"/>
        </w:rPr>
      </w:pPr>
      <w:ins w:id="957" w:author="Albert Kwame Osei-Owusu" w:date="2026-09-12T09:00:00Z">
        <w:r>
          <w:rPr/>
          <w:t>What’s Next</w:t>
        </w:r>
      </w:ins>
    </w:p>
    <w:p w14:paraId="255B7558" w14:textId="77777777" w:rsidR="00F733BE" w:rsidRDefault="00000000">
      <w:pPr>
        <w:spacing w:after="160"/>
        <w:rPr>
          <w:ins w:id="958" w:author="Albert Kwame Osei-Owusu" w:date="2026-09-12T09:00:00Z"/>
          <w:rFonts w:cs="Times New Roman"/>
          <w:szCs w:val="20"/>
        </w:rPr>
      </w:pPr>
      <w:ins w:id="959" w:author="Albert Kwame Osei-Owusu" w:date="2026-09-12T09:00:00Z">
        <w:r>
          <w:rPr>
            <w:rFonts w:cs="Times New Roman"/>
            <w:szCs w:val="20"/>
          </w:rPr>
          <w:t xml:space="preserve">Most of the environmental pressure that comes with Danish health care is created </w:t>
        </w:r>
        <w:r>
          <w:rPr>
            <w:rFonts w:cs="Times New Roman"/>
            <w:szCs w:val="20"/>
          </w:rPr>
          <w:t xml:space="preserve">outside hospitals and clinics</w:t>
        </w:r>
        <w:r>
          <w:rPr>
            <w:rFonts w:cs="Times New Roman"/>
            <w:szCs w:val="20"/>
          </w:rPr>
          <w:t xml:space="preserve">: in the factories that make medicines and medical supplies, on the farms that grow the food served in hospitals</w:t>
        </w:r>
        <w:r>
          <w:rPr>
            <w:rFonts w:cs="Times New Roman"/>
            <w:szCs w:val="20"/>
          </w:rPr>
          <w:t xml:space="preserve"> and on the roads travelled by staff, patients and visitors. That has a practical consequence for a health service that wants to reduce its impact. </w:t>
        </w:r>
        <w:r>
          <w:rPr>
            <w:rFonts w:cs="Times New Roman"/>
            <w:szCs w:val="20"/>
          </w:rPr>
          <w:t xml:space="preserve">The decisions that matter most are those of purchasers rather than of facility managers, and many of the pressures they affect arise outside Denmark.</w:t>
        </w:r>
        <w:r>
          <w:rPr>
            <w:rFonts w:cs="Times New Roman"/>
            <w:szCs w:val="20"/>
          </w:rPr>
          <w:t xml:space="preserve"> </w:t>
        </w:r>
        <w:r>
          <w:rPr>
            <w:rFonts w:cs="Times New Roman"/>
            <w:szCs w:val="20"/>
          </w:rPr>
          <w:t xml:space="preserve">The same finding</w:t>
        </w:r>
        <w:r>
          <w:rPr>
            <w:rFonts w:cs="Times New Roman"/>
            <w:szCs w:val="20"/>
          </w:rPr>
          <w:t xml:space="preserve"> means that the climate accounts health services normally publish, which stop at the boundary of what they own and the energy they buy, describe a small corner of the problem.</w:t>
        </w:r>
      </w:ins>
    </w:p>
    <w:p w14:paraId="40B17049" w14:textId="77777777" w:rsidR="00F733BE" w:rsidRDefault="00000000">
      <w:pPr>
        <w:spacing w:after="160"/>
        <w:rPr>
          <w:ins w:id="960" w:author="Albert Kwame Osei-Owusu" w:date="2026-09-12T09:00:00Z"/>
          <w:rFonts w:cs="Times New Roman"/>
          <w:szCs w:val="20"/>
        </w:rPr>
      </w:pPr>
      <w:ins w:id="961" w:author="Albert Kwame Osei-Owusu" w:date="2026-09-12T09:00:00Z">
        <w:r>
          <w:rPr>
            <w:rFonts w:cs="Times New Roman"/>
            <w:szCs w:val="20"/>
          </w:rPr>
          <w:t xml:space="preserve">Three things would sharpen the picture. </w:t>
        </w:r>
        <w:r>
          <w:rPr>
            <w:rFonts w:cs="Times New Roman"/>
            <w:szCs w:val="20"/>
          </w:rPr>
          <w:t xml:space="preserve">Pharmaceuticals are still represented here by a broad chemicals sector, and the medicines used in hospitals are largely missing from the services purchases; a pharmaceutical-specific account built from national purchase data would settle how much of the largest contribution is really medicines.</w:t>
        </w:r>
        <w:r>
          <w:rPr>
            <w:rFonts w:cs="Times New Roman"/>
            <w:szCs w:val="20"/>
          </w:rPr>
          <w:t xml:space="preserve"> Buildings and equipment sit outside the </w:t>
        </w:r>
        <w:proofErr w:type="gramStart"/>
        <w:r>
          <w:rPr>
            <w:rFonts w:cs="Times New Roman"/>
            <w:szCs w:val="20"/>
          </w:rPr>
          <w:t>headline, and</w:t>
        </w:r>
        <w:proofErr w:type="gramEnd"/>
        <w:r>
          <w:rPr>
            <w:rFonts w:cs="Times New Roman"/>
            <w:szCs w:val="20"/>
          </w:rPr>
          <w:t xml:space="preserve"> bringing them inside would show how much of the footprint is carried by infrastructure rather than by day-to-day operation. Finally,</w:t>
        </w:r>
        <w:r>
          <w:rPr>
            <w:rFonts w:cs="Times New Roman"/>
            <w:szCs w:val="20"/>
          </w:rPr>
          <w:t xml:space="preserve"> successive releases of</w:t>
        </w:r>
        <w:r>
          <w:rPr>
            <w:rFonts w:cs="Times New Roman"/>
            <w:szCs w:val="20"/>
          </w:rPr>
          <w:t xml:space="preserve"> the </w:t>
        </w:r>
        <w:r>
          <w:rPr>
            <w:rFonts w:cs="Times New Roman"/>
            <w:szCs w:val="20"/>
          </w:rPr>
          <w:t xml:space="preserve">global input-output databases</w:t>
        </w:r>
        <w:r>
          <w:rPr>
            <w:rFonts w:cs="Times New Roman"/>
            <w:szCs w:val="20"/>
          </w:rPr>
          <w:t xml:space="preserve"> are not yet consistent enough from one year to the next to track a health system over time; until they are, a comparison across reference years measures changes in the data as well as changes in the world.</w:t>
        </w:r>
      </w:ins>
    </w:p>
    <w:p w14:paraId="722D66A6" w14:textId="77777777" w:rsidR="00AC1569" w:rsidRDefault="00AC1569" w:rsidP="004C5A97">
      <w:pPr>
        <w:rPr>
          <w:del w:id="51382" w:author="Albert Kwame Osei-Owusu" w:date="2026-09-14T16:00:00Z"/>
        </w:rPr>
      </w:pPr>
    </w:p>
    <w:p>
      <w:pPr>
        <w:pStyle w:val="Heading1"/>
        <w:rPr>
          <w:ins w:id="8354" w:author="Albert Kwame Osei-Owusu" w:date="2026-09-14T09:00:00Z"/>
        </w:rPr>
      </w:pPr>
      <w:ins w:id="8355" w:author="Albert Kwame Osei-Owusu" w:date="2026-09-14T09:00:00Z">
        <w:r>
          <w:rPr/>
          <w:t xml:space="preserve">CRediT authorship contribution statement</w:t>
        </w:r>
      </w:ins>
    </w:p>
    <w:p>
      <w:pPr>
        <w:spacing w:after="160"/>
        <w:rPr>
          <w:ins w:id="8356" w:author="Albert Kwame Osei-Owusu" w:date="2026-09-14T09:00:00Z"/>
        </w:rPr>
      </w:pPr>
      <w:ins w:id="8357" w:author="Albert Kwame Osei-Owusu" w:date="2026-09-14T09:00:00Z">
        <w:r>
          <w:t xml:space="preserve">Ofir Eriksen: Conceptualization, Methodology, Investigation, Data curation, Formal analysis, Writing – original draft, Visualization. Albert Kwame Osei-Owusu: Methodology, Software, Formal analysis, Validation, Data curation, Writing – review and editing, Visualization, Supervision. Styrmir Gislason: [roles to be confirmed]. Morten Birkved: [roles to be confirmed]. Ciprian Cimpan: [roles to be confirmed]. All authors read and approved the submitted version.</w:t>
        </w:r>
      </w:ins>
    </w:p>
    <w:p>
      <w:pPr>
        <w:pStyle w:val="Heading1"/>
        <w:rPr>
          <w:ins w:id="8358" w:author="Albert Kwame Osei-Owusu" w:date="2026-09-14T09:00:00Z"/>
        </w:rPr>
      </w:pPr>
      <w:ins w:id="8359" w:author="Albert Kwame Osei-Owusu" w:date="2026-09-14T09:00:00Z">
        <w:r>
          <w:rPr/>
          <w:t xml:space="preserve">Declaration of competing interest</w:t>
        </w:r>
      </w:ins>
    </w:p>
    <w:p>
      <w:pPr>
        <w:spacing w:after="160"/>
        <w:rPr>
          <w:ins w:id="8360" w:author="Albert Kwame Osei-Owusu" w:date="2026-09-14T09:00:00Z"/>
        </w:rPr>
      </w:pPr>
      <w:ins w:id="8361" w:author="Albert Kwame Osei-Owusu" w:date="2026-09-14T09:00:00Z">
        <w:r>
          <w:t xml:space="preserve">The authors declare that they have no known competing financial interests or personal relationships that could have appeared to influence the work reported in this paper.</w:t>
        </w:r>
      </w:ins>
    </w:p>
    <w:p>
      <w:pPr>
        <w:pStyle w:val="Heading1"/>
        <w:rPr>
          <w:ins w:id="8362" w:author="Albert Kwame Osei-Owusu" w:date="2026-09-14T09:00:00Z"/>
        </w:rPr>
      </w:pPr>
      <w:ins w:id="8363" w:author="Albert Kwame Osei-Owusu" w:date="2026-09-14T09:00:00Z">
        <w:r>
          <w:rPr/>
          <w:t xml:space="preserve">Funding</w:t>
        </w:r>
      </w:ins>
    </w:p>
    <w:p>
      <w:pPr>
        <w:spacing w:after="160"/>
        <w:rPr>
          <w:ins w:id="8364" w:author="Albert Kwame Osei-Owusu" w:date="2026-09-14T09:00:00Z"/>
        </w:rPr>
      </w:pPr>
      <w:ins w:id="8365" w:author="Albert Kwame Osei-Owusu" w:date="2026-09-14T09:00:00Z">
        <w:r>
          <w:t xml:space="preserve">This research did not receive any specific grant from funding agencies in the public, commercial, or not-for-profit sectors. It was carried out with the resources of the authors’ institutions, which had no role in the study design; in the collection, analysis and interpretation of data; in the writing of the report; or in the decision to submit the article for publication.</w:t>
        </w:r>
      </w:ins>
    </w:p>
    <w:p>
      <w:pPr>
        <w:pStyle w:val="Heading1"/>
        <w:rPr>
          <w:ins w:id="8366" w:author="Albert Kwame Osei-Owusu" w:date="2026-09-14T09:00:00Z"/>
        </w:rPr>
      </w:pPr>
      <w:ins w:id="8367" w:author="Albert Kwame Osei-Owusu" w:date="2026-09-14T09:00:00Z">
        <w:r>
          <w:rPr/>
          <w:t xml:space="preserve">Data availability</w:t>
        </w:r>
      </w:ins>
    </w:p>
    <w:p>
      <w:pPr>
        <w:spacing w:after="160"/>
        <w:rPr>
          <w:ins w:id="8368" w:author="Albert Kwame Osei-Owusu" w:date="2026-09-14T09:00:00Z"/>
        </w:rPr>
      </w:pPr>
      <w:ins w:id="8369" w:author="Albert Kwame Osei-Owusu" w:date="2026-09-14T09:00:00Z">
        <w:r>
          <w:t xml:space="preserve">This study draws on publicly available data sources. EXIOBASE version 3.8.2 is openly available at https://www.exiobase.eu, and the Danish input-output tables, national accounts, emission accounts and waste accounts are available from Statistics Denmark. The analysis adapts the openly available model code of Steenmeijer and </w:t>
        </w:r>
        <w:r>
          <w:t xml:space="preserve">colleagues [13].</w:t>
        </w:r>
        <w:r>
          <w:t xml:space="preserve"> The code, processed input data and result tables are available at https://github.com/Ofir2025/envr-footprint-healthcare-Dk2025</w:t>
        </w:r>
        <w:r>
          <w:t xml:space="preserve">, and the version reported here is to be archived</w:t>
        </w:r>
        <w:r>
          <w:t xml:space="preserve"> </w:t>
        </w:r>
        <w:r>
          <w:t xml:space="preserve">as a new version of the</w:t>
        </w:r>
        <w:r>
          <w:t xml:space="preserve"> Zenodo </w:t>
        </w:r>
        <w:r>
          <w:t xml:space="preserve">record with concept DOI </w:t>
        </w:r>
        <w:r>
          <w:t xml:space="preserve">https://doi.org/10.5281/zenodo.20542389</w:t>
        </w:r>
        <w:r>
          <w:t xml:space="preserve">;</w:t>
        </w:r>
        <w:r>
          <w:t xml:space="preserve"> the bottom-up calculations underlying the reported estimates are provided in Appendices A and B. Every result file carries a lineage record naming the script, the equations, the inputs and the published method it implements.</w:t>
        </w:r>
      </w:ins>
    </w:p>
    <w:p w14:paraId="52C7EF1B" w14:textId="77777777" w:rsidR="00881EF2" w:rsidRPr="00B04335" w:rsidRDefault="00B04335" w:rsidP="004C5A97">
      <w:pPr>
        <w:pStyle w:val="Heading1"/>
        <w:rPr/>
        <w:pPrChange w:id="48204" w:author="Albert Kwame Osei-Owusu" w:date="2026-09-14T09:00:00Z">
          <w:pPr/>
        </w:pPrChange>
      </w:pPr>
      <w:del w:id="962" w:author="Albert Kwame Osei-Owusu" w:date="2026-09-12T09:00:00Z">
        <w:r w:rsidRPr="00B04335">
          <w:rPr/>
          <w:delText>AI Statement</w:delText>
        </w:r>
      </w:del>
      <w:ins w:id="963" w:author="Albert Kwame Osei-Owusu" w:date="2026-09-12T09:00:00Z">
        <w:del w:id="8370" w:author="Albert Kwame Osei-Owusu" w:date="2026-09-12T09:00:00Z">
          <w:r>
            <w:delText>Declaration of generative AI use</w:delText>
          </w:r>
        </w:del>
      </w:ins>
      <w:ins w:id="8372" w:author="Albert Kwame Osei-Owusu" w:date="2026-09-14T09:00:00Z">
        <w:r>
          <w:rPr/>
          <w:t xml:space="preserve">Declaration of generative AI and AI-assisted technologies in the manuscript preparation process</w:t>
        </w:r>
      </w:ins>
    </w:p>
    <w:p w14:paraId="5B2CC1F0" w14:textId="77777777" w:rsidR="00B04335" w:rsidRDefault="007660C6" w:rsidP="004C5A97">
      <w:pPr>
        <w:spacing w:after="160"/>
      </w:pPr>
      <w:del w:id="8373" w:author="Albert Kwame Osei-Owusu" w:date="2026-09-12T09:00:00Z">
        <w:r w:rsidRPr="007660C6">
          <w:delText>The authors used large language models (primarily Microsoft Copilot) to assist with grammar, spelling, language clarity, and code comprehension. AI tools were used to help interpret and explain existing code and to support programming tasks. All AI-generated suggestions, text revisions, and coding outputs were critically reviewed, validated, and, where appropriate, modified by the authors. The authors take full responsibility for all analyses, code, results, interpretations, and conclusions presented in the manuscript</w:delText>
        </w:r>
      </w:del>
      <w:ins w:id="8375" w:author="Albert Kwame Osei-Owusu" w:date="2026-09-14T09:00:00Z">
        <w:r>
          <w:t xml:space="preserve">During the preparation of this work the authors used Microsoft Copilot and Claude (Anthropic) in order to improve grammar, spelling and language clarity, to help interpret, write and test analysis code, and to check reported numbers and references against the result files and the cited sources. After using these tools, the authors critically reviewed, validated and edited all suggestions, text and code as needed, and take full responsibility for the analyses, code, results, interpretations and conclusions of the published article.</w:t>
        </w:r>
      </w:ins>
    </w:p>
    <w:p w14:paraId="5F18F9F0" w14:textId="77777777" w:rsidR="00B04335" w:rsidRDefault="00B04335" w:rsidP="004C5A97">
      <w:pPr>
        <w:rPr>
          <w:del w:id="51383" w:author="Albert Kwame Osei-Owusu" w:date="2026-09-14T16:00:00Z"/>
        </w:rPr>
      </w:pPr>
    </w:p>
    <w:p w14:paraId="5C395FA7" w14:textId="77777777" w:rsidR="00295713" w:rsidRDefault="00295713" w:rsidP="004C5A97">
      <w:pPr>
        <w:pStyle w:val="Heading1"/>
        <w:rPr/>
        <w:pPrChange w:id="48205" w:author="Albert Kwame Osei-Owusu" w:date="2026-09-14T09:00:00Z">
          <w:pPr/>
        </w:pPrChange>
      </w:pPr>
      <w:r>
        <w:rPr/>
        <w:t>References</w:t>
      </w:r>
    </w:p>
    <w:p>
      <w:pPr>
        <w:spacing w:after="60" w:line="240" w:lineRule="auto"/>
        <w:ind w:left="567" w:hanging="567"/>
        <w:rPr>
          <w:ins w:id="47000" w:author="Albert Kwame Osei-Owusu" w:date="2026-09-14T09:00:00Z"/>
        </w:rPr>
      </w:pPr>
      <w:ins w:id="47001" w:author="Albert Kwame Osei-Owusu" w:date="2026-09-14T09:00:00Z">
        <w:r>
          <w:t xml:space="preserve">[1]</w:t>
        </w:r>
        <w:r>
          <w:tab/>
        </w:r>
        <w:r>
          <w:t xml:space="preserve">C. Doucet, M. Lioussis, N. Yamano, M. Mueller, Measuring greenhouse gas emissions in the health sector: a new approach to model GHG emissions combining (JHAQ) health expenditure data and the multi-regional inter-country input-output (ICIO) tables, OECD Health Working Papers No. 184, OECD Publishing, Paris, 2025. </w:t>
        </w:r>
      </w:ins>
      <w:hyperlink r:id="rIdRef1" w:history="1">
        <w:ins w:id="47002" w:author="Albert Kwame Osei-Owusu" w:date="2026-09-14T09:00:00Z">
          <w:r>
            <w:rPr>
              <w:rStyle w:val="Hyperlink"/>
            </w:rPr>
            <w:t xml:space="preserve">https://doi.org/10.1787/4d15c6ef-en</w:t>
          </w:r>
        </w:ins>
      </w:hyperlink>
      <w:ins w:id="47003" w:author="Albert Kwame Osei-Owusu" w:date="2026-09-14T09:00:00Z">
        <w:r>
          <w:t xml:space="preserve">.</w:t>
        </w:r>
      </w:ins>
    </w:p>
    <w:p>
      <w:pPr>
        <w:spacing w:after="60" w:line="240" w:lineRule="auto"/>
        <w:ind w:left="567" w:hanging="567"/>
        <w:rPr>
          <w:ins w:id="47004" w:author="Albert Kwame Osei-Owusu" w:date="2026-09-14T09:00:00Z"/>
        </w:rPr>
      </w:pPr>
      <w:ins w:id="47005" w:author="Albert Kwame Osei-Owusu" w:date="2026-09-14T09:00:00Z">
        <w:r>
          <w:t xml:space="preserve">[2]</w:t>
        </w:r>
        <w:r>
          <w:tab/>
        </w:r>
        <w:r>
          <w:t xml:space="preserve">M. Lenzen, A. Malik, M. Li, J. Fry, H. Weisz, P.-P. Pichler, L.S.M. Chaves, A. Capon, D. Pencheon, The environmental footprint of health care: a global assessment, Lancet Planet. Health 4 (2020) e271-e279. </w:t>
        </w:r>
      </w:ins>
      <w:hyperlink r:id="rIdRef2" w:history="1">
        <w:ins w:id="47006" w:author="Albert Kwame Osei-Owusu" w:date="2026-09-14T09:00:00Z">
          <w:r>
            <w:rPr>
              <w:rStyle w:val="Hyperlink"/>
            </w:rPr>
            <w:t xml:space="preserve">https://doi.org/10.1016/S2542-5196(20)30121-2</w:t>
          </w:r>
        </w:ins>
      </w:hyperlink>
      <w:ins w:id="47007" w:author="Albert Kwame Osei-Owusu" w:date="2026-09-14T09:00:00Z">
        <w:r>
          <w:t xml:space="preserve">.</w:t>
        </w:r>
      </w:ins>
    </w:p>
    <w:p>
      <w:pPr>
        <w:spacing w:after="60" w:line="240" w:lineRule="auto"/>
        <w:ind w:left="567" w:hanging="567"/>
        <w:rPr>
          <w:ins w:id="47008" w:author="Albert Kwame Osei-Owusu" w:date="2026-09-14T09:00:00Z"/>
        </w:rPr>
      </w:pPr>
      <w:ins w:id="47009" w:author="Albert Kwame Osei-Owusu" w:date="2026-09-14T09:00:00Z">
        <w:r>
          <w:t xml:space="preserve">[3]</w:t>
        </w:r>
        <w:r>
          <w:tab/>
        </w:r>
        <w:r>
          <w:t xml:space="preserve">B. Andrieu, L. Marrauld, O. Vidal, M. Egnell, L. Boyer, G. Fond, Health-care systems’ resource footprints and their access and quality in 49 regions between 1995 and 2015: an input-output analysis, Lancet Planet. Health 7 (2023) e747-e758. </w:t>
        </w:r>
      </w:ins>
      <w:hyperlink r:id="rIdRef3" w:history="1">
        <w:ins w:id="47010" w:author="Albert Kwame Osei-Owusu" w:date="2026-09-14T09:00:00Z">
          <w:r>
            <w:rPr>
              <w:rStyle w:val="Hyperlink"/>
            </w:rPr>
            <w:t xml:space="preserve">https://doi.org/10.1016/S2542-5196(23)00169-9</w:t>
          </w:r>
        </w:ins>
      </w:hyperlink>
      <w:ins w:id="47011" w:author="Albert Kwame Osei-Owusu" w:date="2026-09-14T09:00:00Z">
        <w:r>
          <w:t xml:space="preserve">.</w:t>
        </w:r>
      </w:ins>
    </w:p>
    <w:p>
      <w:pPr>
        <w:spacing w:after="60" w:line="240" w:lineRule="auto"/>
        <w:ind w:left="567" w:hanging="567"/>
        <w:rPr>
          <w:ins w:id="47012" w:author="Albert Kwame Osei-Owusu" w:date="2026-09-14T09:00:00Z"/>
        </w:rPr>
      </w:pPr>
      <w:ins w:id="47013" w:author="Albert Kwame Osei-Owusu" w:date="2026-09-14T09:00:00Z">
        <w:r>
          <w:t xml:space="preserve">[4]</w:t>
        </w:r>
        <w:r>
          <w:tab/>
        </w:r>
        <w:r>
          <w:t xml:space="preserve">M. Romanello, C. di Napoli, C. Green, H. Kennard, P. Lampard, D. Scamman, M. Walawender, Z. Ali, N. Ameli, S. Ayeb-Karlsson, P.J. Beggs, K. Belesova, L. Berrang Ford, K. Bowen, W. Cai, M. Callaghan, D. Campbell-Lendrum, J. Chambers, T.J. Cross, K.R. van Daalen, C. Dalin, N. Dasandi, S. Dasgupta, M. Davies, P. Dominguez-Salas, R. Dubrow, K.L. Ebi, M. Eckelman, P. Ekins, C. Freyberg, O. Gasparyan, G. Gordon-Strachan, H. Graham, S.H. Gunther, I. Hamilton, Y. Hang, R. Hänninen, S. Hartinger, K. He, J. Heidecke, J.J. Hess, S.-C. Hsu, L. Jamart, S. Jankin, O. Jay, I. Kelman, G. Kiesewetter, P. Kinney, D. Kniveton, R. Kouznetsov, F. Larosa, J.K.W. Lee, B. Lemke, Y. Liu, Z. Liu, M. Lott, M. Lotto Batista, R. Lowe, M. Odhiambo Sewe, J. Martinez-Urtaza, M. Maslin, L. McAllister, C. McMichael, Z. Mi, J. Milner, K. Minor, J.C. Minx, N. Mohajeri, N.C. Momen, M. Moradi-Lakeh, K. Morrissey, S. Munzert, K.A. Murray, T. Neville, M. Nilsson, N. Obradovich, M.B. O’Hare, C. Oliveira, T. Oreszczyn, M. Otto, F. Owfi, O. Pearman, F. Pega, A. Pershing, M. Rabbaniha, J. Rickman, E.J.Z. Robinson, J. Rocklöv, R.N. Salas, J.C. Semenza, J.D. Sherman, J. Shumake-Guillemot, G. Silbert, M. Sofiev, M. Springmann, J.D. Stowell, M. Tabatabaei, J. Taylor, R. Thompson, C. Tonne, M. Treskova, J.A. Trinanes, F. Wagner, L. Warnecke, H. Whitcombe, M. Winning, A. Wyns, M. Yglesias-González, S. Zhang, Y. Zhang, Q. Zhu, P. Gong, H. Montgomery, A. Costello, The 2023 report of the Lancet Countdown on health and climate change: the imperative for a health-centred response in a world facing irreversible harms, Lancet 402 (2023) 2346-2394. </w:t>
        </w:r>
      </w:ins>
      <w:hyperlink r:id="rIdRef4" w:history="1">
        <w:ins w:id="47014" w:author="Albert Kwame Osei-Owusu" w:date="2026-09-14T09:00:00Z">
          <w:r>
            <w:rPr>
              <w:rStyle w:val="Hyperlink"/>
            </w:rPr>
            <w:t xml:space="preserve">https://doi.org/10.1016/S0140-6736(23)01859-7</w:t>
          </w:r>
        </w:ins>
      </w:hyperlink>
      <w:ins w:id="47015" w:author="Albert Kwame Osei-Owusu" w:date="2026-09-14T09:00:00Z">
        <w:r>
          <w:t xml:space="preserve">.</w:t>
        </w:r>
      </w:ins>
    </w:p>
    <w:p>
      <w:pPr>
        <w:spacing w:after="60" w:line="240" w:lineRule="auto"/>
        <w:ind w:left="567" w:hanging="567"/>
        <w:rPr>
          <w:ins w:id="47016" w:author="Albert Kwame Osei-Owusu" w:date="2026-09-14T09:00:00Z"/>
        </w:rPr>
      </w:pPr>
      <w:ins w:id="47017" w:author="Albert Kwame Osei-Owusu" w:date="2026-09-14T09:00:00Z">
        <w:r>
          <w:t xml:space="preserve">[5]</w:t>
        </w:r>
        <w:r>
          <w:tab/>
        </w:r>
        <w:r>
          <w:t xml:space="preserve">IPBES, Summary for policymakers of the global assessment report on biodiversity and ecosystem services of the Intergovernmental Science-Policy Platform on Biodiversity and Ecosystem Services, S. Díaz, J. Settele, E.S. Brondízio, H.T. Ngo, M. Guèze, J. Agard, A. Arneth, P. Balvanera, K.A. Brauman, S.H.M. Butchart, K.M.A. Chan, L.A. Garibaldi, K. Ichii, J. Liu, S.M. Subramanian, G.F. Midgley, P. Miloslavich, Z. Molnár, D. Obura, A. Pfaff, S. Polasky, A. Purvis, J. Razzaque, B. Reyers, R. Roy Chowdhury, Y.J. Shin, I.J. Visseren-Hamakers, K.J. Willis, C.N. Zayas (Eds.), IPBES secretariat, Bonn, 2019. </w:t>
        </w:r>
      </w:ins>
      <w:hyperlink r:id="rIdRef5" w:history="1">
        <w:ins w:id="47018" w:author="Albert Kwame Osei-Owusu" w:date="2026-09-14T09:00:00Z">
          <w:r>
            <w:rPr>
              <w:rStyle w:val="Hyperlink"/>
            </w:rPr>
            <w:t xml:space="preserve">https://doi.org/10.5281/zenodo.3553579</w:t>
          </w:r>
        </w:ins>
      </w:hyperlink>
      <w:ins w:id="47019" w:author="Albert Kwame Osei-Owusu" w:date="2026-09-14T09:00:00Z">
        <w:r>
          <w:t xml:space="preserve">.</w:t>
        </w:r>
      </w:ins>
    </w:p>
    <w:p>
      <w:pPr>
        <w:spacing w:after="60" w:line="240" w:lineRule="auto"/>
        <w:ind w:left="567" w:hanging="567"/>
        <w:rPr>
          <w:ins w:id="47020" w:author="Albert Kwame Osei-Owusu" w:date="2026-09-14T09:00:00Z"/>
        </w:rPr>
      </w:pPr>
      <w:ins w:id="47021" w:author="Albert Kwame Osei-Owusu" w:date="2026-09-14T09:00:00Z">
        <w:r>
          <w:t xml:space="preserve">[6]</w:t>
        </w:r>
        <w:r>
          <w:tab/>
        </w:r>
        <w:r>
          <w:t xml:space="preserve">P.-P. Pichler, I.S. Jaccard, U. Weisz, H. Weisz, International comparison of health care carbon footprints, Environ. Res. Lett. 14 (2019) 064004. </w:t>
        </w:r>
      </w:ins>
      <w:hyperlink r:id="rIdRef6" w:history="1">
        <w:ins w:id="47022" w:author="Albert Kwame Osei-Owusu" w:date="2026-09-14T09:00:00Z">
          <w:r>
            <w:rPr>
              <w:rStyle w:val="Hyperlink"/>
            </w:rPr>
            <w:t xml:space="preserve">https://doi.org/10.1088/1748-9326/ab19e1</w:t>
          </w:r>
        </w:ins>
      </w:hyperlink>
      <w:ins w:id="47023" w:author="Albert Kwame Osei-Owusu" w:date="2026-09-14T09:00:00Z">
        <w:r>
          <w:t xml:space="preserve">.</w:t>
        </w:r>
      </w:ins>
    </w:p>
    <w:p>
      <w:pPr>
        <w:spacing w:after="60" w:line="240" w:lineRule="auto"/>
        <w:ind w:left="567" w:hanging="567"/>
        <w:rPr>
          <w:ins w:id="47024" w:author="Albert Kwame Osei-Owusu" w:date="2026-09-14T09:00:00Z"/>
        </w:rPr>
      </w:pPr>
      <w:ins w:id="47025" w:author="Albert Kwame Osei-Owusu" w:date="2026-09-14T09:00:00Z">
        <w:r>
          <w:t xml:space="preserve">[7]</w:t>
        </w:r>
        <w:r>
          <w:tab/>
        </w:r>
        <w:r>
          <w:t xml:space="preserve">J. Gupta, X. Bai, D.M. Liverman, J. Rockström, D. Qin, B. Stewart-Koster, J.C. Rocha, L. Jacobson, J.F. Abrams, L.S. Andersen, D.I. Armstrong McKay, G. Bala, S.E. Bunn, D. Ciobanu, F. DeClerck, K.L. Ebi, L. Gifford, C. Gordon, S. Hasan, N. Kanie, T.M. Lenton, S. Loriani, A. Mohamed, N. Nakicenovic, D. Obura, D. Ospina, K. Prodani, C. Rammelt, B. Sakschewski, J. Scholtens, T. Tharammal, D. van Vuuren, P.H. Verburg, R. Winkelmann, C. Zimm, E. Bennett, A. Bjørn, S. Bringezu, W.J. Broadgate, H. Bulkeley, B. Crona, P.A. Green, H. Hoff, L. Huang, M. Hurlbert, C.Y.A. Inoue, Ş. Kılkış, S.J. Lade, J. Liu, I. Nadeem, C. Ndehedehe, C. Okereke, I.M. Otto, S. Pedde, L. Pereira, L. Schulte-Uebbing, J.D. Tàbara, W. de Vries, G. Whiteman, C. Xiao, X. Xu, N. Zafra-Calvo, X. Zhang, P. Fezzigna, G. Gentile, A just world on a safe planet: a Lancet Planetary Health-Earth Commission report on Earth-system boundaries, translations, and transformations, Lancet Planet. Health 8 (2024) e813-e873. </w:t>
        </w:r>
      </w:ins>
      <w:hyperlink r:id="rIdRef7" w:history="1">
        <w:ins w:id="47026" w:author="Albert Kwame Osei-Owusu" w:date="2026-09-14T09:00:00Z">
          <w:r>
            <w:rPr>
              <w:rStyle w:val="Hyperlink"/>
            </w:rPr>
            <w:t xml:space="preserve">https://doi.org/10.1016/S2542-5196(24)00042-1</w:t>
          </w:r>
        </w:ins>
      </w:hyperlink>
      <w:ins w:id="47027" w:author="Albert Kwame Osei-Owusu" w:date="2026-09-14T09:00:00Z">
        <w:r>
          <w:t xml:space="preserve">.</w:t>
        </w:r>
      </w:ins>
    </w:p>
    <w:p>
      <w:pPr>
        <w:spacing w:after="60" w:line="240" w:lineRule="auto"/>
        <w:ind w:left="567" w:hanging="567"/>
        <w:rPr>
          <w:ins w:id="47028" w:author="Albert Kwame Osei-Owusu" w:date="2026-09-14T09:00:00Z"/>
        </w:rPr>
      </w:pPr>
      <w:ins w:id="47029" w:author="Albert Kwame Osei-Owusu" w:date="2026-09-14T09:00:00Z">
        <w:r>
          <w:t xml:space="preserve">[8]</w:t>
        </w:r>
        <w:r>
          <w:tab/>
        </w:r>
        <w:r>
          <w:t xml:space="preserve">J. Drew, S.D. Christie, D. Rainham, C. Rizan, HealthcareLCA: an open-access living database of health-care environmental impact assessments, Lancet Planet. Health 6 (2022) e1000-e1012. </w:t>
        </w:r>
      </w:ins>
      <w:hyperlink r:id="rIdRef8" w:history="1">
        <w:ins w:id="47030" w:author="Albert Kwame Osei-Owusu" w:date="2026-09-14T09:00:00Z">
          <w:r>
            <w:rPr>
              <w:rStyle w:val="Hyperlink"/>
            </w:rPr>
            <w:t xml:space="preserve">https://doi.org/10.1016/S2542-5196(22)00257-1</w:t>
          </w:r>
        </w:ins>
      </w:hyperlink>
      <w:ins w:id="47031" w:author="Albert Kwame Osei-Owusu" w:date="2026-09-14T09:00:00Z">
        <w:r>
          <w:t xml:space="preserve">.</w:t>
        </w:r>
      </w:ins>
    </w:p>
    <w:p>
      <w:pPr>
        <w:spacing w:after="60" w:line="240" w:lineRule="auto"/>
        <w:ind w:left="567" w:hanging="567"/>
        <w:rPr>
          <w:ins w:id="47032" w:author="Albert Kwame Osei-Owusu" w:date="2026-09-14T09:00:00Z"/>
        </w:rPr>
      </w:pPr>
      <w:ins w:id="47033" w:author="Albert Kwame Osei-Owusu" w:date="2026-09-14T09:00:00Z">
        <w:r>
          <w:t xml:space="preserve">[9]</w:t>
        </w:r>
        <w:r>
          <w:tab/>
        </w:r>
        <w:r>
          <w:t xml:space="preserve">L. Rodríguez-Jiménez, M. Romero-Martín, T. Spruell, Z. Steley, J. Gómez-Salgado, The carbon footprint of healthcare settings: a systematic review, J. Adv. Nurs. 79 (2023) 2830-2844. </w:t>
        </w:r>
      </w:ins>
      <w:hyperlink r:id="rIdRef9" w:history="1">
        <w:ins w:id="47034" w:author="Albert Kwame Osei-Owusu" w:date="2026-09-14T09:00:00Z">
          <w:r>
            <w:rPr>
              <w:rStyle w:val="Hyperlink"/>
            </w:rPr>
            <w:t xml:space="preserve">https://doi.org/10.1111/jan.15671</w:t>
          </w:r>
        </w:ins>
      </w:hyperlink>
      <w:ins w:id="47035" w:author="Albert Kwame Osei-Owusu" w:date="2026-09-14T09:00:00Z">
        <w:r>
          <w:t xml:space="preserve">.</w:t>
        </w:r>
      </w:ins>
    </w:p>
    <w:p>
      <w:pPr>
        <w:spacing w:after="60" w:line="240" w:lineRule="auto"/>
        <w:ind w:left="567" w:hanging="567"/>
        <w:rPr>
          <w:ins w:id="47036" w:author="Albert Kwame Osei-Owusu" w:date="2026-09-14T09:00:00Z"/>
        </w:rPr>
      </w:pPr>
      <w:ins w:id="47037" w:author="Albert Kwame Osei-Owusu" w:date="2026-09-14T09:00:00Z">
        <w:r>
          <w:t xml:space="preserve">[10]</w:t>
        </w:r>
        <w:r>
          <w:tab/>
        </w:r>
        <w:r>
          <w:t xml:space="preserve">L.H.J.A. Kouwenberg, E.S. Cohen, W.J.K. Hehenkamp, L.E. Snijder, J.M. Kampman, B. Küçükkeles, A. Kourula, M.H.C. Meijers, E.S. Smit, N.H. Sperna Weiland, D.S. Kringos, The carbon footprint of hospital services and care pathways: a state-of-the-science review, Environ. Health Perspect. 132 (2024) 126002. </w:t>
        </w:r>
      </w:ins>
      <w:hyperlink r:id="rIdRef10" w:history="1">
        <w:ins w:id="47038" w:author="Albert Kwame Osei-Owusu" w:date="2026-09-14T09:00:00Z">
          <w:r>
            <w:rPr>
              <w:rStyle w:val="Hyperlink"/>
            </w:rPr>
            <w:t xml:space="preserve">https://doi.org/10.1289/EHP14754</w:t>
          </w:r>
        </w:ins>
      </w:hyperlink>
      <w:ins w:id="47039" w:author="Albert Kwame Osei-Owusu" w:date="2026-09-14T09:00:00Z">
        <w:r>
          <w:t xml:space="preserve">.</w:t>
        </w:r>
      </w:ins>
    </w:p>
    <w:p>
      <w:pPr>
        <w:spacing w:after="60" w:line="240" w:lineRule="auto"/>
        <w:ind w:left="567" w:hanging="567"/>
        <w:rPr>
          <w:ins w:id="47040" w:author="Albert Kwame Osei-Owusu" w:date="2026-09-14T09:00:00Z"/>
        </w:rPr>
      </w:pPr>
      <w:ins w:id="47041" w:author="Albert Kwame Osei-Owusu" w:date="2026-09-14T09:00:00Z">
        <w:r>
          <w:t xml:space="preserve">[11]</w:t>
        </w:r>
        <w:r>
          <w:tab/>
        </w:r>
        <w:r>
          <w:t xml:space="preserve">W. Leontief, Environmental repercussions and the economic structure: an input-output approach, Rev. Econ. Stat. 52 (1970) 262-271. </w:t>
        </w:r>
      </w:ins>
      <w:hyperlink r:id="rIdRef11" w:history="1">
        <w:ins w:id="47042" w:author="Albert Kwame Osei-Owusu" w:date="2026-09-14T09:00:00Z">
          <w:r>
            <w:rPr>
              <w:rStyle w:val="Hyperlink"/>
            </w:rPr>
            <w:t xml:space="preserve">https://doi.org/10.2307/1926294</w:t>
          </w:r>
        </w:ins>
      </w:hyperlink>
      <w:ins w:id="47043" w:author="Albert Kwame Osei-Owusu" w:date="2026-09-14T09:00:00Z">
        <w:r>
          <w:t xml:space="preserve">.</w:t>
        </w:r>
      </w:ins>
    </w:p>
    <w:p>
      <w:pPr>
        <w:spacing w:after="60" w:line="240" w:lineRule="auto"/>
        <w:ind w:left="567" w:hanging="567"/>
        <w:rPr>
          <w:ins w:id="47044" w:author="Albert Kwame Osei-Owusu" w:date="2026-09-14T09:00:00Z"/>
        </w:rPr>
      </w:pPr>
      <w:ins w:id="47045" w:author="Albert Kwame Osei-Owusu" w:date="2026-09-14T09:00:00Z">
        <w:r>
          <w:t xml:space="preserve">[12]</w:t>
        </w:r>
        <w:r>
          <w:tab/>
        </w:r>
        <w:r>
          <w:t xml:space="preserve">K. Stadler, R. Wood, T. Bulavskaya, C.-J. Södersten, M. Simas, S. Schmidt, A. Usubiaga, J. Acosta-Fernández, J. Kuenen, M. Bruckner, S. Giljum, S. Lutter, S. Merciai, J.H. Schmidt, M.C. Theurl, C. Plutzar, T. Kastner, N. Eisenmenger, K.-H. Erb, A. de Koning, A. Tukker, EXIOBASE 3: developing a time series of detailed environmentally extended multi-regional input-output tables, J. Ind. Ecol. 22 (2018) 502-515. </w:t>
        </w:r>
      </w:ins>
      <w:hyperlink r:id="rIdRef12" w:history="1">
        <w:ins w:id="47046" w:author="Albert Kwame Osei-Owusu" w:date="2026-09-14T09:00:00Z">
          <w:r>
            <w:rPr>
              <w:rStyle w:val="Hyperlink"/>
            </w:rPr>
            <w:t xml:space="preserve">https://doi.org/10.1111/jiec.12715</w:t>
          </w:r>
        </w:ins>
      </w:hyperlink>
      <w:ins w:id="47047" w:author="Albert Kwame Osei-Owusu" w:date="2026-09-14T09:00:00Z">
        <w:r>
          <w:t xml:space="preserve">.</w:t>
        </w:r>
      </w:ins>
    </w:p>
    <w:p>
      <w:pPr>
        <w:spacing w:after="60" w:line="240" w:lineRule="auto"/>
        <w:ind w:left="567" w:hanging="567"/>
        <w:rPr>
          <w:ins w:id="47048" w:author="Albert Kwame Osei-Owusu" w:date="2026-09-14T09:00:00Z"/>
        </w:rPr>
      </w:pPr>
      <w:ins w:id="47049" w:author="Albert Kwame Osei-Owusu" w:date="2026-09-14T09:00:00Z">
        <w:r>
          <w:t xml:space="preserve">[13]</w:t>
        </w:r>
        <w:r>
          <w:tab/>
        </w:r>
        <w:r>
          <w:t xml:space="preserve">M.A. Steenmeijer, J.F.D. Rodrigues, M.C. Zijp, S.L. Waaijers-van der Loop, The environmental impact of the Dutch health-care sector beyond climate change: an input-output analysis, Lancet Planet. Health 6 (2022) e949-e957. </w:t>
        </w:r>
      </w:ins>
      <w:hyperlink r:id="rIdRef13" w:history="1">
        <w:ins w:id="47050" w:author="Albert Kwame Osei-Owusu" w:date="2026-09-14T09:00:00Z">
          <w:r>
            <w:rPr>
              <w:rStyle w:val="Hyperlink"/>
            </w:rPr>
            <w:t xml:space="preserve">https://doi.org/10.1016/S2542-5196(22)00244-3</w:t>
          </w:r>
        </w:ins>
      </w:hyperlink>
      <w:ins w:id="47051" w:author="Albert Kwame Osei-Owusu" w:date="2026-09-14T09:00:00Z">
        <w:r>
          <w:t xml:space="preserve">.</w:t>
        </w:r>
      </w:ins>
    </w:p>
    <w:p>
      <w:pPr>
        <w:spacing w:after="60" w:line="240" w:lineRule="auto"/>
        <w:ind w:left="567" w:hanging="567"/>
        <w:rPr>
          <w:ins w:id="47052" w:author="Albert Kwame Osei-Owusu" w:date="2026-09-14T09:00:00Z"/>
        </w:rPr>
      </w:pPr>
      <w:ins w:id="47053" w:author="Albert Kwame Osei-Owusu" w:date="2026-09-14T09:00:00Z">
        <w:r>
          <w:t xml:space="preserve">[14]</w:t>
        </w:r>
        <w:r>
          <w:tab/>
        </w:r>
        <w:r>
          <w:t xml:space="preserve">I. Tennison, S. Roschnik, B. Ashby, R. Boyd, I. Hamilton, T. Oreszczyn, A. Owen, M. Romanello, P. Ruyssevelt, J.D. Sherman, A.Z.P. Smith, K. Steele, N. Watts, M.J. Eckelman, Health care’s response to climate change: a carbon footprint assessment of the NHS in England, Lancet Planet. Health 5 (2021) e84-e92. </w:t>
        </w:r>
      </w:ins>
      <w:hyperlink r:id="rIdRef14" w:history="1">
        <w:ins w:id="47054" w:author="Albert Kwame Osei-Owusu" w:date="2026-09-14T09:00:00Z">
          <w:r>
            <w:rPr>
              <w:rStyle w:val="Hyperlink"/>
            </w:rPr>
            <w:t xml:space="preserve">https://doi.org/10.1016/S2542-5196(20)30271-0</w:t>
          </w:r>
        </w:ins>
      </w:hyperlink>
      <w:ins w:id="47055" w:author="Albert Kwame Osei-Owusu" w:date="2026-09-14T09:00:00Z">
        <w:r>
          <w:t xml:space="preserve">.</w:t>
        </w:r>
      </w:ins>
    </w:p>
    <w:p>
      <w:pPr>
        <w:spacing w:after="60" w:line="240" w:lineRule="auto"/>
        <w:ind w:left="567" w:hanging="567"/>
        <w:rPr>
          <w:ins w:id="47056" w:author="Albert Kwame Osei-Owusu" w:date="2026-09-14T09:00:00Z"/>
        </w:rPr>
      </w:pPr>
      <w:ins w:id="47057" w:author="Albert Kwame Osei-Owusu" w:date="2026-09-14T09:00:00Z">
        <w:r>
          <w:t xml:space="preserve">[15]</w:t>
        </w:r>
        <w:r>
          <w:tab/>
        </w:r>
        <w:r>
          <w:t xml:space="preserve">C.-J.H. Södersten, R. Wood, E.G. Hertwich, Endogenizing capital in MRIO models: the implications for consumption-based accounting, Environ. Sci. Technol. 52 (2018) 13250-13259. </w:t>
        </w:r>
      </w:ins>
      <w:hyperlink r:id="rIdRef15" w:history="1">
        <w:ins w:id="47058" w:author="Albert Kwame Osei-Owusu" w:date="2026-09-14T09:00:00Z">
          <w:r>
            <w:rPr>
              <w:rStyle w:val="Hyperlink"/>
            </w:rPr>
            <w:t xml:space="preserve">https://doi.org/10.1021/acs.est.8b02791</w:t>
          </w:r>
        </w:ins>
      </w:hyperlink>
      <w:ins w:id="47059" w:author="Albert Kwame Osei-Owusu" w:date="2026-09-14T09:00:00Z">
        <w:r>
          <w:t xml:space="preserve">.</w:t>
        </w:r>
      </w:ins>
    </w:p>
    <w:p>
      <w:pPr>
        <w:spacing w:after="60" w:line="240" w:lineRule="auto"/>
        <w:ind w:left="567" w:hanging="567"/>
        <w:rPr>
          <w:ins w:id="47060" w:author="Albert Kwame Osei-Owusu" w:date="2026-09-14T09:00:00Z"/>
        </w:rPr>
      </w:pPr>
      <w:ins w:id="47061" w:author="Albert Kwame Osei-Owusu" w:date="2026-09-14T09:00:00Z">
        <w:r>
          <w:t xml:space="preserve">[16]</w:t>
        </w:r>
        <w:r>
          <w:tab/>
        </w:r>
        <w:r>
          <w:t xml:space="preserve">A. Malik, M. Padget, S. Carter, T. Wakiyama, I. Maitland-Scott, A. Vyas, S. Boylan, G. Mulcahy, M. Li, M. Lenzen, K. Charlesworth, A. Geschke, Environmental impacts of Australia’s largest health system, Resour. Conserv. Recycl. 169 (2021) 105556. </w:t>
        </w:r>
      </w:ins>
      <w:hyperlink r:id="rIdRef16" w:history="1">
        <w:ins w:id="47062" w:author="Albert Kwame Osei-Owusu" w:date="2026-09-14T09:00:00Z">
          <w:r>
            <w:rPr>
              <w:rStyle w:val="Hyperlink"/>
            </w:rPr>
            <w:t xml:space="preserve">https://doi.org/10.1016/j.resconrec.2021.105556</w:t>
          </w:r>
        </w:ins>
      </w:hyperlink>
      <w:ins w:id="47063" w:author="Albert Kwame Osei-Owusu" w:date="2026-09-14T09:00:00Z">
        <w:r>
          <w:t xml:space="preserve">.</w:t>
        </w:r>
      </w:ins>
    </w:p>
    <w:p>
      <w:pPr>
        <w:spacing w:after="60" w:line="240" w:lineRule="auto"/>
        <w:ind w:left="567" w:hanging="567"/>
        <w:rPr>
          <w:ins w:id="47064" w:author="Albert Kwame Osei-Owusu" w:date="2026-09-14T09:00:00Z"/>
        </w:rPr>
      </w:pPr>
      <w:ins w:id="47065" w:author="Albert Kwame Osei-Owusu" w:date="2026-09-14T09:00:00Z">
        <w:r>
          <w:t xml:space="preserve">[17]</w:t>
        </w:r>
        <w:r>
          <w:tab/>
        </w:r>
        <w:r>
          <w:t xml:space="preserve">R.H. Hagenaars, R. Heijungs, A. de Koning, A. Tukker, R. Wang, The greenhouse gas emissions of pharmaceutical consumption and production: an input-output analysis over time and across global supply chains, Lancet Planet. Health 9 (2025) e196-e206. </w:t>
        </w:r>
      </w:ins>
      <w:hyperlink r:id="rIdRef17" w:history="1">
        <w:ins w:id="47066" w:author="Albert Kwame Osei-Owusu" w:date="2026-09-14T09:00:00Z">
          <w:r>
            <w:rPr>
              <w:rStyle w:val="Hyperlink"/>
            </w:rPr>
            <w:t xml:space="preserve">https://doi.org/10.1016/S2542-5196(25)00028-2</w:t>
          </w:r>
        </w:ins>
      </w:hyperlink>
      <w:ins w:id="47067" w:author="Albert Kwame Osei-Owusu" w:date="2026-09-14T09:00:00Z">
        <w:r>
          <w:t xml:space="preserve">.</w:t>
        </w:r>
      </w:ins>
    </w:p>
    <w:p>
      <w:pPr>
        <w:spacing w:after="60" w:line="240" w:lineRule="auto"/>
        <w:ind w:left="567" w:hanging="567"/>
        <w:rPr>
          <w:ins w:id="47068" w:author="Albert Kwame Osei-Owusu" w:date="2026-09-14T09:00:00Z"/>
        </w:rPr>
      </w:pPr>
      <w:ins w:id="47069" w:author="Albert Kwame Osei-Owusu" w:date="2026-09-14T09:00:00Z">
        <w:r>
          <w:t xml:space="preserve">[18]</w:t>
        </w:r>
        <w:r>
          <w:tab/>
        </w:r>
        <w:r>
          <w:t xml:space="preserve">J. Karliner, S. Slotterback, R. Boyd, B. Ashby, K. Steele, Health care’s climate footprint: how the health sector contributes to the global climate crisis and opportunities for action, Climate-smart health care series, Green Paper Number One, Health Care Without Harm and Arup, 2019. </w:t>
        </w:r>
      </w:ins>
      <w:hyperlink r:id="rIdRef18" w:history="1">
        <w:ins w:id="47070" w:author="Albert Kwame Osei-Owusu" w:date="2026-09-14T09:00:00Z">
          <w:r>
            <w:rPr>
              <w:rStyle w:val="Hyperlink"/>
            </w:rPr>
            <w:t xml:space="preserve">https://global.noharm.org/sites/default/files/documents-files/5961/HealthCaresClimateFootprint_092319.pdf</w:t>
          </w:r>
        </w:ins>
      </w:hyperlink>
      <w:ins w:id="47071" w:author="Albert Kwame Osei-Owusu" w:date="2026-09-14T09:00:00Z">
        <w:r>
          <w:t xml:space="preserve"> (accessed 14 September 2026).</w:t>
        </w:r>
      </w:ins>
    </w:p>
    <w:p>
      <w:pPr>
        <w:spacing w:after="60" w:line="240" w:lineRule="auto"/>
        <w:ind w:left="567" w:hanging="567"/>
        <w:rPr>
          <w:ins w:id="47072" w:author="Albert Kwame Osei-Owusu" w:date="2026-09-14T09:00:00Z"/>
        </w:rPr>
      </w:pPr>
      <w:ins w:id="47073" w:author="Albert Kwame Osei-Owusu" w:date="2026-09-14T09:00:00Z">
        <w:r>
          <w:t xml:space="preserve">[19]</w:t>
        </w:r>
        <w:r>
          <w:tab/>
        </w:r>
        <w:r>
          <w:t xml:space="preserve">Danish Regions, The Danish regions’ strategy for sustainable hospitals [two-page English summary of “En fællesregional strategi for grønne hospitaler”], Danish Regions, 2024. </w:t>
        </w:r>
      </w:ins>
      <w:hyperlink r:id="rIdRef19" w:history="1">
        <w:ins w:id="47074" w:author="Albert Kwame Osei-Owusu" w:date="2026-09-14T09:00:00Z">
          <w:r>
            <w:rPr>
              <w:rStyle w:val="Hyperlink"/>
            </w:rPr>
            <w:t xml:space="preserve">https://healthcaredenmark.dk/news-publications/publications/the-danish-regions-strategy-for-sustainable-hospitals/</w:t>
          </w:r>
        </w:ins>
      </w:hyperlink>
      <w:ins w:id="47075" w:author="Albert Kwame Osei-Owusu" w:date="2026-09-14T09:00:00Z">
        <w:r>
          <w:t xml:space="preserve"> (accessed 14 September 2026).</w:t>
        </w:r>
      </w:ins>
    </w:p>
    <w:p>
      <w:pPr>
        <w:spacing w:after="60" w:line="240" w:lineRule="auto"/>
        <w:ind w:left="567" w:hanging="567"/>
        <w:rPr>
          <w:ins w:id="47076" w:author="Albert Kwame Osei-Owusu" w:date="2026-09-14T09:00:00Z"/>
        </w:rPr>
      </w:pPr>
      <w:ins w:id="47077" w:author="Albert Kwame Osei-Owusu" w:date="2026-09-14T09:00:00Z">
        <w:r>
          <w:t xml:space="preserve">[20]</w:t>
        </w:r>
        <w:r>
          <w:tab/>
        </w:r>
        <w:r>
          <w:t xml:space="preserve">World Health Organization Regional Office for Europe, Environmentally sustainable health systems: a strategic document, Document number WHO/EURO:2017-2241-41996-57723, WHO Regional Office for Europe, Copenhagen, 2017. </w:t>
        </w:r>
      </w:ins>
      <w:hyperlink r:id="rIdRef20" w:history="1">
        <w:ins w:id="47078" w:author="Albert Kwame Osei-Owusu" w:date="2026-09-14T09:00:00Z">
          <w:r>
            <w:rPr>
              <w:rStyle w:val="Hyperlink"/>
            </w:rPr>
            <w:t xml:space="preserve">https://iris.who.int/handle/10665/340375</w:t>
          </w:r>
        </w:ins>
      </w:hyperlink>
      <w:ins w:id="47079" w:author="Albert Kwame Osei-Owusu" w:date="2026-09-14T09:00:00Z">
        <w:r>
          <w:t xml:space="preserve"> (accessed 14 September 2026).</w:t>
        </w:r>
      </w:ins>
    </w:p>
    <w:p>
      <w:pPr>
        <w:spacing w:after="60" w:line="240" w:lineRule="auto"/>
        <w:ind w:left="567" w:hanging="567"/>
        <w:rPr>
          <w:ins w:id="47080" w:author="Albert Kwame Osei-Owusu" w:date="2026-09-14T09:00:00Z"/>
        </w:rPr>
      </w:pPr>
      <w:ins w:id="47081" w:author="Albert Kwame Osei-Owusu" w:date="2026-09-14T09:00:00Z">
        <w:r>
          <w:t xml:space="preserve">[21]</w:t>
        </w:r>
        <w:r>
          <w:tab/>
        </w:r>
        <w:r>
          <w:t xml:space="preserve">Region Midtjylland, Klimaregnskab 2020 for virksomheden Region Midtjylland [in Danish], Region Midtjylland, 2021. </w:t>
        </w:r>
      </w:ins>
      <w:hyperlink r:id="rIdRef21" w:history="1">
        <w:ins w:id="47082" w:author="Albert Kwame Osei-Owusu" w:date="2026-09-14T09:00:00Z">
          <w:r>
            <w:rPr>
              <w:rStyle w:val="Hyperlink"/>
            </w:rPr>
            <w:t xml:space="preserve">https://www.rm.dk/siteassets/kontakt/indkob--medicoteknik/baredygtighed/klimaregnskab2020.pdf</w:t>
          </w:r>
        </w:ins>
      </w:hyperlink>
      <w:ins w:id="47083" w:author="Albert Kwame Osei-Owusu" w:date="2026-09-14T09:00:00Z">
        <w:r>
          <w:t xml:space="preserve"> (accessed 14 September 2026).</w:t>
        </w:r>
      </w:ins>
    </w:p>
    <w:p>
      <w:pPr>
        <w:spacing w:after="60" w:line="240" w:lineRule="auto"/>
        <w:ind w:left="567" w:hanging="567"/>
        <w:rPr>
          <w:ins w:id="47084" w:author="Albert Kwame Osei-Owusu" w:date="2026-09-14T09:00:00Z"/>
        </w:rPr>
      </w:pPr>
      <w:ins w:id="47085" w:author="Albert Kwame Osei-Owusu" w:date="2026-09-14T09:00:00Z">
        <w:r>
          <w:t xml:space="preserve">[22]</w:t>
        </w:r>
        <w:r>
          <w:tab/>
        </w:r>
        <w:r>
          <w:t xml:space="preserve">OECD, Health at a Glance 2025: OECD Indicators, OECD Publishing, Paris, 2025. </w:t>
        </w:r>
      </w:ins>
      <w:hyperlink r:id="rIdRef22" w:history="1">
        <w:ins w:id="47086" w:author="Albert Kwame Osei-Owusu" w:date="2026-09-14T09:00:00Z">
          <w:r>
            <w:rPr>
              <w:rStyle w:val="Hyperlink"/>
            </w:rPr>
            <w:t xml:space="preserve">https://doi.org/10.1787/8f9e3f98-en</w:t>
          </w:r>
        </w:ins>
      </w:hyperlink>
      <w:ins w:id="47087" w:author="Albert Kwame Osei-Owusu" w:date="2026-09-14T09:00:00Z">
        <w:r>
          <w:t xml:space="preserve">.</w:t>
        </w:r>
      </w:ins>
    </w:p>
    <w:p>
      <w:pPr>
        <w:spacing w:after="60" w:line="240" w:lineRule="auto"/>
        <w:ind w:left="567" w:hanging="567"/>
        <w:rPr>
          <w:ins w:id="47088" w:author="Albert Kwame Osei-Owusu" w:date="2026-09-14T09:00:00Z"/>
        </w:rPr>
      </w:pPr>
      <w:ins w:id="47089" w:author="Albert Kwame Osei-Owusu" w:date="2026-09-14T09:00:00Z">
        <w:r>
          <w:t xml:space="preserve">[23]</w:t>
        </w:r>
        <w:r>
          <w:tab/>
        </w:r>
        <w:r>
          <w:t xml:space="preserve">OECD, Eurostat, World Health Organization, A System of Health Accounts 2011: Revised Edition, OECD Publishing, Paris, 2017. </w:t>
        </w:r>
      </w:ins>
      <w:hyperlink r:id="rIdRef23" w:history="1">
        <w:ins w:id="47090" w:author="Albert Kwame Osei-Owusu" w:date="2026-09-14T09:00:00Z">
          <w:r>
            <w:rPr>
              <w:rStyle w:val="Hyperlink"/>
            </w:rPr>
            <w:t xml:space="preserve">https://doi.org/10.1787/9789264270985-en</w:t>
          </w:r>
        </w:ins>
      </w:hyperlink>
      <w:ins w:id="47091" w:author="Albert Kwame Osei-Owusu" w:date="2026-09-14T09:00:00Z">
        <w:r>
          <w:t xml:space="preserve">.</w:t>
        </w:r>
      </w:ins>
    </w:p>
    <w:p>
      <w:pPr>
        <w:spacing w:after="60" w:line="240" w:lineRule="auto"/>
        <w:ind w:left="567" w:hanging="567"/>
        <w:rPr>
          <w:ins w:id="47092" w:author="Albert Kwame Osei-Owusu" w:date="2026-09-14T09:00:00Z"/>
        </w:rPr>
      </w:pPr>
      <w:ins w:id="47093" w:author="Albert Kwame Osei-Owusu" w:date="2026-09-14T09:00:00Z">
        <w:r>
          <w:t xml:space="preserve">[24]</w:t>
        </w:r>
        <w:r>
          <w:tab/>
        </w:r>
        <w:r>
          <w:t xml:space="preserve">M.J. Eckelman, J. Sherman, Environmental impacts of the U.S. health care system and effects on public health, PLoS One 11 (2016) e0157014. </w:t>
        </w:r>
      </w:ins>
      <w:hyperlink r:id="rIdRef24" w:history="1">
        <w:ins w:id="47094" w:author="Albert Kwame Osei-Owusu" w:date="2026-09-14T09:00:00Z">
          <w:r>
            <w:rPr>
              <w:rStyle w:val="Hyperlink"/>
            </w:rPr>
            <w:t xml:space="preserve">https://doi.org/10.1371/journal.pone.0157014</w:t>
          </w:r>
        </w:ins>
      </w:hyperlink>
      <w:ins w:id="47095" w:author="Albert Kwame Osei-Owusu" w:date="2026-09-14T09:00:00Z">
        <w:r>
          <w:t xml:space="preserve">.</w:t>
        </w:r>
      </w:ins>
    </w:p>
    <w:p>
      <w:pPr>
        <w:spacing w:after="60" w:line="240" w:lineRule="auto"/>
        <w:ind w:left="567" w:hanging="567"/>
        <w:rPr>
          <w:ins w:id="47096" w:author="Albert Kwame Osei-Owusu" w:date="2026-09-14T09:00:00Z"/>
        </w:rPr>
      </w:pPr>
      <w:ins w:id="47097" w:author="Albert Kwame Osei-Owusu" w:date="2026-09-14T09:00:00Z">
        <w:r>
          <w:t xml:space="preserve">[25]</w:t>
        </w:r>
        <w:r>
          <w:tab/>
        </w:r>
        <w:r>
          <w:t xml:space="preserve">A. Malik, M. Lenzen, S. McAlister, F. McGain, The carbon footprint of Australian health care, Lancet Planet. Health 2 (2018) e27-e35. </w:t>
        </w:r>
      </w:ins>
      <w:hyperlink r:id="rIdRef25" w:history="1">
        <w:ins w:id="47098" w:author="Albert Kwame Osei-Owusu" w:date="2026-09-14T09:00:00Z">
          <w:r>
            <w:rPr>
              <w:rStyle w:val="Hyperlink"/>
            </w:rPr>
            <w:t xml:space="preserve">https://doi.org/10.1016/S2542-5196(17)30180-8</w:t>
          </w:r>
        </w:ins>
      </w:hyperlink>
      <w:ins w:id="47099" w:author="Albert Kwame Osei-Owusu" w:date="2026-09-14T09:00:00Z">
        <w:r>
          <w:t xml:space="preserve">.</w:t>
        </w:r>
      </w:ins>
    </w:p>
    <w:p>
      <w:pPr>
        <w:spacing w:after="60" w:line="240" w:lineRule="auto"/>
        <w:ind w:left="567" w:hanging="567"/>
        <w:rPr>
          <w:ins w:id="47100" w:author="Albert Kwame Osei-Owusu" w:date="2026-09-14T09:00:00Z"/>
        </w:rPr>
      </w:pPr>
      <w:ins w:id="47101" w:author="Albert Kwame Osei-Owusu" w:date="2026-09-14T09:00:00Z">
        <w:r>
          <w:t xml:space="preserve">[26]</w:t>
        </w:r>
        <w:r>
          <w:tab/>
        </w:r>
        <w:r>
          <w:t xml:space="preserve">Statistics Denmark, Input-output tables 2022, 117 industries, current prices [dataset], Statistics Denmark, Copenhagen, 2025. </w:t>
        </w:r>
      </w:ins>
      <w:hyperlink r:id="rIdRef26" w:history="1">
        <w:ins w:id="47102" w:author="Albert Kwame Osei-Owusu" w:date="2026-09-14T09:00:00Z">
          <w:r>
            <w:rPr>
              <w:rStyle w:val="Hyperlink"/>
            </w:rPr>
            <w:t xml:space="preserve">https://www.dst.dk/en/Statistik/emner/oekonomi/nationalregnskab/input-output</w:t>
          </w:r>
        </w:ins>
      </w:hyperlink>
      <w:ins w:id="47103" w:author="Albert Kwame Osei-Owusu" w:date="2026-09-14T09:00:00Z">
        <w:r>
          <w:t xml:space="preserve"> (accessed 7 September 2026).</w:t>
        </w:r>
      </w:ins>
    </w:p>
    <w:p>
      <w:pPr>
        <w:spacing w:after="60" w:line="240" w:lineRule="auto"/>
        <w:ind w:left="567" w:hanging="567"/>
        <w:rPr>
          <w:ins w:id="47104" w:author="Albert Kwame Osei-Owusu" w:date="2026-09-14T09:00:00Z"/>
        </w:rPr>
      </w:pPr>
      <w:ins w:id="47105" w:author="Albert Kwame Osei-Owusu" w:date="2026-09-14T09:00:00Z">
        <w:r>
          <w:t xml:space="preserve">[27]</w:t>
        </w:r>
        <w:r>
          <w:tab/>
        </w:r>
        <w:r>
          <w:t xml:space="preserve">K. Stadler, R. Wood, T. Bulavskaya, C.-J. Södersten, M. Simas, S. Schmidt, A. Usubiaga, J. Acosta-Fernández, J. Kuenen, M. Bruckner, S. Giljum, S. Lutter, S. Merciai, J.H. Schmidt, M.C. Theurl, C. Plutzar, T. Kastner, N. Eisenmenger, K.-H. Erb, A. de Koning, A. Tukker, EXIOBASE 3 [dataset], Zenodo, version 3.8.2, 2021. </w:t>
        </w:r>
      </w:ins>
      <w:hyperlink r:id="rIdRef27" w:history="1">
        <w:ins w:id="47106" w:author="Albert Kwame Osei-Owusu" w:date="2026-09-14T09:00:00Z">
          <w:r>
            <w:rPr>
              <w:rStyle w:val="Hyperlink"/>
            </w:rPr>
            <w:t xml:space="preserve">https://doi.org/10.5281/zenodo.5589597</w:t>
          </w:r>
        </w:ins>
      </w:hyperlink>
      <w:ins w:id="47107" w:author="Albert Kwame Osei-Owusu" w:date="2026-09-14T09:00:00Z">
        <w:r>
          <w:t xml:space="preserve">.</w:t>
        </w:r>
      </w:ins>
    </w:p>
    <w:p>
      <w:pPr>
        <w:spacing w:after="60" w:line="240" w:lineRule="auto"/>
        <w:ind w:left="567" w:hanging="567"/>
        <w:rPr>
          <w:ins w:id="47108" w:author="Albert Kwame Osei-Owusu" w:date="2026-09-14T09:00:00Z"/>
        </w:rPr>
      </w:pPr>
      <w:ins w:id="47109" w:author="Albert Kwame Osei-Owusu" w:date="2026-09-14T09:00:00Z">
        <w:r>
          <w:t xml:space="preserve">[28]</w:t>
        </w:r>
        <w:r>
          <w:tab/>
        </w:r>
        <w:r>
          <w:t xml:space="preserve">P. Rørmose Jensen, B. Iliev, Compilation of a consumption based greenhouse gas account for Denmark using coupled models, Technical report for Eurostat, grant no. 101022790, Statistics Denmark, Copenhagen, 2022. </w:t>
        </w:r>
      </w:ins>
      <w:hyperlink r:id="rIdRef28" w:history="1">
        <w:ins w:id="47110" w:author="Albert Kwame Osei-Owusu" w:date="2026-09-14T09:00:00Z">
          <w:r>
            <w:rPr>
              <w:rStyle w:val="Hyperlink"/>
            </w:rPr>
            <w:t xml:space="preserve">https://www.dst.dk/Site/Dst/SingleFiles/GetArchiveFile.aspx?fi=868742149393&amp;fo=0&amp;ext=kvaldel</w:t>
          </w:r>
        </w:ins>
      </w:hyperlink>
      <w:ins w:id="47111" w:author="Albert Kwame Osei-Owusu" w:date="2026-09-14T09:00:00Z">
        <w:r>
          <w:t xml:space="preserve"> (accessed 14 September 2026).</w:t>
        </w:r>
      </w:ins>
    </w:p>
    <w:p>
      <w:pPr>
        <w:spacing w:after="60" w:line="240" w:lineRule="auto"/>
        <w:ind w:left="567" w:hanging="567"/>
        <w:rPr>
          <w:ins w:id="47112" w:author="Albert Kwame Osei-Owusu" w:date="2026-09-14T09:00:00Z"/>
        </w:rPr>
      </w:pPr>
      <w:ins w:id="47113" w:author="Albert Kwame Osei-Owusu" w:date="2026-09-14T09:00:00Z">
        <w:r>
          <w:t xml:space="preserve">[29]</w:t>
        </w:r>
        <w:r>
          <w:tab/>
        </w:r>
        <w:r>
          <w:t xml:space="preserve">Statistics Denmark, DRIVHUS: Greenhouse gas accounts (in CO₂ equivalents) by industry and type of emission; AFFALD01: Waste generation by industry and waste category [datasets], StatBank Denmark, 2025. </w:t>
        </w:r>
      </w:ins>
      <w:hyperlink r:id="rIdRef29" w:history="1">
        <w:ins w:id="47114" w:author="Albert Kwame Osei-Owusu" w:date="2026-09-14T09:00:00Z">
          <w:r>
            <w:rPr>
              <w:rStyle w:val="Hyperlink"/>
            </w:rPr>
            <w:t xml:space="preserve">https://www.statbank.dk/DRIVHUS</w:t>
          </w:r>
        </w:ins>
      </w:hyperlink>
      <w:ins w:id="47115" w:author="Albert Kwame Osei-Owusu" w:date="2026-09-14T09:00:00Z">
        <w:r>
          <w:t xml:space="preserve"> and </w:t>
        </w:r>
      </w:ins>
      <w:hyperlink r:id="rIdRef30" w:history="1">
        <w:ins w:id="47116" w:author="Albert Kwame Osei-Owusu" w:date="2026-09-14T09:00:00Z">
          <w:r>
            <w:rPr>
              <w:rStyle w:val="Hyperlink"/>
            </w:rPr>
            <w:t xml:space="preserve">https://www.statbank.dk/AFFALD01</w:t>
          </w:r>
        </w:ins>
      </w:hyperlink>
      <w:ins w:id="47117" w:author="Albert Kwame Osei-Owusu" w:date="2026-09-14T09:00:00Z">
        <w:r>
          <w:t xml:space="preserve"> (accessed 7 September 2026).</w:t>
        </w:r>
      </w:ins>
    </w:p>
    <w:p>
      <w:pPr>
        <w:spacing w:after="60" w:line="240" w:lineRule="auto"/>
        <w:ind w:left="567" w:hanging="567"/>
        <w:rPr>
          <w:ins w:id="47118" w:author="Albert Kwame Osei-Owusu" w:date="2026-09-14T09:00:00Z"/>
        </w:rPr>
      </w:pPr>
      <w:ins w:id="47119" w:author="Albert Kwame Osei-Owusu" w:date="2026-09-14T09:00:00Z">
        <w:r>
          <w:t xml:space="preserve">[30]</w:t>
        </w:r>
        <w:r>
          <w:tab/>
        </w:r>
        <w:r>
          <w:t xml:space="preserve">O.-K. Nielsen, M.S. Plejdrup, M. Winther, M. Nielsen, S. Gyldenkærne, M.H. Mikkelsen, R. Albrektsen, K. Hjelgaard, P. Fauser, H.G. Bruun, G. Levin, T.A. Andersen, S.L. Tougaard, L.S.H. Arendal, V.K. Johannsen, T. Nord-Larsen, L. Vesterdal, I. Stupak, N. Scott-Bentsen, L. Baunbæk, M.G. Hansen, Denmark’s National Inventory Document 2026: Emission Inventories 1990-2024, Submitted under the United Nations Framework Convention on Climate Change and the Paris Agreement, Scientific Report from DCE, Danish Centre for Environment and Energy, No. 706, Aarhus University, Aarhus, 2026. </w:t>
        </w:r>
      </w:ins>
      <w:hyperlink r:id="rIdRef31" w:history="1">
        <w:ins w:id="47120" w:author="Albert Kwame Osei-Owusu" w:date="2026-09-14T09:00:00Z">
          <w:r>
            <w:rPr>
              <w:rStyle w:val="Hyperlink"/>
            </w:rPr>
            <w:t xml:space="preserve">https://pure.au.dk/portal/en/publications/denmarks-national-inventory-document-2026-emission-inventories-19/</w:t>
          </w:r>
        </w:ins>
      </w:hyperlink>
      <w:ins w:id="47121" w:author="Albert Kwame Osei-Owusu" w:date="2026-09-14T09:00:00Z">
        <w:r>
          <w:t xml:space="preserve"> (accessed 14 September 2026).</w:t>
        </w:r>
      </w:ins>
    </w:p>
    <w:p>
      <w:pPr>
        <w:spacing w:after="60" w:line="240" w:lineRule="auto"/>
        <w:ind w:left="567" w:hanging="567"/>
        <w:rPr>
          <w:ins w:id="47122" w:author="Albert Kwame Osei-Owusu" w:date="2026-09-14T09:00:00Z"/>
        </w:rPr>
      </w:pPr>
      <w:ins w:id="47123" w:author="Albert Kwame Osei-Owusu" w:date="2026-09-14T09:00:00Z">
        <w:r>
          <w:t xml:space="preserve">[31]</w:t>
        </w:r>
        <w:r>
          <w:tab/>
        </w:r>
        <w:r>
          <w:t xml:space="preserve">Danish Health Data Authority (Sundhedsdatastyrelsen), medstat.dk: sales of medicines by ATC code, N01AB halogenated hydrocarbons, entire country, all sectors, 2016-2022 [dataset], Register of Medicinal Product Statistics, 2026. </w:t>
        </w:r>
      </w:ins>
      <w:hyperlink r:id="rIdRef32" w:history="1">
        <w:ins w:id="47124" w:author="Albert Kwame Osei-Owusu" w:date="2026-09-14T09:00:00Z">
          <w:r>
            <w:rPr>
              <w:rStyle w:val="Hyperlink"/>
            </w:rPr>
            <w:t xml:space="preserve">https://medstat.dk/en</w:t>
          </w:r>
        </w:ins>
      </w:hyperlink>
      <w:ins w:id="47125" w:author="Albert Kwame Osei-Owusu" w:date="2026-09-14T09:00:00Z">
        <w:r>
          <w:t xml:space="preserve"> (accessed 7 September 2026).</w:t>
        </w:r>
      </w:ins>
    </w:p>
    <w:p>
      <w:pPr>
        <w:spacing w:after="60" w:line="240" w:lineRule="auto"/>
        <w:ind w:left="567" w:hanging="567"/>
        <w:rPr>
          <w:ins w:id="47126" w:author="Albert Kwame Osei-Owusu" w:date="2026-09-14T09:00:00Z"/>
        </w:rPr>
      </w:pPr>
      <w:ins w:id="47127" w:author="Albert Kwame Osei-Owusu" w:date="2026-09-14T09:00:00Z">
        <w:r>
          <w:t xml:space="preserve">[32]</w:t>
        </w:r>
        <w:r>
          <w:tab/>
        </w:r>
        <w:r>
          <w:t xml:space="preserve">M.J. Laster, Z. Fang, E.I. Eger, Specific gravities of desflurane, enflurane, halothane, isoflurane, and sevoflurane, Anesth. Analg. 78 (1994) 1152-1153. </w:t>
        </w:r>
      </w:ins>
      <w:hyperlink r:id="rIdRef33" w:history="1">
        <w:ins w:id="47128" w:author="Albert Kwame Osei-Owusu" w:date="2026-09-14T09:00:00Z">
          <w:r>
            <w:rPr>
              <w:rStyle w:val="Hyperlink"/>
            </w:rPr>
            <w:t xml:space="preserve">https://doi.org/10.1213/00000539-199406000-00022</w:t>
          </w:r>
        </w:ins>
      </w:hyperlink>
      <w:ins w:id="47129" w:author="Albert Kwame Osei-Owusu" w:date="2026-09-14T09:00:00Z">
        <w:r>
          <w:t xml:space="preserve">.</w:t>
        </w:r>
      </w:ins>
    </w:p>
    <w:p>
      <w:pPr>
        <w:spacing w:after="60" w:line="240" w:lineRule="auto"/>
        <w:ind w:left="567" w:hanging="567"/>
        <w:rPr>
          <w:ins w:id="47130" w:author="Albert Kwame Osei-Owusu" w:date="2026-09-14T09:00:00Z"/>
        </w:rPr>
      </w:pPr>
      <w:ins w:id="47131" w:author="Albert Kwame Osei-Owusu" w:date="2026-09-14T09:00:00Z">
        <w:r>
          <w:t xml:space="preserve">[33]</w:t>
        </w:r>
        <w:r>
          <w:tab/>
        </w:r>
        <w:r>
          <w:t xml:space="preserve">E.D. Kharasch, M.D. Karol, C. Lanni, R. Sawchuk, Clinical sevoflurane metabolism and disposition. I. Sevoflurane and metabolite pharmacokinetics, Anesthesiology 82 (1995) 1369-1378. </w:t>
        </w:r>
      </w:ins>
      <w:hyperlink r:id="rIdRef34" w:history="1">
        <w:ins w:id="47132" w:author="Albert Kwame Osei-Owusu" w:date="2026-09-14T09:00:00Z">
          <w:r>
            <w:rPr>
              <w:rStyle w:val="Hyperlink"/>
            </w:rPr>
            <w:t xml:space="preserve">https://doi.org/10.1097/00000542-199506000-00008</w:t>
          </w:r>
        </w:ins>
      </w:hyperlink>
      <w:ins w:id="47133" w:author="Albert Kwame Osei-Owusu" w:date="2026-09-14T09:00:00Z">
        <w:r>
          <w:t xml:space="preserve">.</w:t>
        </w:r>
      </w:ins>
    </w:p>
    <w:p>
      <w:pPr>
        <w:spacing w:after="60" w:line="240" w:lineRule="auto"/>
        <w:ind w:left="567" w:hanging="567"/>
        <w:rPr>
          <w:ins w:id="47134" w:author="Albert Kwame Osei-Owusu" w:date="2026-09-14T09:00:00Z"/>
        </w:rPr>
      </w:pPr>
      <w:ins w:id="47135" w:author="Albert Kwame Osei-Owusu" w:date="2026-09-14T09:00:00Z">
        <w:r>
          <w:t xml:space="preserve">[34]</w:t>
        </w:r>
        <w:r>
          <w:tab/>
        </w:r>
        <w:r>
          <w:t xml:space="preserve">Danish Environmental Protection Agency, T.S. Poulsen (Ed.), Danish consumption and emission of F-gases in 2022, Environmental Project No. 2255, The Danish Environmental Protection Agency, Odense, 2024. </w:t>
        </w:r>
      </w:ins>
      <w:hyperlink r:id="rIdRef35" w:history="1">
        <w:ins w:id="47136" w:author="Albert Kwame Osei-Owusu" w:date="2026-09-14T09:00:00Z">
          <w:r>
            <w:rPr>
              <w:rStyle w:val="Hyperlink"/>
            </w:rPr>
            <w:t xml:space="preserve">https://www2.mst.dk/Udgiv/publications/2024/01/978-87-7038-582-4.pdf</w:t>
          </w:r>
        </w:ins>
      </w:hyperlink>
      <w:ins w:id="47137" w:author="Albert Kwame Osei-Owusu" w:date="2026-09-14T09:00:00Z">
        <w:r>
          <w:t xml:space="preserve"> (accessed 14 September 2026).</w:t>
        </w:r>
      </w:ins>
    </w:p>
    <w:p>
      <w:pPr>
        <w:spacing w:after="60" w:line="240" w:lineRule="auto"/>
        <w:ind w:left="567" w:hanging="567"/>
        <w:rPr>
          <w:ins w:id="47138" w:author="Albert Kwame Osei-Owusu" w:date="2026-09-14T09:00:00Z"/>
        </w:rPr>
      </w:pPr>
      <w:ins w:id="47139" w:author="Albert Kwame Osei-Owusu" w:date="2026-09-14T09:00:00Z">
        <w:r>
          <w:t xml:space="preserve">[35]</w:t>
        </w:r>
        <w:r>
          <w:tab/>
        </w:r>
        <w:r>
          <w:t xml:space="preserve">P. Forster, T. Storelvmo, K. Armour, W. Collins, J.-L. Dufresne, D. Frame, D.J. Lunt, T. Mauritsen, M.D. Palmer, M. Watanabe, M. Wild, H. Zhang, The Earth’s energy budget, climate feedbacks, and climate sensitivity, in: V. Masson-Delmotte, P. Zhai, A. Pirani, S.L. Connors, C. Péan, S. Berger, N. Caud, Y. Chen, L. Goldfarb, M.I. Gomis, M. Huang, K. Leitzell, E. Lonnoy, J.B.R. Matthews, T.K. Maycock, T. Waterfield, O. Yelekçi, R. Yu, B. Zhou (Eds.), Climate Change 2021: The Physical Science Basis. Contribution of Working Group I to the Sixth Assessment Report of the Intergovernmental Panel on Climate Change, Cambridge University Press, Cambridge and New York, 2021, pp. 923-1054. </w:t>
        </w:r>
      </w:ins>
      <w:hyperlink r:id="rIdRef36" w:history="1">
        <w:ins w:id="47140" w:author="Albert Kwame Osei-Owusu" w:date="2026-09-14T09:00:00Z">
          <w:r>
            <w:rPr>
              <w:rStyle w:val="Hyperlink"/>
            </w:rPr>
            <w:t xml:space="preserve">https://doi.org/10.1017/9781009157896.009</w:t>
          </w:r>
        </w:ins>
      </w:hyperlink>
      <w:ins w:id="47141" w:author="Albert Kwame Osei-Owusu" w:date="2026-09-14T09:00:00Z">
        <w:r>
          <w:t xml:space="preserve">.</w:t>
        </w:r>
      </w:ins>
    </w:p>
    <w:p>
      <w:pPr>
        <w:spacing w:after="60" w:line="240" w:lineRule="auto"/>
        <w:ind w:left="567" w:hanging="567"/>
        <w:rPr>
          <w:ins w:id="47142" w:author="Albert Kwame Osei-Owusu" w:date="2026-09-14T09:00:00Z"/>
        </w:rPr>
      </w:pPr>
      <w:ins w:id="47143" w:author="Albert Kwame Osei-Owusu" w:date="2026-09-14T09:00:00Z">
        <w:r>
          <w:t xml:space="preserve">[36]</w:t>
        </w:r>
        <w:r>
          <w:tab/>
        </w:r>
        <w:r>
          <w:t xml:space="preserve">C. Smith, Z.R.J. Nicholls, K. Armour, W. Collins, P. Forster, M. Meinshausen, M.D. Palmer, M. Watanabe, The Earth’s energy budget, climate feedbacks, and climate sensitivity supplementary material, in: V. Masson-Delmotte, P. Zhai, A. Pirani, S.L. Connors, C. Péan, S. Berger, N. Caud, Y. Chen, L. Goldfarb, M.I. Gomis, M. Huang, K. Leitzell, E. Lonnoy, J.B.R. Matthews, T.K. Maycock, T. Waterfield, O. Yelekçi, R. Yu, B. Zhou (Eds.), Climate Change 2021: The Physical Science Basis. Contribution of Working Group I to the Sixth Assessment Report of the Intergovernmental Panel on Climate Change, IPCC, 2021. </w:t>
        </w:r>
      </w:ins>
      <w:hyperlink r:id="rIdRef37" w:history="1">
        <w:ins w:id="47144" w:author="Albert Kwame Osei-Owusu" w:date="2026-09-14T09:00:00Z">
          <w:r>
            <w:rPr>
              <w:rStyle w:val="Hyperlink"/>
            </w:rPr>
            <w:t xml:space="preserve">https://www.ipcc.ch/report/ar6/wg1/downloads/report/IPCC_AR6_WGI_Chapter07_SM.pdf</w:t>
          </w:r>
        </w:ins>
      </w:hyperlink>
      <w:ins w:id="47145" w:author="Albert Kwame Osei-Owusu" w:date="2026-09-14T09:00:00Z">
        <w:r>
          <w:t xml:space="preserve"> (accessed 14 September 2026).</w:t>
        </w:r>
      </w:ins>
    </w:p>
    <w:p>
      <w:pPr>
        <w:spacing w:after="60" w:line="240" w:lineRule="auto"/>
        <w:ind w:left="567" w:hanging="567"/>
        <w:rPr>
          <w:ins w:id="47146" w:author="Albert Kwame Osei-Owusu" w:date="2026-09-14T09:00:00Z"/>
        </w:rPr>
      </w:pPr>
      <w:ins w:id="47147" w:author="Albert Kwame Osei-Owusu" w:date="2026-09-14T09:00:00Z">
        <w:r>
          <w:t xml:space="preserve">[37]</w:t>
        </w:r>
        <w:r>
          <w:tab/>
        </w:r>
        <w:r>
          <w:t xml:space="preserve">H. Christiansen, O. Baescu, The Danish National Travel Survey: Annual Statistical Report for Denmark for 2022, data version TU0622v1, DTU Center for Transport Analytics, Technical University of Denmark, Kongens Lyngby, 2023. </w:t>
        </w:r>
      </w:ins>
      <w:hyperlink r:id="rIdRef38" w:history="1">
        <w:ins w:id="47148" w:author="Albert Kwame Osei-Owusu" w:date="2026-09-14T09:00:00Z">
          <w:r>
            <w:rPr>
              <w:rStyle w:val="Hyperlink"/>
            </w:rPr>
            <w:t xml:space="preserve">https://orbit.dtu.dk/en/publications/the-danish-national-travel-survey-annual-statistical-report-for-d-2/</w:t>
          </w:r>
        </w:ins>
      </w:hyperlink>
      <w:ins w:id="47149" w:author="Albert Kwame Osei-Owusu" w:date="2026-09-14T09:00:00Z">
        <w:r>
          <w:t xml:space="preserve"> (accessed 14 September 2026).</w:t>
        </w:r>
      </w:ins>
    </w:p>
    <w:p>
      <w:pPr>
        <w:spacing w:after="60" w:line="240" w:lineRule="auto"/>
        <w:ind w:left="567" w:hanging="567"/>
        <w:rPr>
          <w:ins w:id="47150" w:author="Albert Kwame Osei-Owusu" w:date="2026-09-14T09:00:00Z"/>
        </w:rPr>
      </w:pPr>
      <w:ins w:id="47151" w:author="Albert Kwame Osei-Owusu" w:date="2026-09-14T09:00:00Z">
        <w:r>
          <w:t xml:space="preserve">[38]</w:t>
        </w:r>
        <w:r>
          <w:tab/>
        </w:r>
        <w:r>
          <w:t xml:space="preserve">Statistics Denmark, NABB117: Employment (117-grouping), hours worked by industry [dataset], StatBank Denmark, 2026. </w:t>
        </w:r>
      </w:ins>
      <w:hyperlink r:id="rIdRef39" w:history="1">
        <w:ins w:id="47152" w:author="Albert Kwame Osei-Owusu" w:date="2026-09-14T09:00:00Z">
          <w:r>
            <w:rPr>
              <w:rStyle w:val="Hyperlink"/>
            </w:rPr>
            <w:t xml:space="preserve">https://www.statbank.dk/NABB117</w:t>
          </w:r>
        </w:ins>
      </w:hyperlink>
      <w:ins w:id="47153" w:author="Albert Kwame Osei-Owusu" w:date="2026-09-14T09:00:00Z">
        <w:r>
          <w:t xml:space="preserve"> (accessed 14 September 2026).</w:t>
        </w:r>
      </w:ins>
    </w:p>
    <w:p>
      <w:pPr>
        <w:spacing w:after="60" w:line="240" w:lineRule="auto"/>
        <w:ind w:left="567" w:hanging="567"/>
        <w:rPr>
          <w:ins w:id="47154" w:author="Albert Kwame Osei-Owusu" w:date="2026-09-14T09:00:00Z"/>
        </w:rPr>
      </w:pPr>
      <w:ins w:id="47155" w:author="Albert Kwame Osei-Owusu" w:date="2026-09-14T09:00:00Z">
        <w:r>
          <w:t xml:space="preserve">[39]</w:t>
        </w:r>
        <w:r>
          <w:tab/>
        </w:r>
        <w:r>
          <w:t xml:space="preserve">Statistics Denmark, BIL10: Stock of passenger cars as per 1 January by propellant [dataset], StatBank Denmark, 2026. </w:t>
        </w:r>
      </w:ins>
      <w:hyperlink r:id="rIdRef40" w:history="1">
        <w:ins w:id="47156" w:author="Albert Kwame Osei-Owusu" w:date="2026-09-14T09:00:00Z">
          <w:r>
            <w:rPr>
              <w:rStyle w:val="Hyperlink"/>
            </w:rPr>
            <w:t xml:space="preserve">https://www.statbank.dk/BIL10</w:t>
          </w:r>
        </w:ins>
      </w:hyperlink>
      <w:ins w:id="47157" w:author="Albert Kwame Osei-Owusu" w:date="2026-09-14T09:00:00Z">
        <w:r>
          <w:t xml:space="preserve"> (accessed 14 September 2026).</w:t>
        </w:r>
      </w:ins>
    </w:p>
    <w:p>
      <w:pPr>
        <w:spacing w:after="60" w:line="240" w:lineRule="auto"/>
        <w:ind w:left="567" w:hanging="567"/>
        <w:rPr>
          <w:ins w:id="47158" w:author="Albert Kwame Osei-Owusu" w:date="2026-09-14T09:00:00Z"/>
        </w:rPr>
      </w:pPr>
      <w:ins w:id="47159" w:author="Albert Kwame Osei-Owusu" w:date="2026-09-14T09:00:00Z">
        <w:r>
          <w:t xml:space="preserve">[40]</w:t>
        </w:r>
        <w:r>
          <w:tab/>
        </w:r>
        <w:r>
          <w:t xml:space="preserve">Mobility Denmark, Nu er der 400.000 elbiler i Danmark [in Danish], news item, 30 April 2025. </w:t>
        </w:r>
      </w:ins>
      <w:hyperlink r:id="rIdRef41" w:history="1">
        <w:ins w:id="47160" w:author="Albert Kwame Osei-Owusu" w:date="2026-09-14T09:00:00Z">
          <w:r>
            <w:rPr>
              <w:rStyle w:val="Hyperlink"/>
            </w:rPr>
            <w:t xml:space="preserve">https://mobility.dk/nyheder/nu-er-der-400-000-elbiler-i-danmark/</w:t>
          </w:r>
        </w:ins>
      </w:hyperlink>
      <w:ins w:id="47161" w:author="Albert Kwame Osei-Owusu" w:date="2026-09-14T09:00:00Z">
        <w:r>
          <w:t xml:space="preserve"> (accessed 10 June 2026).</w:t>
        </w:r>
      </w:ins>
    </w:p>
    <w:p>
      <w:pPr>
        <w:spacing w:after="60" w:line="240" w:lineRule="auto"/>
        <w:ind w:left="567" w:hanging="567"/>
        <w:rPr>
          <w:ins w:id="47162" w:author="Albert Kwame Osei-Owusu" w:date="2026-09-14T09:00:00Z"/>
        </w:rPr>
      </w:pPr>
      <w:ins w:id="47163" w:author="Albert Kwame Osei-Owusu" w:date="2026-09-14T09:00:00Z">
        <w:r>
          <w:t xml:space="preserve">[41]</w:t>
        </w:r>
        <w:r>
          <w:tab/>
        </w:r>
        <w:r>
          <w:t xml:space="preserve">I.M. Sobol’, Global sensitivity indices for nonlinear mathematical models and their Monte Carlo estimates, Math. Comput. Simul. 55 (2001) 271-280. </w:t>
        </w:r>
      </w:ins>
      <w:hyperlink r:id="rIdRef42" w:history="1">
        <w:ins w:id="47164" w:author="Albert Kwame Osei-Owusu" w:date="2026-09-14T09:00:00Z">
          <w:r>
            <w:rPr>
              <w:rStyle w:val="Hyperlink"/>
            </w:rPr>
            <w:t xml:space="preserve">https://doi.org/10.1016/S0378-4754(00)00270-6</w:t>
          </w:r>
        </w:ins>
      </w:hyperlink>
      <w:ins w:id="47165" w:author="Albert Kwame Osei-Owusu" w:date="2026-09-14T09:00:00Z">
        <w:r>
          <w:t xml:space="preserve">.</w:t>
        </w:r>
      </w:ins>
    </w:p>
    <w:p>
      <w:pPr>
        <w:spacing w:after="60" w:line="240" w:lineRule="auto"/>
        <w:ind w:left="567" w:hanging="567"/>
        <w:rPr>
          <w:ins w:id="47166" w:author="Albert Kwame Osei-Owusu" w:date="2026-09-14T09:00:00Z"/>
        </w:rPr>
      </w:pPr>
      <w:ins w:id="47167" w:author="Albert Kwame Osei-Owusu" w:date="2026-09-14T09:00:00Z">
        <w:r>
          <w:t xml:space="preserve">[42]</w:t>
        </w:r>
        <w:r>
          <w:tab/>
        </w:r>
        <w:r>
          <w:t xml:space="preserve">Institute of Environmental Sciences (CML), Leiden University, Characterisation factors for the EXIOBASE 3 satellite accounts, characterisation_DESIRE version 3.4, 25 May 2018, adapted [dataset], distributed in the model repository of Steenmeijer et al., 2022. </w:t>
        </w:r>
      </w:ins>
      <w:hyperlink r:id="rIdRef43" w:history="1">
        <w:ins w:id="47168" w:author="Albert Kwame Osei-Owusu" w:date="2026-09-14T09:00:00Z">
          <w:r>
            <w:rPr>
              <w:rStyle w:val="Hyperlink"/>
            </w:rPr>
            <w:t xml:space="preserve">https://github.com/rivm-syso/envr-footprint-healthcare</w:t>
          </w:r>
        </w:ins>
      </w:hyperlink>
      <w:ins w:id="47169" w:author="Albert Kwame Osei-Owusu" w:date="2026-09-14T09:00:00Z">
        <w:r>
          <w:t xml:space="preserve"> (accessed 14 September 2026).</w:t>
        </w:r>
      </w:ins>
    </w:p>
    <w:p>
      <w:pPr>
        <w:spacing w:after="60" w:line="240" w:lineRule="auto"/>
        <w:ind w:left="567" w:hanging="567"/>
        <w:rPr>
          <w:ins w:id="47170" w:author="Albert Kwame Osei-Owusu" w:date="2026-09-14T09:00:00Z"/>
        </w:rPr>
      </w:pPr>
      <w:ins w:id="47171" w:author="Albert Kwame Osei-Owusu" w:date="2026-09-14T09:00:00Z">
        <w:r>
          <w:t xml:space="preserve">[43]</w:t>
        </w:r>
        <w:r>
          <w:tab/>
        </w:r>
        <w:r>
          <w:t xml:space="preserve">S. Merciai, J. Schmidt, Methodology for the construction of global multi-regional hybrid supply and use tables for the EXIOBASE v3 database, J. Ind. Ecol. 22 (2018) 516-531. </w:t>
        </w:r>
      </w:ins>
      <w:hyperlink r:id="rIdRef44" w:history="1">
        <w:ins w:id="47172" w:author="Albert Kwame Osei-Owusu" w:date="2026-09-14T09:00:00Z">
          <w:r>
            <w:rPr>
              <w:rStyle w:val="Hyperlink"/>
            </w:rPr>
            <w:t xml:space="preserve">https://doi.org/10.1111/jiec.12713</w:t>
          </w:r>
        </w:ins>
      </w:hyperlink>
      <w:ins w:id="47173" w:author="Albert Kwame Osei-Owusu" w:date="2026-09-14T09:00:00Z">
        <w:r>
          <w:t xml:space="preserve">.</w:t>
        </w:r>
      </w:ins>
    </w:p>
    <w:p>
      <w:pPr>
        <w:spacing w:after="60" w:line="240" w:lineRule="auto"/>
        <w:ind w:left="567" w:hanging="567"/>
        <w:rPr>
          <w:ins w:id="47174" w:author="Albert Kwame Osei-Owusu" w:date="2026-09-14T09:00:00Z"/>
        </w:rPr>
      </w:pPr>
      <w:ins w:id="47175" w:author="Albert Kwame Osei-Owusu" w:date="2026-09-14T09:00:00Z">
        <w:r>
          <w:t xml:space="preserve">[44]</w:t>
        </w:r>
        <w:r>
          <w:tab/>
        </w:r>
        <w:r>
          <w:t xml:space="preserve">World Resources Institute, World Business Council for Sustainable Development, The Greenhouse Gas Protocol: A Corporate Accounting and Reporting Standard, revised ed., World Resources Institute and World Business Council for Sustainable Development, Washington, DC and Geneva, 2004. </w:t>
        </w:r>
      </w:ins>
      <w:hyperlink r:id="rIdRef45" w:history="1">
        <w:ins w:id="47176" w:author="Albert Kwame Osei-Owusu" w:date="2026-09-14T09:00:00Z">
          <w:r>
            <w:rPr>
              <w:rStyle w:val="Hyperlink"/>
            </w:rPr>
            <w:t xml:space="preserve">https://ghgprotocol.org/corporate-standard</w:t>
          </w:r>
        </w:ins>
      </w:hyperlink>
      <w:ins w:id="47177" w:author="Albert Kwame Osei-Owusu" w:date="2026-09-14T09:00:00Z">
        <w:r>
          <w:t xml:space="preserve"> (accessed 14 September 2026).</w:t>
        </w:r>
      </w:ins>
    </w:p>
    <w:p>
      <w:pPr>
        <w:spacing w:after="60" w:line="240" w:lineRule="auto"/>
        <w:ind w:left="567" w:hanging="567"/>
        <w:rPr>
          <w:ins w:id="47178" w:author="Albert Kwame Osei-Owusu" w:date="2026-09-14T09:00:00Z"/>
        </w:rPr>
      </w:pPr>
      <w:ins w:id="47179" w:author="Albert Kwame Osei-Owusu" w:date="2026-09-14T09:00:00Z">
        <w:r>
          <w:t xml:space="preserve">[45]</w:t>
        </w:r>
        <w:r>
          <w:tab/>
        </w:r>
        <w:r>
          <w:t xml:space="preserve">E.G. Hertwich, R. Wood, The growing importance of scope 3 greenhouse gas emissions from industry, Environ. Res. Lett. 13 (2018) 104013. </w:t>
        </w:r>
      </w:ins>
      <w:hyperlink r:id="rIdRef46" w:history="1">
        <w:ins w:id="47180" w:author="Albert Kwame Osei-Owusu" w:date="2026-09-14T09:00:00Z">
          <w:r>
            <w:rPr>
              <w:rStyle w:val="Hyperlink"/>
            </w:rPr>
            <w:t xml:space="preserve">https://doi.org/10.1088/1748-9326/aae19a</w:t>
          </w:r>
        </w:ins>
      </w:hyperlink>
      <w:ins w:id="47181" w:author="Albert Kwame Osei-Owusu" w:date="2026-09-14T09:00:00Z">
        <w:r>
          <w:t xml:space="preserve">.</w:t>
        </w:r>
      </w:ins>
    </w:p>
    <w:p w14:paraId="38847AF2" w14:textId="77777777">
      <w:pPr>
        <w:spacing w:after="60" w:line="240" w:lineRule="auto"/>
        <w:ind w:left="567" w:hanging="567"/>
        <w:rPr>
          <w:ins w:id="52478" w:author="Albert Kwame Osei-Owusu" w:date="2026-10-21T20:00:00Z"/>
        </w:rPr>
      </w:pPr>
      <w:ins w:id="52479" w:author="Albert Kwame Osei-Owusu" w:date="2026-10-21T20:00:00Z">
        <w:r>
          <w:t xml:space="preserve">[46]</w:t>
        </w:r>
        <w:r>
          <w:tab/>
        </w:r>
        <w:r>
          <w:t xml:space="preserve">L. Cabernard, S. Pfister, S. Hellweg, A new method for analyzing sustainability performance of global supply chains and its application to material resources, Sci. Total Environ. 684 (2019) 164-177. https://doi.org/10.1016/j.scitotenv.2019.04.434.</w:t>
        </w:r>
      </w:ins>
    </w:p>
    <w:p w14:paraId="60793C13" w14:textId="77777777">
      <w:pPr>
        <w:spacing w:after="60" w:line="240" w:lineRule="auto"/>
        <w:ind w:left="567" w:hanging="567"/>
        <w:rPr>
          <w:ins w:id="52433" w:author="Albert Kwame Osei-Owusu" w:date="2026-10-21T20:00:00Z"/>
        </w:rPr>
      </w:pPr>
      <w:ins w:id="52434" w:author="Albert Kwame Osei-Owusu" w:date="2026-10-21T20:00:00Z">
        <w:r>
          <w:t xml:space="preserve">[47]</w:t>
        </w:r>
        <w:r>
          <w:tab/>
        </w:r>
        <w:r>
          <w:t xml:space="preserve">R. Wood, C.-J. Södersten, Capital use matrices, version 3.8.2 [dataset], Zenodo, 2021. https://doi.org/10.5281/zenodo.7073276.</w:t>
        </w:r>
      </w:ins>
    </w:p>
    <w:p>
      <w:pPr>
        <w:spacing w:after="60" w:line="240" w:lineRule="auto"/>
        <w:ind w:left="567" w:hanging="567"/>
        <w:rPr>
          <w:ins w:id="47182" w:author="Albert Kwame Osei-Owusu" w:date="2026-09-14T09:00:00Z"/>
        </w:rPr>
      </w:pPr>
      <w:ins w:id="47183" w:author="Albert Kwame Osei-Owusu" w:date="2026-09-14T09:00:00Z">
        <w:r>
          <w:t xml:space="preserve">[</w:t>
        </w:r>
        <w:r>
          <w:t xml:space="preserve">48</w:t>
        </w:r>
        <w:r>
          <w:t xml:space="preserve">]</w:t>
        </w:r>
        <w:r>
          <w:tab/>
        </w:r>
        <w:r>
          <w:t xml:space="preserve">R.H. Hagenaars, An investigation into the carbon and material footprint of the Dutch consumption of pharmaceuticals, MSc thesis, Industrial Ecology, Delft University of Technology and Leiden University, 2022. </w:t>
        </w:r>
      </w:ins>
      <w:hyperlink r:id="rIdRef47" w:history="1">
        <w:ins w:id="47184" w:author="Albert Kwame Osei-Owusu" w:date="2026-09-14T09:00:00Z">
          <w:r>
            <w:rPr>
              <w:rStyle w:val="Hyperlink"/>
            </w:rPr>
            <w:t xml:space="preserve">https://resolver.tudelft.nl/uuid:6256cb61-eab8-4c4c-bd3a-07ff8e709219</w:t>
          </w:r>
        </w:ins>
      </w:hyperlink>
      <w:ins w:id="47185" w:author="Albert Kwame Osei-Owusu" w:date="2026-09-14T09:00:00Z">
        <w:r>
          <w:t xml:space="preserve"> (accessed 14 September 2026).</w:t>
        </w:r>
      </w:ins>
    </w:p>
    <w:p>
      <w:pPr>
        <w:spacing w:after="60" w:line="240" w:lineRule="auto"/>
        <w:ind w:left="567" w:hanging="567"/>
        <w:rPr>
          <w:ins w:id="47186" w:author="Albert Kwame Osei-Owusu" w:date="2026-09-14T09:00:00Z"/>
        </w:rPr>
      </w:pPr>
      <w:ins w:id="47187" w:author="Albert Kwame Osei-Owusu" w:date="2026-09-14T09:00:00Z">
        <w:r>
          <w:t xml:space="preserve">[</w:t>
        </w:r>
        <w:r>
          <w:t xml:space="preserve">49</w:t>
        </w:r>
        <w:r>
          <w:t xml:space="preserve">]</w:t>
        </w:r>
        <w:r>
          <w:tab/>
        </w:r>
        <w:r>
          <w:t xml:space="preserve">S. Zheng, T. He, Y. Liu, X. Cai, K. Lu, L. Zhang, Y. Hao, Spatially decoupled sulfur emissions in global photovoltaic supply chains and their vulnerability to trade barriers, Environ. Impact Assess. Rev. 121 (2026) 108554. </w:t>
        </w:r>
      </w:ins>
      <w:hyperlink r:id="rIdRef48" w:history="1">
        <w:ins w:id="47188" w:author="Albert Kwame Osei-Owusu" w:date="2026-09-14T09:00:00Z">
          <w:r>
            <w:rPr>
              <w:rStyle w:val="Hyperlink"/>
            </w:rPr>
            <w:t xml:space="preserve">https://doi.org/10.1016/j.eiar.2026.108554</w:t>
          </w:r>
        </w:ins>
      </w:hyperlink>
      <w:ins w:id="47189" w:author="Albert Kwame Osei-Owusu" w:date="2026-09-14T09:00:00Z">
        <w:r>
          <w:t xml:space="preserve">.</w:t>
        </w:r>
      </w:ins>
    </w:p>
    <w:p>
      <w:pPr>
        <w:spacing w:after="60" w:line="240" w:lineRule="auto"/>
        <w:ind w:left="567" w:hanging="567"/>
        <w:rPr>
          <w:ins w:id="47190" w:author="Albert Kwame Osei-Owusu" w:date="2026-09-14T09:00:00Z"/>
        </w:rPr>
      </w:pPr>
      <w:ins w:id="47191" w:author="Albert Kwame Osei-Owusu" w:date="2026-09-14T09:00:00Z">
        <w:r>
          <w:t xml:space="preserve">[</w:t>
        </w:r>
        <w:r>
          <w:t xml:space="preserve">50</w:t>
        </w:r>
        <w:r>
          <w:t xml:space="preserve">]</w:t>
        </w:r>
        <w:r>
          <w:tab/>
        </w:r>
        <w:r>
          <w:t xml:space="preserve">S. Zheng, Z. Ye, K. Lu, T. He, Y. Liu, L. Zhang, Y. Hao, Accounting for non-CO₂ greenhouse gases in global PV trade: implications for climate responsibility and policy, Sustain. Prod. Consum. 62 (2026) 55-69. </w:t>
        </w:r>
      </w:ins>
      <w:hyperlink r:id="rIdRef49" w:history="1">
        <w:ins w:id="47192" w:author="Albert Kwame Osei-Owusu" w:date="2026-09-14T09:00:00Z">
          <w:r>
            <w:rPr>
              <w:rStyle w:val="Hyperlink"/>
            </w:rPr>
            <w:t xml:space="preserve">https://doi.org/10.1016/j.spc.2025.12.012</w:t>
          </w:r>
        </w:ins>
      </w:hyperlink>
      <w:ins w:id="47193" w:author="Albert Kwame Osei-Owusu" w:date="2026-09-14T09:00:00Z">
        <w:r>
          <w:t xml:space="preserve">.</w:t>
        </w:r>
      </w:ins>
    </w:p>
    <w:p>
      <w:pPr>
        <w:spacing w:after="60" w:line="240" w:lineRule="auto"/>
        <w:ind w:left="567" w:hanging="567"/>
        <w:rPr>
          <w:ins w:id="47194" w:author="Albert Kwame Osei-Owusu" w:date="2026-09-14T09:00:00Z"/>
        </w:rPr>
      </w:pPr>
      <w:ins w:id="47195" w:author="Albert Kwame Osei-Owusu" w:date="2026-09-14T09:00:00Z">
        <w:r>
          <w:t xml:space="preserve">[</w:t>
        </w:r>
        <w:r>
          <w:t xml:space="preserve">51</w:t>
        </w:r>
        <w:r>
          <w:t xml:space="preserve">]</w:t>
        </w:r>
        <w:r>
          <w:tab/>
        </w:r>
        <w:r>
          <w:t xml:space="preserve">Healthcare Denmark, Transitioning to a sustainable healthcare sector, Healthcare Denmark Informs, Inspires, Invites series, Healthcare Denmark, 2023. </w:t>
        </w:r>
      </w:ins>
      <w:hyperlink r:id="rIdRef50" w:history="1">
        <w:ins w:id="47196" w:author="Albert Kwame Osei-Owusu" w:date="2026-09-14T09:00:00Z">
          <w:r>
            <w:rPr>
              <w:rStyle w:val="Hyperlink"/>
            </w:rPr>
            <w:t xml:space="preserve">https://healthcaredenmark.dk/news-publications/publications/transitioning-to-a-sustainable-healthcare-sector/</w:t>
          </w:r>
        </w:ins>
      </w:hyperlink>
      <w:ins w:id="47197" w:author="Albert Kwame Osei-Owusu" w:date="2026-09-14T09:00:00Z">
        <w:r>
          <w:t xml:space="preserve"> (accessed 14 September 2026).</w:t>
        </w:r>
      </w:ins>
    </w:p>
    <w:p w14:paraId="20175FFD" w14:textId="77777777" w:rsidR="006E29DD" w:rsidRPr="006E29DD" w:rsidRDefault="006E29DD" w:rsidP="004C5A97">
      <w:pPr>
        <w:ind w:hanging="709"/>
        <w:rPr>
          <w:del w:id="9567" w:author="Albert Kwame Osei-Owusu" w:date="2026-09-14T09:00:00Z"/>
          <w:b/>
          <w:bCs/>
        </w:rPr>
      </w:pPr>
    </w:p>
    <w:p w14:paraId="3BCA29FA" w14:textId="77777777" w:rsidR="00E90221" w:rsidRPr="00E90221" w:rsidRDefault="00974669">
      <w:pPr>
        <w:pStyle w:val="EndNoteBibliography"/>
        <w:rPr>
          <w:ins w:id="964" w:author="Ofir Eriksen" w:date="2026-09-02T14:44:00Z" w16du:dateUtc="2026-09-02T12:44:00Z"/>
          <w:del w:id="9570" w:author="Albert Kwame Osei-Owusu" w:date="2026-09-14T09:00:00Z"/>
        </w:rPr>
        <w:pPrChange w:id="965" w:author="Ofir Eriksen" w:date="2026-09-02T14:44:00Z" w16du:dateUtc="2026-09-02T12:44:00Z">
          <w:pPr>
            <w:pStyle w:val="EndNoteBibliography"/>
            <w:ind w:hanging="709"/>
          </w:pPr>
        </w:pPrChange>
      </w:pPr>
      <w:ins w:id="966" w:author="Ofir Eriksen" w:date="2026-09-02T14:44:00Z" w16du:dateUtc="2026-09-02T12:44:00Z">
        <w:del w:id="2355" w:author="Albert Kwame Osei-Owusu" w:date="2026-09-13T09:00:00Z">
          <w:r w:rsidR="00E90221" w:rsidRPr="00E90221">
            <w:delText>1.</w:delText>
          </w:r>
        </w:del>
        <w:del w:id="2356" w:author="Albert Kwame Osei-Owusu" w:date="2026-09-13T09:00:00Z">
          <w:r w:rsidR="00E90221" w:rsidRPr="00E90221">
            <w:tab/>
            <w:delText>Intergovernmental Panel on Climate Change. Climate Change 2023: Synthesis Report: IPCC, 2023.</w:delText>
          </w:r>
        </w:del>
      </w:ins>
      <w:ins w:id="2357" w:author="Albert Kwame Osei-Owusu" w:date="2026-09-13T09:00:00Z">
        <w:del w:id="9568" w:author="Albert Kwame Osei-Owusu" w:date="2026-09-12T09:00:00Z">
          <w:r>
            <w:delText xml:space="preserve">1.Forster P, Storelvmo T, Armour K, Collins W, Dufresne J-L, Frame D, et al. The Earth's energy budget, climate feedbacks, and climate sensitivity. In: Masson-Delmotte V, Zhai P, Pirani A, et al., eds. Climate Change 2021: The Physical Science Basis. Contribution of Working Group I to the Sixth Assessment Report of the Intergovernmental Panel on Climate Change. Cambridge: Cambridge University Press; 2021: 923-1054. https://doi.org/10.1017/9781009157896.009.</w:delText>
          </w:r>
        </w:del>
      </w:ins>
    </w:p>
    <w:p w14:paraId="55B93715" w14:textId="77777777" w:rsidR="00E90221" w:rsidRPr="00E90221" w:rsidRDefault="00E90221">
      <w:pPr>
        <w:pStyle w:val="EndNoteBibliography"/>
        <w:rPr>
          <w:ins w:id="967" w:author="Ofir Eriksen" w:date="2026-09-02T14:44:00Z" w16du:dateUtc="2026-09-02T12:44:00Z"/>
          <w:del w:id="9578" w:author="Albert Kwame Osei-Owusu" w:date="2026-09-14T09:00:00Z"/>
        </w:rPr>
        <w:pPrChange w:id="968" w:author="Ofir Eriksen" w:date="2026-09-02T14:44:00Z" w16du:dateUtc="2026-09-02T12:44:00Z">
          <w:pPr>
            <w:pStyle w:val="EndNoteBibliography"/>
            <w:ind w:hanging="709"/>
          </w:pPr>
        </w:pPrChange>
      </w:pPr>
      <w:ins w:id="969" w:author="Ofir Eriksen" w:date="2026-09-02T14:44:00Z" w16du:dateUtc="2026-09-02T12:44:00Z">
        <w:del w:id="9571" w:author="Albert Kwame Osei-Owusu" w:date="2026-09-12T09:00:00Z">
          <w:r w:rsidRPr="00E90221">
            <w:delText>2.</w:delText>
          </w:r>
        </w:del>
        <w:del w:id="9572" w:author="Albert Kwame Osei-Owusu" w:date="2026-09-12T09:00:00Z">
          <w:r w:rsidRPr="00E90221">
            <w:tab/>
            <w:delText xml:space="preserve">Romanello M, Napoli CD, Green C, et al. The 2023 report of the Lancet Countdown on health and climate change: the imperative for a health-centred response in a world facing irreversible harms. </w:delText>
          </w:r>
        </w:del>
        <w:del w:id="9573" w:author="Albert Kwame Osei-Owusu" w:date="2026-09-12T09:00:00Z">
          <w:r w:rsidRPr="00E90221">
            <w:rPr>
              <w:i/>
              <w:rPrChange w:id="970" w:author="Ofir Eriksen" w:date="2026-09-02T14:44:00Z" w16du:dateUtc="2026-09-02T12:44:00Z">
                <w:rPr/>
              </w:rPrChange>
            </w:rPr>
            <w:delText>Lancet</w:delText>
          </w:r>
        </w:del>
        <w:del w:id="9574" w:author="Albert Kwame Osei-Owusu" w:date="2026-09-12T09:00:00Z">
          <w:r w:rsidRPr="00E90221">
            <w:delText xml:space="preserve"> 2023; </w:delText>
          </w:r>
        </w:del>
        <w:del w:id="9575" w:author="Albert Kwame Osei-Owusu" w:date="2026-09-12T09:00:00Z">
          <w:r w:rsidRPr="00E90221">
            <w:rPr>
              <w:b/>
              <w:rPrChange w:id="971" w:author="Ofir Eriksen" w:date="2026-09-02T14:44:00Z" w16du:dateUtc="2026-09-02T12:44:00Z">
                <w:rPr/>
              </w:rPrChange>
            </w:rPr>
            <w:delText>402</w:delText>
          </w:r>
        </w:del>
        <w:del w:id="9576" w:author="Albert Kwame Osei-Owusu" w:date="2026-09-12T09:00:00Z">
          <w:r w:rsidRPr="00E90221">
            <w:delText>(10419): 2346-94.</w:delText>
          </w:r>
        </w:del>
      </w:ins>
    </w:p>
    <w:p w14:paraId="3D83039C" w14:textId="77777777" w:rsidR="00E90221" w:rsidRPr="00E90221" w:rsidRDefault="00E90221">
      <w:pPr>
        <w:pStyle w:val="EndNoteBibliography"/>
        <w:rPr>
          <w:ins w:id="972" w:author="Ofir Eriksen" w:date="2026-09-02T14:44:00Z" w16du:dateUtc="2026-09-02T12:44:00Z"/>
          <w:del w:id="9586" w:author="Albert Kwame Osei-Owusu" w:date="2026-09-14T09:00:00Z"/>
        </w:rPr>
        <w:pPrChange w:id="973" w:author="Ofir Eriksen" w:date="2026-09-02T14:44:00Z" w16du:dateUtc="2026-09-02T12:44:00Z">
          <w:pPr>
            <w:pStyle w:val="EndNoteBibliography"/>
            <w:ind w:hanging="709"/>
          </w:pPr>
        </w:pPrChange>
      </w:pPr>
      <w:ins w:id="974" w:author="Ofir Eriksen" w:date="2026-09-02T14:44:00Z" w16du:dateUtc="2026-09-02T12:44:00Z">
        <w:del w:id="9579" w:author="Albert Kwame Osei-Owusu" w:date="2026-09-12T09:00:00Z">
          <w:r w:rsidRPr="00E90221">
            <w:delText>3.</w:delText>
          </w:r>
        </w:del>
        <w:del w:id="9580" w:author="Albert Kwame Osei-Owusu" w:date="2026-09-12T09:00:00Z">
          <w:r w:rsidRPr="00E90221">
            <w:tab/>
            <w:delText xml:space="preserve">Pichler P-P, Jaccard IS, Weisz U, Weisz H. International comparison of health care carbon footprints. </w:delText>
          </w:r>
        </w:del>
        <w:del w:id="9581" w:author="Albert Kwame Osei-Owusu" w:date="2026-09-12T09:00:00Z">
          <w:r w:rsidRPr="00E90221">
            <w:rPr>
              <w:i/>
              <w:rPrChange w:id="975" w:author="Ofir Eriksen" w:date="2026-09-02T14:44:00Z" w16du:dateUtc="2026-09-02T12:44:00Z">
                <w:rPr/>
              </w:rPrChange>
            </w:rPr>
            <w:delText>Environmental Research Letters</w:delText>
          </w:r>
        </w:del>
        <w:del w:id="9582" w:author="Albert Kwame Osei-Owusu" w:date="2026-09-12T09:00:00Z">
          <w:r w:rsidRPr="00E90221">
            <w:delText xml:space="preserve"> 2019; </w:delText>
          </w:r>
        </w:del>
        <w:del w:id="9583" w:author="Albert Kwame Osei-Owusu" w:date="2026-09-12T09:00:00Z">
          <w:r w:rsidRPr="00E90221">
            <w:rPr>
              <w:b/>
              <w:rPrChange w:id="976" w:author="Ofir Eriksen" w:date="2026-09-02T14:44:00Z" w16du:dateUtc="2026-09-02T12:44:00Z">
                <w:rPr/>
              </w:rPrChange>
            </w:rPr>
            <w:delText>14</w:delText>
          </w:r>
        </w:del>
        <w:del w:id="9584" w:author="Albert Kwame Osei-Owusu" w:date="2026-09-12T09:00:00Z">
          <w:r w:rsidRPr="00E90221">
            <w:delText>(6).</w:delText>
          </w:r>
        </w:del>
      </w:ins>
    </w:p>
    <w:p w14:paraId="662E4F7C" w14:textId="77777777" w:rsidR="00E90221" w:rsidRPr="00E90221" w:rsidRDefault="00E90221">
      <w:pPr>
        <w:pStyle w:val="EndNoteBibliography"/>
        <w:rPr>
          <w:ins w:id="977" w:author="Ofir Eriksen" w:date="2026-09-02T14:44:00Z" w16du:dateUtc="2026-09-02T12:44:00Z"/>
          <w:del w:id="9594" w:author="Albert Kwame Osei-Owusu" w:date="2026-09-14T09:00:00Z"/>
        </w:rPr>
        <w:pPrChange w:id="978" w:author="Ofir Eriksen" w:date="2026-09-02T14:44:00Z" w16du:dateUtc="2026-09-02T12:44:00Z">
          <w:pPr>
            <w:pStyle w:val="EndNoteBibliography"/>
            <w:ind w:hanging="709"/>
          </w:pPr>
        </w:pPrChange>
      </w:pPr>
      <w:ins w:id="979" w:author="Ofir Eriksen" w:date="2026-09-02T14:44:00Z" w16du:dateUtc="2026-09-02T12:44:00Z">
        <w:del w:id="9587" w:author="Albert Kwame Osei-Owusu" w:date="2026-09-12T09:00:00Z">
          <w:r w:rsidRPr="00E90221">
            <w:delText>4.</w:delText>
          </w:r>
        </w:del>
        <w:del w:id="9588" w:author="Albert Kwame Osei-Owusu" w:date="2026-09-12T09:00:00Z">
          <w:r w:rsidRPr="00E90221">
            <w:tab/>
            <w:delText xml:space="preserve">Lenzen M, Malik A, Li M, et al. The environmental footprint of health care: a global assessment. </w:delText>
          </w:r>
        </w:del>
        <w:del w:id="9589" w:author="Albert Kwame Osei-Owusu" w:date="2026-09-12T09:00:00Z">
          <w:r w:rsidRPr="00E90221">
            <w:rPr>
              <w:i/>
              <w:rPrChange w:id="980" w:author="Ofir Eriksen" w:date="2026-09-02T14:44:00Z" w16du:dateUtc="2026-09-02T12:44:00Z">
                <w:rPr/>
              </w:rPrChange>
            </w:rPr>
            <w:delText>Lancet Planet Health</w:delText>
          </w:r>
        </w:del>
        <w:del w:id="9590" w:author="Albert Kwame Osei-Owusu" w:date="2026-09-12T09:00:00Z">
          <w:r w:rsidRPr="00E90221">
            <w:delText xml:space="preserve"> 2020; </w:delText>
          </w:r>
        </w:del>
        <w:del w:id="9591" w:author="Albert Kwame Osei-Owusu" w:date="2026-09-12T09:00:00Z">
          <w:r w:rsidRPr="00E90221">
            <w:rPr>
              <w:b/>
              <w:rPrChange w:id="981" w:author="Ofir Eriksen" w:date="2026-09-02T14:44:00Z" w16du:dateUtc="2026-09-02T12:44:00Z">
                <w:rPr/>
              </w:rPrChange>
            </w:rPr>
            <w:delText>4</w:delText>
          </w:r>
        </w:del>
        <w:del w:id="9592" w:author="Albert Kwame Osei-Owusu" w:date="2026-09-12T09:00:00Z">
          <w:r w:rsidRPr="00E90221">
            <w:delText>(7): e271–79.</w:delText>
          </w:r>
        </w:del>
      </w:ins>
    </w:p>
    <w:p w14:paraId="19AC43C2" w14:textId="77777777" w:rsidR="00E90221" w:rsidRPr="00E90221" w:rsidRDefault="00E90221">
      <w:pPr>
        <w:pStyle w:val="EndNoteBibliography"/>
        <w:rPr>
          <w:ins w:id="982" w:author="Ofir Eriksen" w:date="2026-09-02T14:44:00Z" w16du:dateUtc="2026-09-02T12:44:00Z"/>
          <w:del w:id="9602" w:author="Albert Kwame Osei-Owusu" w:date="2026-09-14T09:00:00Z"/>
        </w:rPr>
        <w:pPrChange w:id="983" w:author="Ofir Eriksen" w:date="2026-09-02T14:44:00Z" w16du:dateUtc="2026-09-02T12:44:00Z">
          <w:pPr>
            <w:pStyle w:val="EndNoteBibliography"/>
            <w:ind w:hanging="709"/>
          </w:pPr>
        </w:pPrChange>
      </w:pPr>
      <w:ins w:id="984" w:author="Ofir Eriksen" w:date="2026-09-02T14:44:00Z" w16du:dateUtc="2026-09-02T12:44:00Z">
        <w:del w:id="9595" w:author="Albert Kwame Osei-Owusu" w:date="2026-09-12T09:00:00Z">
          <w:r w:rsidRPr="00E90221">
            <w:delText>5.</w:delText>
          </w:r>
        </w:del>
        <w:del w:id="9596" w:author="Albert Kwame Osei-Owusu" w:date="2026-09-12T09:00:00Z">
          <w:r w:rsidRPr="00E90221">
            <w:tab/>
            <w:delText xml:space="preserve">Tennison I, Roschnik S, Ashby B, et al. Health care's response to climate change: a carbon footprint assessment of the NHS in England. </w:delText>
          </w:r>
        </w:del>
        <w:del w:id="9597" w:author="Albert Kwame Osei-Owusu" w:date="2026-09-12T09:00:00Z">
          <w:r w:rsidRPr="00E90221">
            <w:rPr>
              <w:i/>
              <w:rPrChange w:id="985" w:author="Ofir Eriksen" w:date="2026-09-02T14:44:00Z" w16du:dateUtc="2026-09-02T12:44:00Z">
                <w:rPr/>
              </w:rPrChange>
            </w:rPr>
            <w:delText>Lancet Planet Health</w:delText>
          </w:r>
        </w:del>
        <w:del w:id="9598" w:author="Albert Kwame Osei-Owusu" w:date="2026-09-12T09:00:00Z">
          <w:r w:rsidRPr="00E90221">
            <w:delText xml:space="preserve"> 2021; </w:delText>
          </w:r>
        </w:del>
        <w:del w:id="9599" w:author="Albert Kwame Osei-Owusu" w:date="2026-09-12T09:00:00Z">
          <w:r w:rsidRPr="00E90221">
            <w:rPr>
              <w:b/>
              <w:rPrChange w:id="986" w:author="Ofir Eriksen" w:date="2026-09-02T14:44:00Z" w16du:dateUtc="2026-09-02T12:44:00Z">
                <w:rPr/>
              </w:rPrChange>
            </w:rPr>
            <w:delText>5</w:delText>
          </w:r>
        </w:del>
        <w:del w:id="9600" w:author="Albert Kwame Osei-Owusu" w:date="2026-09-12T09:00:00Z">
          <w:r w:rsidRPr="00E90221">
            <w:delText>(2): e84-e92.</w:delText>
          </w:r>
        </w:del>
      </w:ins>
    </w:p>
    <w:p w14:paraId="00B018B0" w14:textId="77777777" w:rsidR="00E90221" w:rsidRPr="00E90221" w:rsidRDefault="00E90221">
      <w:pPr>
        <w:pStyle w:val="EndNoteBibliography"/>
        <w:rPr>
          <w:ins w:id="987" w:author="Ofir Eriksen" w:date="2026-09-02T14:44:00Z" w16du:dateUtc="2026-09-02T12:44:00Z"/>
          <w:del w:id="9610" w:author="Albert Kwame Osei-Owusu" w:date="2026-09-14T09:00:00Z"/>
        </w:rPr>
        <w:pPrChange w:id="988" w:author="Ofir Eriksen" w:date="2026-09-02T14:44:00Z" w16du:dateUtc="2026-09-02T12:44:00Z">
          <w:pPr>
            <w:pStyle w:val="EndNoteBibliography"/>
            <w:ind w:hanging="709"/>
          </w:pPr>
        </w:pPrChange>
      </w:pPr>
      <w:ins w:id="989" w:author="Ofir Eriksen" w:date="2026-09-02T14:44:00Z" w16du:dateUtc="2026-09-02T12:44:00Z">
        <w:del w:id="9603" w:author="Albert Kwame Osei-Owusu" w:date="2026-09-12T09:00:00Z">
          <w:r w:rsidRPr="00E90221">
            <w:delText>6.</w:delText>
          </w:r>
        </w:del>
        <w:del w:id="9604" w:author="Albert Kwame Osei-Owusu" w:date="2026-09-12T09:00:00Z">
          <w:r w:rsidRPr="00E90221">
            <w:tab/>
            <w:delText xml:space="preserve">Braithwaite J, Smith CL, Leask E, et al. Strategies and tactics to reduce the impact of healthcare on climate change: systematic review. </w:delText>
          </w:r>
        </w:del>
        <w:del w:id="9605" w:author="Albert Kwame Osei-Owusu" w:date="2026-09-12T09:00:00Z">
          <w:r w:rsidRPr="00E90221">
            <w:rPr>
              <w:i/>
              <w:rPrChange w:id="990" w:author="Ofir Eriksen" w:date="2026-09-02T14:44:00Z" w16du:dateUtc="2026-09-02T12:44:00Z">
                <w:rPr/>
              </w:rPrChange>
            </w:rPr>
            <w:delText>BMJ</w:delText>
          </w:r>
        </w:del>
        <w:del w:id="9606" w:author="Albert Kwame Osei-Owusu" w:date="2026-09-12T09:00:00Z">
          <w:r w:rsidRPr="00E90221">
            <w:delText xml:space="preserve"> 2024; </w:delText>
          </w:r>
        </w:del>
        <w:del w:id="9607" w:author="Albert Kwame Osei-Owusu" w:date="2026-09-12T09:00:00Z">
          <w:r w:rsidRPr="00E90221">
            <w:rPr>
              <w:b/>
              <w:rPrChange w:id="991" w:author="Ofir Eriksen" w:date="2026-09-02T14:44:00Z" w16du:dateUtc="2026-09-02T12:44:00Z">
                <w:rPr/>
              </w:rPrChange>
            </w:rPr>
            <w:delText>387</w:delText>
          </w:r>
        </w:del>
        <w:del w:id="9608" w:author="Albert Kwame Osei-Owusu" w:date="2026-09-12T09:00:00Z">
          <w:r w:rsidRPr="00E90221">
            <w:delText>: e081284.</w:delText>
          </w:r>
        </w:del>
      </w:ins>
    </w:p>
    <w:p w14:paraId="7EAFB5AE" w14:textId="77777777" w:rsidR="00E90221" w:rsidRPr="00E90221" w:rsidRDefault="00E90221">
      <w:pPr>
        <w:pStyle w:val="EndNoteBibliography"/>
        <w:rPr>
          <w:ins w:id="992" w:author="Ofir Eriksen" w:date="2026-09-02T14:44:00Z" w16du:dateUtc="2026-09-02T12:44:00Z"/>
          <w:del w:id="9618" w:author="Albert Kwame Osei-Owusu" w:date="2026-09-14T09:00:00Z"/>
        </w:rPr>
        <w:pPrChange w:id="993" w:author="Ofir Eriksen" w:date="2026-09-02T14:44:00Z" w16du:dateUtc="2026-09-02T12:44:00Z">
          <w:pPr>
            <w:pStyle w:val="EndNoteBibliography"/>
            <w:ind w:hanging="709"/>
          </w:pPr>
        </w:pPrChange>
      </w:pPr>
      <w:ins w:id="994" w:author="Ofir Eriksen" w:date="2026-09-02T14:44:00Z" w16du:dateUtc="2026-09-02T12:44:00Z">
        <w:del w:id="9611" w:author="Albert Kwame Osei-Owusu" w:date="2026-09-12T09:00:00Z">
          <w:r w:rsidRPr="00E90221">
            <w:delText>7.</w:delText>
          </w:r>
        </w:del>
        <w:del w:id="9612" w:author="Albert Kwame Osei-Owusu" w:date="2026-09-12T09:00:00Z">
          <w:r w:rsidRPr="00E90221">
            <w:tab/>
            <w:delText xml:space="preserve">Andrieu B, Marrauld L, Vidal O, Egnell M, Boyer L, Fond G. Health-care systems' resource footprints and their access and quality in 49 regions between 1995 and 2015: an input-output analysis. </w:delText>
          </w:r>
        </w:del>
        <w:del w:id="9613" w:author="Albert Kwame Osei-Owusu" w:date="2026-09-12T09:00:00Z">
          <w:r w:rsidRPr="00E90221">
            <w:rPr>
              <w:i/>
              <w:rPrChange w:id="995" w:author="Ofir Eriksen" w:date="2026-09-02T14:44:00Z" w16du:dateUtc="2026-09-02T12:44:00Z">
                <w:rPr/>
              </w:rPrChange>
            </w:rPr>
            <w:delText>Lancet Planet Health</w:delText>
          </w:r>
        </w:del>
        <w:del w:id="9614" w:author="Albert Kwame Osei-Owusu" w:date="2026-09-12T09:00:00Z">
          <w:r w:rsidRPr="00E90221">
            <w:delText xml:space="preserve"> 2023; </w:delText>
          </w:r>
        </w:del>
        <w:del w:id="9615" w:author="Albert Kwame Osei-Owusu" w:date="2026-09-12T09:00:00Z">
          <w:r w:rsidRPr="00E90221">
            <w:rPr>
              <w:b/>
              <w:rPrChange w:id="996" w:author="Ofir Eriksen" w:date="2026-09-02T14:44:00Z" w16du:dateUtc="2026-09-02T12:44:00Z">
                <w:rPr/>
              </w:rPrChange>
            </w:rPr>
            <w:delText>7</w:delText>
          </w:r>
        </w:del>
        <w:del w:id="9616" w:author="Albert Kwame Osei-Owusu" w:date="2026-09-12T09:00:00Z">
          <w:r w:rsidRPr="00E90221">
            <w:delText>(9): e747-e58.</w:delText>
          </w:r>
        </w:del>
      </w:ins>
    </w:p>
    <w:p w14:paraId="35D9D8B0" w14:textId="77777777" w:rsidR="00E90221" w:rsidRPr="00E90221" w:rsidRDefault="00E90221">
      <w:pPr>
        <w:pStyle w:val="EndNoteBibliography"/>
        <w:rPr>
          <w:ins w:id="997" w:author="Ofir Eriksen" w:date="2026-09-02T14:44:00Z" w16du:dateUtc="2026-09-02T12:44:00Z"/>
          <w:del w:id="9622" w:author="Albert Kwame Osei-Owusu" w:date="2026-09-14T09:00:00Z"/>
        </w:rPr>
        <w:pPrChange w:id="998" w:author="Ofir Eriksen" w:date="2026-09-02T14:44:00Z" w16du:dateUtc="2026-09-02T12:44:00Z">
          <w:pPr>
            <w:pStyle w:val="EndNoteBibliography"/>
            <w:ind w:hanging="709"/>
          </w:pPr>
        </w:pPrChange>
      </w:pPr>
      <w:ins w:id="999" w:author="Ofir Eriksen" w:date="2026-09-02T14:44:00Z" w16du:dateUtc="2026-09-02T12:44:00Z">
        <w:del w:id="9619" w:author="Albert Kwame Osei-Owusu" w:date="2026-09-12T09:00:00Z">
          <w:r w:rsidRPr="00E90221">
            <w:delText>8.</w:delText>
          </w:r>
        </w:del>
        <w:del w:id="9620" w:author="Albert Kwame Osei-Owusu" w:date="2026-09-12T09:00:00Z">
          <w:r w:rsidRPr="00E90221">
            <w:tab/>
            <w:delText>Karliner J, Slotterback S, Boyd R, Ashby B, Steele K. Health care’s climate footprint: how the health sector contributes to the global climate crisis and opportunities for action: Health Care Without Harm, 2019.</w:delText>
          </w:r>
        </w:del>
      </w:ins>
    </w:p>
    <w:p w14:paraId="015A9C5A" w14:textId="77777777" w:rsidR="00E90221" w:rsidRPr="00E90221" w:rsidRDefault="00E90221">
      <w:pPr>
        <w:pStyle w:val="EndNoteBibliography"/>
        <w:rPr>
          <w:ins w:id="1000" w:author="Ofir Eriksen" w:date="2026-09-02T14:44:00Z" w16du:dateUtc="2026-09-02T12:44:00Z"/>
          <w:del w:id="9626" w:author="Albert Kwame Osei-Owusu" w:date="2026-09-14T09:00:00Z"/>
        </w:rPr>
        <w:pPrChange w:id="1001" w:author="Ofir Eriksen" w:date="2026-09-02T14:44:00Z" w16du:dateUtc="2026-09-02T12:44:00Z">
          <w:pPr>
            <w:pStyle w:val="EndNoteBibliography"/>
            <w:ind w:hanging="709"/>
          </w:pPr>
        </w:pPrChange>
      </w:pPr>
      <w:ins w:id="1002" w:author="Ofir Eriksen" w:date="2026-09-02T14:44:00Z" w16du:dateUtc="2026-09-02T12:44:00Z">
        <w:del w:id="9623" w:author="Albert Kwame Osei-Owusu" w:date="2026-09-12T09:00:00Z">
          <w:r w:rsidRPr="00E90221">
            <w:delText>9.</w:delText>
          </w:r>
        </w:del>
        <w:del w:id="9624" w:author="Albert Kwame Osei-Owusu" w:date="2026-09-12T09:00:00Z">
          <w:r w:rsidRPr="00E90221">
            <w:tab/>
            <w:delText>Danish Regions. The Danish regions’ strategy for sustainable hospitals, 2024.</w:delText>
          </w:r>
        </w:del>
      </w:ins>
    </w:p>
    <w:p w14:paraId="0C2CD5F5" w14:textId="77777777" w:rsidR="00E90221" w:rsidRPr="00E90221" w:rsidRDefault="00E90221">
      <w:pPr>
        <w:pStyle w:val="EndNoteBibliography"/>
        <w:rPr>
          <w:ins w:id="1003" w:author="Ofir Eriksen" w:date="2026-09-02T14:44:00Z" w16du:dateUtc="2026-09-02T12:44:00Z"/>
          <w:del w:id="9630" w:author="Albert Kwame Osei-Owusu" w:date="2026-09-14T09:00:00Z"/>
        </w:rPr>
        <w:pPrChange w:id="1004" w:author="Ofir Eriksen" w:date="2026-09-02T14:44:00Z" w16du:dateUtc="2026-09-02T12:44:00Z">
          <w:pPr>
            <w:pStyle w:val="EndNoteBibliography"/>
            <w:ind w:hanging="709"/>
          </w:pPr>
        </w:pPrChange>
      </w:pPr>
      <w:ins w:id="1005" w:author="Ofir Eriksen" w:date="2026-09-02T14:44:00Z" w16du:dateUtc="2026-09-02T12:44:00Z">
        <w:del w:id="9627" w:author="Albert Kwame Osei-Owusu" w:date="2026-09-12T09:00:00Z">
          <w:r w:rsidRPr="00E90221">
            <w:delText>10.</w:delText>
          </w:r>
        </w:del>
        <w:del w:id="9628" w:author="Albert Kwame Osei-Owusu" w:date="2026-09-12T09:00:00Z">
          <w:r w:rsidRPr="00E90221">
            <w:tab/>
            <w:delText>Intergovernmental Science-Policy Platform on Biodiversity and Ecosystem Services. Global Assessment Report on Biodiversity and Ecosystem Services: Summary for Policymakers: IPBES, 2019.</w:delText>
          </w:r>
        </w:del>
      </w:ins>
    </w:p>
    <w:p w14:paraId="2F18C065" w14:textId="77777777" w:rsidR="00E90221" w:rsidRPr="00E90221" w:rsidRDefault="00E90221">
      <w:pPr>
        <w:pStyle w:val="EndNoteBibliography"/>
        <w:rPr>
          <w:ins w:id="1006" w:author="Ofir Eriksen" w:date="2026-09-02T14:44:00Z" w16du:dateUtc="2026-09-02T12:44:00Z"/>
          <w:del w:id="9634" w:author="Albert Kwame Osei-Owusu" w:date="2026-09-14T09:00:00Z"/>
        </w:rPr>
        <w:pPrChange w:id="1007" w:author="Ofir Eriksen" w:date="2026-09-02T14:44:00Z" w16du:dateUtc="2026-09-02T12:44:00Z">
          <w:pPr>
            <w:pStyle w:val="EndNoteBibliography"/>
            <w:ind w:hanging="709"/>
          </w:pPr>
        </w:pPrChange>
      </w:pPr>
      <w:ins w:id="1008" w:author="Ofir Eriksen" w:date="2026-09-02T14:44:00Z" w16du:dateUtc="2026-09-02T12:44:00Z">
        <w:del w:id="9631" w:author="Albert Kwame Osei-Owusu" w:date="2026-09-12T09:00:00Z">
          <w:r w:rsidRPr="00E90221">
            <w:delText>11.</w:delText>
          </w:r>
        </w:del>
        <w:del w:id="9632" w:author="Albert Kwame Osei-Owusu" w:date="2026-09-12T09:00:00Z">
          <w:r w:rsidRPr="00E90221">
            <w:tab/>
            <w:delText>World Health Organization. Environmentally sustainable health systems: a strategic document. Copenhagen, 2017.</w:delText>
          </w:r>
        </w:del>
      </w:ins>
    </w:p>
    <w:p w14:paraId="63999DFF" w14:textId="77777777" w:rsidR="00E90221" w:rsidRPr="00E90221" w:rsidRDefault="00E90221">
      <w:pPr>
        <w:pStyle w:val="EndNoteBibliography"/>
        <w:rPr>
          <w:ins w:id="1009" w:author="Ofir Eriksen" w:date="2026-09-02T14:44:00Z" w16du:dateUtc="2026-09-02T12:44:00Z"/>
          <w:del w:id="9638" w:author="Albert Kwame Osei-Owusu" w:date="2026-09-14T09:00:00Z"/>
        </w:rPr>
        <w:pPrChange w:id="1010" w:author="Ofir Eriksen" w:date="2026-09-02T14:44:00Z" w16du:dateUtc="2026-09-02T12:44:00Z">
          <w:pPr>
            <w:pStyle w:val="EndNoteBibliography"/>
            <w:ind w:hanging="709"/>
          </w:pPr>
        </w:pPrChange>
      </w:pPr>
      <w:ins w:id="1011" w:author="Ofir Eriksen" w:date="2026-09-02T14:44:00Z" w16du:dateUtc="2026-09-02T12:44:00Z">
        <w:del w:id="9635" w:author="Albert Kwame Osei-Owusu" w:date="2026-09-12T09:00:00Z">
          <w:r w:rsidRPr="00E90221">
            <w:delText>12.</w:delText>
          </w:r>
        </w:del>
        <w:del w:id="9636" w:author="Albert Kwame Osei-Owusu" w:date="2026-09-12T09:00:00Z">
          <w:r w:rsidRPr="00E90221">
            <w:tab/>
            <w:delText>Gupta J LD, Rockström J, Qin D, Stewart-Koster B, Rocha JCR, et al. A just world on a safe planet: a Lancet Planetary Health–Earth</w:delText>
          </w:r>
        </w:del>
      </w:ins>
    </w:p>
    <w:p w14:paraId="174F23C8" w14:textId="77777777" w:rsidR="00E90221" w:rsidRPr="00E90221" w:rsidRDefault="00E90221">
      <w:pPr>
        <w:pStyle w:val="EndNoteBibliography"/>
        <w:rPr>
          <w:ins w:id="1012" w:author="Ofir Eriksen" w:date="2026-09-02T14:44:00Z" w16du:dateUtc="2026-09-02T12:44:00Z"/>
          <w:del w:id="9641" w:author="Albert Kwame Osei-Owusu" w:date="2026-09-14T09:00:00Z"/>
        </w:rPr>
        <w:pPrChange w:id="1013" w:author="Ofir Eriksen" w:date="2026-09-02T14:44:00Z" w16du:dateUtc="2026-09-02T12:44:00Z">
          <w:pPr>
            <w:pStyle w:val="EndNoteBibliography"/>
            <w:ind w:hanging="709"/>
          </w:pPr>
        </w:pPrChange>
      </w:pPr>
      <w:ins w:id="1014" w:author="Ofir Eriksen" w:date="2026-09-02T14:44:00Z" w16du:dateUtc="2026-09-02T12:44:00Z">
        <w:del w:id="9639" w:author="Albert Kwame Osei-Owusu" w:date="2026-09-12T09:00:00Z">
          <w:r w:rsidRPr="00E90221">
            <w:delText>Commission report on Earth-system boundaries,</w:delText>
          </w:r>
        </w:del>
      </w:ins>
    </w:p>
    <w:p w14:paraId="521C6D3F" w14:textId="77777777" w:rsidR="00E90221" w:rsidRPr="00E90221" w:rsidRDefault="00E90221">
      <w:pPr>
        <w:pStyle w:val="EndNoteBibliography"/>
        <w:rPr>
          <w:ins w:id="1015" w:author="Ofir Eriksen" w:date="2026-09-02T14:44:00Z" w16du:dateUtc="2026-09-02T12:44:00Z"/>
          <w:del w:id="9648" w:author="Albert Kwame Osei-Owusu" w:date="2026-09-14T09:00:00Z"/>
        </w:rPr>
        <w:pPrChange w:id="1016" w:author="Ofir Eriksen" w:date="2026-09-02T14:44:00Z" w16du:dateUtc="2026-09-02T12:44:00Z">
          <w:pPr>
            <w:pStyle w:val="EndNoteBibliography"/>
            <w:ind w:hanging="709"/>
          </w:pPr>
        </w:pPrChange>
      </w:pPr>
      <w:ins w:id="1017" w:author="Ofir Eriksen" w:date="2026-09-02T14:44:00Z" w16du:dateUtc="2026-09-02T12:44:00Z">
        <w:del w:id="9642" w:author="Albert Kwame Osei-Owusu" w:date="2026-09-12T09:00:00Z">
          <w:r w:rsidRPr="00E90221">
            <w:delText xml:space="preserve">translations, and transformations. </w:delText>
          </w:r>
        </w:del>
        <w:del w:id="9643" w:author="Albert Kwame Osei-Owusu" w:date="2026-09-12T09:00:00Z">
          <w:r w:rsidRPr="00E90221">
            <w:rPr>
              <w:i/>
              <w:rPrChange w:id="1018" w:author="Ofir Eriksen" w:date="2026-09-02T14:44:00Z" w16du:dateUtc="2026-09-02T12:44:00Z">
                <w:rPr/>
              </w:rPrChange>
            </w:rPr>
            <w:delText>Lancet Planet Health</w:delText>
          </w:r>
        </w:del>
        <w:del w:id="9644" w:author="Albert Kwame Osei-Owusu" w:date="2026-09-12T09:00:00Z">
          <w:r w:rsidRPr="00E90221">
            <w:delText xml:space="preserve"> 2024; </w:delText>
          </w:r>
        </w:del>
        <w:del w:id="9645" w:author="Albert Kwame Osei-Owusu" w:date="2026-09-12T09:00:00Z">
          <w:r w:rsidRPr="00E90221">
            <w:rPr>
              <w:b/>
              <w:rPrChange w:id="1019" w:author="Ofir Eriksen" w:date="2026-09-02T14:44:00Z" w16du:dateUtc="2026-09-02T12:44:00Z">
                <w:rPr/>
              </w:rPrChange>
            </w:rPr>
            <w:delText>8</w:delText>
          </w:r>
        </w:del>
        <w:del w:id="9646" w:author="Albert Kwame Osei-Owusu" w:date="2026-09-12T09:00:00Z">
          <w:r w:rsidRPr="00E90221">
            <w:delText>(10): e813-e73.</w:delText>
          </w:r>
        </w:del>
      </w:ins>
    </w:p>
    <w:p w14:paraId="2797EF91" w14:textId="77777777" w:rsidR="00E90221" w:rsidRPr="00E90221" w:rsidRDefault="00E90221">
      <w:pPr>
        <w:pStyle w:val="EndNoteBibliography"/>
        <w:rPr>
          <w:ins w:id="1020" w:author="Ofir Eriksen" w:date="2026-09-02T14:44:00Z" w16du:dateUtc="2026-09-02T12:44:00Z"/>
          <w:del w:id="9652" w:author="Albert Kwame Osei-Owusu" w:date="2026-09-14T09:00:00Z"/>
        </w:rPr>
        <w:pPrChange w:id="1021" w:author="Ofir Eriksen" w:date="2026-09-02T14:44:00Z" w16du:dateUtc="2026-09-02T12:44:00Z">
          <w:pPr>
            <w:pStyle w:val="EndNoteBibliography"/>
            <w:ind w:hanging="709"/>
          </w:pPr>
        </w:pPrChange>
      </w:pPr>
      <w:ins w:id="1022" w:author="Ofir Eriksen" w:date="2026-09-02T14:44:00Z" w16du:dateUtc="2026-09-02T12:44:00Z">
        <w:del w:id="9649" w:author="Albert Kwame Osei-Owusu" w:date="2026-09-12T09:00:00Z">
          <w:r w:rsidRPr="00E90221">
            <w:delText>13.</w:delText>
          </w:r>
        </w:del>
        <w:del w:id="9650" w:author="Albert Kwame Osei-Owusu" w:date="2026-09-12T09:00:00Z">
          <w:r w:rsidRPr="00E90221">
            <w:tab/>
            <w:delText>Organisation for Economic Co-operation and Development. Health at a Glance 2025: OECD, 2025.</w:delText>
          </w:r>
        </w:del>
      </w:ins>
    </w:p>
    <w:p w14:paraId="0ACE53D0" w14:textId="77777777" w:rsidR="00E90221" w:rsidRPr="00E90221" w:rsidRDefault="00E90221">
      <w:pPr>
        <w:pStyle w:val="EndNoteBibliography"/>
        <w:rPr>
          <w:ins w:id="1023" w:author="Ofir Eriksen" w:date="2026-09-02T14:44:00Z" w16du:dateUtc="2026-09-02T12:44:00Z"/>
          <w:del w:id="9660" w:author="Albert Kwame Osei-Owusu" w:date="2026-09-14T09:00:00Z"/>
        </w:rPr>
        <w:pPrChange w:id="1024" w:author="Ofir Eriksen" w:date="2026-09-02T14:44:00Z" w16du:dateUtc="2026-09-02T12:44:00Z">
          <w:pPr>
            <w:pStyle w:val="EndNoteBibliography"/>
            <w:ind w:hanging="709"/>
          </w:pPr>
        </w:pPrChange>
      </w:pPr>
      <w:ins w:id="1025" w:author="Ofir Eriksen" w:date="2026-09-02T14:44:00Z" w16du:dateUtc="2026-09-02T12:44:00Z">
        <w:del w:id="9653" w:author="Albert Kwame Osei-Owusu" w:date="2026-09-12T09:00:00Z">
          <w:r w:rsidRPr="00E90221">
            <w:lastRenderedPageBreak/>
            <w:delText>14.</w:delText>
          </w:r>
        </w:del>
        <w:del w:id="9654" w:author="Albert Kwame Osei-Owusu" w:date="2026-09-12T09:00:00Z">
          <w:r w:rsidRPr="00E90221">
            <w:tab/>
            <w:delText xml:space="preserve">Rodriguez-Jimenez L, Romero-Martin M, Spruell T, Steley Z, Gomez-Salgado J. The carbon footprint of healthcare settings: A systematic review. </w:delText>
          </w:r>
        </w:del>
        <w:del w:id="9655" w:author="Albert Kwame Osei-Owusu" w:date="2026-09-12T09:00:00Z">
          <w:r w:rsidRPr="00E90221">
            <w:rPr>
              <w:i/>
              <w:rPrChange w:id="1026" w:author="Ofir Eriksen" w:date="2026-09-02T14:44:00Z" w16du:dateUtc="2026-09-02T12:44:00Z">
                <w:rPr/>
              </w:rPrChange>
            </w:rPr>
            <w:delText>J Adv Nurs</w:delText>
          </w:r>
        </w:del>
        <w:del w:id="9656" w:author="Albert Kwame Osei-Owusu" w:date="2026-09-12T09:00:00Z">
          <w:r w:rsidRPr="00E90221">
            <w:delText xml:space="preserve"> 2023; </w:delText>
          </w:r>
        </w:del>
        <w:del w:id="9657" w:author="Albert Kwame Osei-Owusu" w:date="2026-09-12T09:00:00Z">
          <w:r w:rsidRPr="00E90221">
            <w:rPr>
              <w:b/>
              <w:rPrChange w:id="1027" w:author="Ofir Eriksen" w:date="2026-09-02T14:44:00Z" w16du:dateUtc="2026-09-02T12:44:00Z">
                <w:rPr/>
              </w:rPrChange>
            </w:rPr>
            <w:delText>79</w:delText>
          </w:r>
        </w:del>
        <w:del w:id="9658" w:author="Albert Kwame Osei-Owusu" w:date="2026-09-12T09:00:00Z">
          <w:r w:rsidRPr="00E90221">
            <w:delText>(8): 2830-44.</w:delText>
          </w:r>
        </w:del>
      </w:ins>
    </w:p>
    <w:p w14:paraId="287206A4" w14:textId="77777777" w:rsidR="00E90221" w:rsidRPr="00E90221" w:rsidRDefault="00E90221">
      <w:pPr>
        <w:pStyle w:val="EndNoteBibliography"/>
        <w:rPr>
          <w:ins w:id="1028" w:author="Ofir Eriksen" w:date="2026-09-02T14:44:00Z" w16du:dateUtc="2026-09-02T12:44:00Z"/>
          <w:del w:id="9664" w:author="Albert Kwame Osei-Owusu" w:date="2026-09-14T09:00:00Z"/>
        </w:rPr>
        <w:pPrChange w:id="1029" w:author="Ofir Eriksen" w:date="2026-09-02T14:44:00Z" w16du:dateUtc="2026-09-02T12:44:00Z">
          <w:pPr>
            <w:pStyle w:val="EndNoteBibliography"/>
            <w:ind w:hanging="709"/>
          </w:pPr>
        </w:pPrChange>
      </w:pPr>
      <w:ins w:id="1030" w:author="Ofir Eriksen" w:date="2026-09-02T14:44:00Z" w16du:dateUtc="2026-09-02T12:44:00Z">
        <w:del w:id="9661" w:author="Albert Kwame Osei-Owusu" w:date="2026-09-12T09:00:00Z">
          <w:r w:rsidRPr="00E90221">
            <w:delText>15.</w:delText>
          </w:r>
        </w:del>
        <w:del w:id="9662" w:author="Albert Kwame Osei-Owusu" w:date="2026-09-12T09:00:00Z">
          <w:r w:rsidRPr="00E90221">
            <w:tab/>
            <w:delText>Region Midtjylland. Klimaregnskab 2020 for Region Midtjylland: Region Midtjylland, 2021.</w:delText>
          </w:r>
        </w:del>
      </w:ins>
    </w:p>
    <w:p w14:paraId="39757E45" w14:textId="77777777" w:rsidR="00E90221" w:rsidRPr="00E90221" w:rsidRDefault="00E90221">
      <w:pPr>
        <w:pStyle w:val="EndNoteBibliography"/>
        <w:rPr>
          <w:ins w:id="1031" w:author="Ofir Eriksen" w:date="2026-09-02T14:44:00Z" w16du:dateUtc="2026-09-02T12:44:00Z"/>
          <w:del w:id="9672" w:author="Albert Kwame Osei-Owusu" w:date="2026-09-14T09:00:00Z"/>
        </w:rPr>
        <w:pPrChange w:id="1032" w:author="Ofir Eriksen" w:date="2026-09-02T14:44:00Z" w16du:dateUtc="2026-09-02T12:44:00Z">
          <w:pPr>
            <w:pStyle w:val="EndNoteBibliography"/>
            <w:ind w:hanging="709"/>
          </w:pPr>
        </w:pPrChange>
      </w:pPr>
      <w:ins w:id="1033" w:author="Ofir Eriksen" w:date="2026-09-02T14:44:00Z" w16du:dateUtc="2026-09-02T12:44:00Z">
        <w:del w:id="9665" w:author="Albert Kwame Osei-Owusu" w:date="2026-09-12T09:00:00Z">
          <w:r w:rsidRPr="00E90221">
            <w:delText>16.</w:delText>
          </w:r>
        </w:del>
        <w:del w:id="9666" w:author="Albert Kwame Osei-Owusu" w:date="2026-09-12T09:00:00Z">
          <w:r w:rsidRPr="00E90221">
            <w:tab/>
            <w:delText xml:space="preserve">Jonathan Drew, Sean D Christie, Daniel Rainham, Chantelle Rizan. HealthcareLCA: an open-access living database of health-care environmental impact assessments. </w:delText>
          </w:r>
        </w:del>
        <w:del w:id="9667" w:author="Albert Kwame Osei-Owusu" w:date="2026-09-12T09:00:00Z">
          <w:r w:rsidRPr="00E90221">
            <w:rPr>
              <w:i/>
              <w:rPrChange w:id="1034" w:author="Ofir Eriksen" w:date="2026-09-02T14:44:00Z" w16du:dateUtc="2026-09-02T12:44:00Z">
                <w:rPr/>
              </w:rPrChange>
            </w:rPr>
            <w:delText>Lancet Planet Health</w:delText>
          </w:r>
        </w:del>
        <w:del w:id="9668" w:author="Albert Kwame Osei-Owusu" w:date="2026-09-12T09:00:00Z">
          <w:r w:rsidRPr="00E90221">
            <w:delText xml:space="preserve"> 2022; </w:delText>
          </w:r>
        </w:del>
        <w:del w:id="9669" w:author="Albert Kwame Osei-Owusu" w:date="2026-09-12T09:00:00Z">
          <w:r w:rsidRPr="00E90221">
            <w:rPr>
              <w:b/>
              <w:rPrChange w:id="1035" w:author="Ofir Eriksen" w:date="2026-09-02T14:44:00Z" w16du:dateUtc="2026-09-02T12:44:00Z">
                <w:rPr/>
              </w:rPrChange>
            </w:rPr>
            <w:delText>6</w:delText>
          </w:r>
        </w:del>
        <w:del w:id="9670" w:author="Albert Kwame Osei-Owusu" w:date="2026-09-12T09:00:00Z">
          <w:r w:rsidRPr="00E90221">
            <w:delText>: e1000–12.</w:delText>
          </w:r>
        </w:del>
      </w:ins>
    </w:p>
    <w:p w14:paraId="6B79FBD9" w14:textId="77777777" w:rsidR="00E90221" w:rsidRPr="00E90221" w:rsidRDefault="00E90221">
      <w:pPr>
        <w:pStyle w:val="EndNoteBibliography"/>
        <w:rPr>
          <w:ins w:id="1036" w:author="Ofir Eriksen" w:date="2026-09-02T14:44:00Z" w16du:dateUtc="2026-09-02T12:44:00Z"/>
          <w:del w:id="9680" w:author="Albert Kwame Osei-Owusu" w:date="2026-09-14T09:00:00Z"/>
        </w:rPr>
        <w:pPrChange w:id="1037" w:author="Ofir Eriksen" w:date="2026-09-02T14:44:00Z" w16du:dateUtc="2026-09-02T12:44:00Z">
          <w:pPr>
            <w:pStyle w:val="EndNoteBibliography"/>
            <w:ind w:hanging="709"/>
          </w:pPr>
        </w:pPrChange>
      </w:pPr>
      <w:ins w:id="1038" w:author="Ofir Eriksen" w:date="2026-09-02T14:44:00Z" w16du:dateUtc="2026-09-02T12:44:00Z">
        <w:del w:id="9673" w:author="Albert Kwame Osei-Owusu" w:date="2026-09-12T09:00:00Z">
          <w:r w:rsidRPr="00E90221">
            <w:delText>17.</w:delText>
          </w:r>
        </w:del>
        <w:del w:id="9674" w:author="Albert Kwame Osei-Owusu" w:date="2026-09-12T09:00:00Z">
          <w:r w:rsidRPr="00E90221">
            <w:tab/>
            <w:delText xml:space="preserve">Leontief W. Environmental repercussions and the economic structure: an input-output approach. </w:delText>
          </w:r>
        </w:del>
        <w:del w:id="9675" w:author="Albert Kwame Osei-Owusu" w:date="2026-09-12T09:00:00Z">
          <w:r w:rsidRPr="00E90221">
            <w:rPr>
              <w:i/>
              <w:rPrChange w:id="1039" w:author="Ofir Eriksen" w:date="2026-09-02T14:44:00Z" w16du:dateUtc="2026-09-02T12:44:00Z">
                <w:rPr/>
              </w:rPrChange>
            </w:rPr>
            <w:delText>Review of Economics and Statistics</w:delText>
          </w:r>
        </w:del>
        <w:del w:id="9676" w:author="Albert Kwame Osei-Owusu" w:date="2026-09-12T09:00:00Z">
          <w:r w:rsidRPr="00E90221">
            <w:delText xml:space="preserve"> 1970; </w:delText>
          </w:r>
        </w:del>
        <w:del w:id="9677" w:author="Albert Kwame Osei-Owusu" w:date="2026-09-12T09:00:00Z">
          <w:r w:rsidRPr="00E90221">
            <w:rPr>
              <w:b/>
              <w:rPrChange w:id="1040" w:author="Ofir Eriksen" w:date="2026-09-02T14:44:00Z" w16du:dateUtc="2026-09-02T12:44:00Z">
                <w:rPr/>
              </w:rPrChange>
            </w:rPr>
            <w:delText>52</w:delText>
          </w:r>
        </w:del>
        <w:del w:id="9678" w:author="Albert Kwame Osei-Owusu" w:date="2026-09-12T09:00:00Z">
          <w:r w:rsidRPr="00E90221">
            <w:delText>(3): 262-71.</w:delText>
          </w:r>
        </w:del>
      </w:ins>
    </w:p>
    <w:p w14:paraId="41BFAB6B" w14:textId="77777777" w:rsidR="00E90221" w:rsidRPr="00E90221" w:rsidRDefault="00E90221">
      <w:pPr>
        <w:pStyle w:val="EndNoteBibliography"/>
        <w:rPr>
          <w:ins w:id="1041" w:author="Ofir Eriksen" w:date="2026-09-02T14:44:00Z" w16du:dateUtc="2026-09-02T12:44:00Z"/>
          <w:del w:id="9688" w:author="Albert Kwame Osei-Owusu" w:date="2026-09-14T09:00:00Z"/>
        </w:rPr>
        <w:pPrChange w:id="1042" w:author="Ofir Eriksen" w:date="2026-09-02T14:44:00Z" w16du:dateUtc="2026-09-02T12:44:00Z">
          <w:pPr>
            <w:pStyle w:val="EndNoteBibliography"/>
            <w:ind w:hanging="709"/>
          </w:pPr>
        </w:pPrChange>
      </w:pPr>
      <w:ins w:id="1043" w:author="Ofir Eriksen" w:date="2026-09-02T14:44:00Z" w16du:dateUtc="2026-09-02T12:44:00Z">
        <w:del w:id="9681" w:author="Albert Kwame Osei-Owusu" w:date="2026-09-12T09:00:00Z">
          <w:r w:rsidRPr="00E90221">
            <w:delText>18.</w:delText>
          </w:r>
        </w:del>
        <w:del w:id="9682" w:author="Albert Kwame Osei-Owusu" w:date="2026-09-12T09:00:00Z">
          <w:r w:rsidRPr="00E90221">
            <w:tab/>
            <w:delText xml:space="preserve">Stadler K, Wood R, Bulavskaya T, et al. EXIOBASE 3: Developing a Time Series of Detailed Environmentally Extended Multi‐Regional Input‐Output Tables. </w:delText>
          </w:r>
        </w:del>
        <w:del w:id="9683" w:author="Albert Kwame Osei-Owusu" w:date="2026-09-12T09:00:00Z">
          <w:r w:rsidRPr="00E90221">
            <w:rPr>
              <w:i/>
              <w:rPrChange w:id="1044" w:author="Ofir Eriksen" w:date="2026-09-02T14:44:00Z" w16du:dateUtc="2026-09-02T12:44:00Z">
                <w:rPr/>
              </w:rPrChange>
            </w:rPr>
            <w:delText>Journal of Industrial Ecology</w:delText>
          </w:r>
        </w:del>
        <w:del w:id="9684" w:author="Albert Kwame Osei-Owusu" w:date="2026-09-12T09:00:00Z">
          <w:r w:rsidRPr="00E90221">
            <w:delText xml:space="preserve"> 2018; </w:delText>
          </w:r>
        </w:del>
        <w:del w:id="9685" w:author="Albert Kwame Osei-Owusu" w:date="2026-09-12T09:00:00Z">
          <w:r w:rsidRPr="00E90221">
            <w:rPr>
              <w:b/>
              <w:rPrChange w:id="1045" w:author="Ofir Eriksen" w:date="2026-09-02T14:44:00Z" w16du:dateUtc="2026-09-02T12:44:00Z">
                <w:rPr/>
              </w:rPrChange>
            </w:rPr>
            <w:delText>22</w:delText>
          </w:r>
        </w:del>
        <w:del w:id="9686" w:author="Albert Kwame Osei-Owusu" w:date="2026-09-12T09:00:00Z">
          <w:r w:rsidRPr="00E90221">
            <w:delText>(3): 502-15.</w:delText>
          </w:r>
        </w:del>
      </w:ins>
    </w:p>
    <w:p w14:paraId="711FFDD0" w14:textId="77777777" w:rsidR="00E90221" w:rsidRPr="00E90221" w:rsidRDefault="00E90221">
      <w:pPr>
        <w:pStyle w:val="EndNoteBibliography"/>
        <w:rPr>
          <w:ins w:id="1046" w:author="Ofir Eriksen" w:date="2026-09-02T14:44:00Z" w16du:dateUtc="2026-09-02T12:44:00Z"/>
          <w:del w:id="9696" w:author="Albert Kwame Osei-Owusu" w:date="2026-09-14T09:00:00Z"/>
        </w:rPr>
        <w:pPrChange w:id="1047" w:author="Ofir Eriksen" w:date="2026-09-02T14:44:00Z" w16du:dateUtc="2026-09-02T12:44:00Z">
          <w:pPr>
            <w:pStyle w:val="EndNoteBibliography"/>
            <w:ind w:hanging="709"/>
          </w:pPr>
        </w:pPrChange>
      </w:pPr>
      <w:ins w:id="1048" w:author="Ofir Eriksen" w:date="2026-09-02T14:44:00Z" w16du:dateUtc="2026-09-02T12:44:00Z">
        <w:del w:id="9689" w:author="Albert Kwame Osei-Owusu" w:date="2026-09-12T09:00:00Z">
          <w:r w:rsidRPr="00E90221">
            <w:delText>19.</w:delText>
          </w:r>
        </w:del>
        <w:del w:id="9690" w:author="Albert Kwame Osei-Owusu" w:date="2026-09-12T09:00:00Z">
          <w:r w:rsidRPr="00E90221">
            <w:tab/>
            <w:delText xml:space="preserve">Steenmeijer M, Rodrigues J, Zijp M, Waaijers-van der Loop S. The environmental impact of the Dutch health-care sector beyond climate change: an input–output analysis. </w:delText>
          </w:r>
        </w:del>
        <w:del w:id="9691" w:author="Albert Kwame Osei-Owusu" w:date="2026-09-12T09:00:00Z">
          <w:r w:rsidRPr="00E90221">
            <w:rPr>
              <w:i/>
              <w:rPrChange w:id="1049" w:author="Ofir Eriksen" w:date="2026-09-02T14:44:00Z" w16du:dateUtc="2026-09-02T12:44:00Z">
                <w:rPr/>
              </w:rPrChange>
            </w:rPr>
            <w:delText>Lancet Planetary Health</w:delText>
          </w:r>
        </w:del>
        <w:del w:id="9692" w:author="Albert Kwame Osei-Owusu" w:date="2026-09-12T09:00:00Z">
          <w:r w:rsidRPr="00E90221">
            <w:delText xml:space="preserve"> 2022; </w:delText>
          </w:r>
        </w:del>
        <w:del w:id="9693" w:author="Albert Kwame Osei-Owusu" w:date="2026-09-12T09:00:00Z">
          <w:r w:rsidRPr="00E90221">
            <w:rPr>
              <w:b/>
              <w:rPrChange w:id="1050" w:author="Ofir Eriksen" w:date="2026-09-02T14:44:00Z" w16du:dateUtc="2026-09-02T12:44:00Z">
                <w:rPr/>
              </w:rPrChange>
            </w:rPr>
            <w:delText>6</w:delText>
          </w:r>
        </w:del>
        <w:del w:id="9694" w:author="Albert Kwame Osei-Owusu" w:date="2026-09-12T09:00:00Z">
          <w:r w:rsidRPr="00E90221">
            <w:delText>(12): e949-e57.</w:delText>
          </w:r>
        </w:del>
      </w:ins>
    </w:p>
    <w:p w14:paraId="7358FB83" w14:textId="77777777" w:rsidR="00E90221" w:rsidRPr="00E90221" w:rsidRDefault="00E90221">
      <w:pPr>
        <w:pStyle w:val="EndNoteBibliography"/>
        <w:rPr>
          <w:ins w:id="1051" w:author="Ofir Eriksen" w:date="2026-09-02T14:44:00Z" w16du:dateUtc="2026-09-02T12:44:00Z"/>
          <w:del w:id="9704" w:author="Albert Kwame Osei-Owusu" w:date="2026-09-14T09:00:00Z"/>
        </w:rPr>
        <w:pPrChange w:id="1052" w:author="Ofir Eriksen" w:date="2026-09-02T14:44:00Z" w16du:dateUtc="2026-09-02T12:44:00Z">
          <w:pPr>
            <w:pStyle w:val="EndNoteBibliography"/>
            <w:ind w:hanging="709"/>
          </w:pPr>
        </w:pPrChange>
      </w:pPr>
      <w:ins w:id="1053" w:author="Ofir Eriksen" w:date="2026-09-02T14:44:00Z" w16du:dateUtc="2026-09-02T12:44:00Z">
        <w:del w:id="9697" w:author="Albert Kwame Osei-Owusu" w:date="2026-09-12T09:00:00Z">
          <w:r w:rsidRPr="00E90221">
            <w:delText>20.</w:delText>
          </w:r>
        </w:del>
        <w:del w:id="9698" w:author="Albert Kwame Osei-Owusu" w:date="2026-09-12T09:00:00Z">
          <w:r w:rsidRPr="00E90221">
            <w:tab/>
            <w:delText xml:space="preserve">Eckelman MJ, Sherman J. Environmental Impacts of the U.S. Health Care System and Effects on Public Health. </w:delText>
          </w:r>
        </w:del>
        <w:del w:id="9699" w:author="Albert Kwame Osei-Owusu" w:date="2026-09-12T09:00:00Z">
          <w:r w:rsidRPr="00E90221">
            <w:rPr>
              <w:i/>
              <w:rPrChange w:id="1054" w:author="Ofir Eriksen" w:date="2026-09-02T14:44:00Z" w16du:dateUtc="2026-09-02T12:44:00Z">
                <w:rPr/>
              </w:rPrChange>
            </w:rPr>
            <w:delText>PLoS One</w:delText>
          </w:r>
        </w:del>
        <w:del w:id="9700" w:author="Albert Kwame Osei-Owusu" w:date="2026-09-12T09:00:00Z">
          <w:r w:rsidRPr="00E90221">
            <w:delText xml:space="preserve"> 2016; </w:delText>
          </w:r>
        </w:del>
        <w:del w:id="9701" w:author="Albert Kwame Osei-Owusu" w:date="2026-09-12T09:00:00Z">
          <w:r w:rsidRPr="00E90221">
            <w:rPr>
              <w:b/>
              <w:rPrChange w:id="1055" w:author="Ofir Eriksen" w:date="2026-09-02T14:44:00Z" w16du:dateUtc="2026-09-02T12:44:00Z">
                <w:rPr/>
              </w:rPrChange>
            </w:rPr>
            <w:delText>11</w:delText>
          </w:r>
        </w:del>
        <w:del w:id="9702" w:author="Albert Kwame Osei-Owusu" w:date="2026-09-12T09:00:00Z">
          <w:r w:rsidRPr="00E90221">
            <w:delText>(6): e0157014.</w:delText>
          </w:r>
        </w:del>
      </w:ins>
    </w:p>
    <w:p w14:paraId="37B5C075" w14:textId="77777777" w:rsidR="00E90221" w:rsidRPr="00E90221" w:rsidRDefault="00E90221">
      <w:pPr>
        <w:pStyle w:val="EndNoteBibliography"/>
        <w:rPr>
          <w:ins w:id="1056" w:author="Ofir Eriksen" w:date="2026-09-02T14:44:00Z" w16du:dateUtc="2026-09-02T12:44:00Z"/>
          <w:del w:id="9708" w:author="Albert Kwame Osei-Owusu" w:date="2026-09-14T09:00:00Z"/>
        </w:rPr>
        <w:pPrChange w:id="1057" w:author="Ofir Eriksen" w:date="2026-09-02T14:44:00Z" w16du:dateUtc="2026-09-02T12:44:00Z">
          <w:pPr>
            <w:pStyle w:val="EndNoteBibliography"/>
            <w:ind w:hanging="709"/>
          </w:pPr>
        </w:pPrChange>
      </w:pPr>
      <w:ins w:id="1058" w:author="Ofir Eriksen" w:date="2026-09-02T14:44:00Z" w16du:dateUtc="2026-09-02T12:44:00Z">
        <w:del w:id="9705" w:author="Albert Kwame Osei-Owusu" w:date="2026-09-12T09:00:00Z">
          <w:r w:rsidRPr="00E90221">
            <w:delText>21.</w:delText>
          </w:r>
        </w:del>
        <w:del w:id="9706" w:author="Albert Kwame Osei-Owusu" w:date="2026-09-12T09:00:00Z">
          <w:r w:rsidRPr="00E90221">
            <w:tab/>
            <w:delText>Organisation for Economic Co-operation and Development, Eurostat, World Health Organization. A System of Health Accounts 2011 (Revised): OECD, 2017.</w:delText>
          </w:r>
        </w:del>
      </w:ins>
    </w:p>
    <w:p w14:paraId="52A529AF" w14:textId="77777777" w:rsidR="00E90221" w:rsidRPr="00E90221" w:rsidRDefault="00E90221">
      <w:pPr>
        <w:pStyle w:val="EndNoteBibliography"/>
        <w:rPr>
          <w:ins w:id="1059" w:author="Ofir Eriksen" w:date="2026-09-02T14:44:00Z" w16du:dateUtc="2026-09-02T12:44:00Z"/>
          <w:del w:id="9713" w:author="Albert Kwame Osei-Owusu" w:date="2026-09-14T09:00:00Z"/>
        </w:rPr>
        <w:pPrChange w:id="1060" w:author="Ofir Eriksen" w:date="2026-09-02T14:44:00Z" w16du:dateUtc="2026-09-02T12:44:00Z">
          <w:pPr>
            <w:pStyle w:val="EndNoteBibliography"/>
            <w:ind w:hanging="709"/>
          </w:pPr>
        </w:pPrChange>
      </w:pPr>
      <w:ins w:id="1061" w:author="Ofir Eriksen" w:date="2026-09-02T14:44:00Z" w16du:dateUtc="2026-09-02T12:44:00Z">
        <w:del w:id="9709" w:author="Albert Kwame Osei-Owusu" w:date="2026-09-12T09:00:00Z">
          <w:r w:rsidRPr="00E90221">
            <w:delText>22.</w:delText>
          </w:r>
        </w:del>
        <w:del w:id="9710" w:author="Albert Kwame Osei-Owusu" w:date="2026-09-12T09:00:00Z">
          <w:r w:rsidRPr="00E90221">
            <w:tab/>
            <w:delText xml:space="preserve">Statistics Denmark. </w:delText>
          </w:r>
        </w:del>
        <w:del w:id="1062" w:author="Albert Kwame Osei-Owusu" w:date="2026-09-12T09:00:00Z">
          <w:r w:rsidRPr="00E90221">
            <w:tab/>
            <w:delText>DK Umat 2019 supply-use table. Copenhagen: Statistics Denmark, 2024.</w:delText>
          </w:r>
        </w:del>
      </w:ins>
      <w:ins w:id="1063" w:author="Albert Kwame Osei-Owusu" w:date="2026-09-12T09:00:00Z">
        <w:del w:id="9711" w:author="Albert Kwame Osei-Owusu" w:date="2026-09-12T09:00:00Z">
          <w:r w:rsidRPr="00E90221">
            <w:tab/>
            <w:delText>Input-output tables 2022: 117 industries, current prices. Copenhagen: Statistics Denmark, 2024. https://www.dst.dk/en/Statistik/dokumentation/documentationofstatistics/input-output-tables.</w:delText>
          </w:r>
        </w:del>
      </w:ins>
    </w:p>
    <w:p w14:paraId="253D0EF8" w14:textId="77777777" w:rsidR="00E90221" w:rsidRPr="00E90221" w:rsidRDefault="00E90221">
      <w:pPr>
        <w:pStyle w:val="EndNoteBibliography"/>
        <w:rPr>
          <w:ins w:id="1064" w:author="Ofir Eriksen" w:date="2026-09-02T14:44:00Z" w16du:dateUtc="2026-09-02T12:44:00Z"/>
          <w:del w:id="9716" w:author="Albert Kwame Osei-Owusu" w:date="2026-09-14T09:00:00Z"/>
        </w:rPr>
        <w:pPrChange w:id="1065" w:author="Ofir Eriksen" w:date="2026-09-02T14:44:00Z" w16du:dateUtc="2026-09-02T12:44:00Z">
          <w:pPr>
            <w:pStyle w:val="EndNoteBibliography"/>
            <w:ind w:hanging="709"/>
          </w:pPr>
        </w:pPrChange>
      </w:pPr>
      <w:ins w:id="1066" w:author="Ofir Eriksen" w:date="2026-09-02T14:44:00Z" w16du:dateUtc="2026-09-02T12:44:00Z">
        <w:del w:id="2348" w:author="Albert Kwame Osei-Owusu" w:date="2026-09-13T09:00:00Z">
          <w:r w:rsidRPr="00E90221">
            <w:delText>23.</w:delText>
          </w:r>
        </w:del>
        <w:del w:id="2349" w:author="Albert Kwame Osei-Owusu" w:date="2026-09-13T09:00:00Z">
          <w:r w:rsidRPr="00E90221">
            <w:tab/>
            <w:delText xml:space="preserve">Merciai S, Schmidt J. Methodology for the Construction of Global Multi‐Regional Hybrid Supply and Use Tables for the EXIOBASE v3 Database. </w:delText>
          </w:r>
        </w:del>
        <w:del w:id="2350" w:author="Albert Kwame Osei-Owusu" w:date="2026-09-13T09:00:00Z">
          <w:r w:rsidRPr="00E90221">
            <w:rPr>
              <w:i/>
              <w:rPrChange w:id="1067" w:author="Ofir Eriksen" w:date="2026-09-02T14:44:00Z" w16du:dateUtc="2026-09-02T12:44:00Z">
                <w:rPr/>
              </w:rPrChange>
            </w:rPr>
            <w:delText>Journal of Industrial Ecology</w:delText>
          </w:r>
        </w:del>
        <w:del w:id="2351" w:author="Albert Kwame Osei-Owusu" w:date="2026-09-13T09:00:00Z">
          <w:r w:rsidRPr="00E90221">
            <w:delText xml:space="preserve"> 2017; </w:delText>
          </w:r>
        </w:del>
        <w:del w:id="2352" w:author="Albert Kwame Osei-Owusu" w:date="2026-09-13T09:00:00Z">
          <w:r w:rsidRPr="00E90221">
            <w:rPr>
              <w:b/>
              <w:rPrChange w:id="1068" w:author="Ofir Eriksen" w:date="2026-09-02T14:44:00Z" w16du:dateUtc="2026-09-02T12:44:00Z">
                <w:rPr/>
              </w:rPrChange>
            </w:rPr>
            <w:delText>22</w:delText>
          </w:r>
        </w:del>
        <w:del w:id="2353" w:author="Albert Kwame Osei-Owusu" w:date="2026-09-13T09:00:00Z">
          <w:r w:rsidRPr="00E90221">
            <w:delText>(3): 516-31.</w:delText>
          </w:r>
        </w:del>
      </w:ins>
      <w:ins w:id="2354" w:author="Albert Kwame Osei-Owusu" w:date="2026-09-13T09:00:00Z">
        <w:del w:id="9714" w:author="Albert Kwame Osei-Owusu" w:date="2026-09-12T09:00:00Z">
          <w:r>
            <w:delText xml:space="preserve">23.Merciai S, Schmidt J. Methodology for the construction of global multi-regional hybrid supply and use tables for the EXIOBASE v3 database. Journal of Industrial Ecology 2018; 22(3): 516-31. https://doi.org/10.1111/jiec.12713.</w:delText>
          </w:r>
        </w:del>
      </w:ins>
    </w:p>
    <w:p w14:paraId="32740541" w14:textId="77777777" w:rsidR="00E90221" w:rsidRPr="00E90221" w:rsidRDefault="00E90221">
      <w:pPr>
        <w:pStyle w:val="EndNoteBibliography"/>
        <w:rPr>
          <w:ins w:id="1069" w:author="Ofir Eriksen" w:date="2026-09-02T14:44:00Z" w16du:dateUtc="2026-09-02T12:44:00Z"/>
          <w:del w:id="9719" w:author="Albert Kwame Osei-Owusu" w:date="2026-09-14T09:00:00Z"/>
        </w:rPr>
        <w:pPrChange w:id="1070" w:author="Ofir Eriksen" w:date="2026-09-02T14:44:00Z" w16du:dateUtc="2026-09-02T12:44:00Z">
          <w:pPr>
            <w:pStyle w:val="EndNoteBibliography"/>
            <w:ind w:hanging="709"/>
          </w:pPr>
        </w:pPrChange>
      </w:pPr>
      <w:ins w:id="1071" w:author="Ofir Eriksen" w:date="2026-09-02T14:44:00Z" w16du:dateUtc="2026-09-02T12:44:00Z">
        <w:del w:id="2343" w:author="Albert Kwame Osei-Owusu" w:date="2026-09-13T09:00:00Z">
          <w:r w:rsidRPr="00E90221">
            <w:delText>24.</w:delText>
          </w:r>
        </w:del>
        <w:del w:id="2344" w:author="Albert Kwame Osei-Owusu" w:date="2026-09-13T09:00:00Z">
          <w:r w:rsidRPr="00E90221">
            <w:tab/>
            <w:delText xml:space="preserve">Obling ML PS. Inhalationsanæstetika:klimaeffekt ogreduktionsmuligheder. </w:delText>
          </w:r>
        </w:del>
        <w:del w:id="2345" w:author="Albert Kwame Osei-Owusu" w:date="2026-09-13T09:00:00Z">
          <w:r w:rsidRPr="00E90221">
            <w:rPr>
              <w:i/>
              <w:rPrChange w:id="1072" w:author="Ofir Eriksen" w:date="2026-09-02T14:44:00Z" w16du:dateUtc="2026-09-02T12:44:00Z">
                <w:rPr/>
              </w:rPrChange>
            </w:rPr>
            <w:delText>Medicindk</w:delText>
          </w:r>
        </w:del>
        <w:del w:id="2346" w:author="Albert Kwame Osei-Owusu" w:date="2026-09-13T09:00:00Z">
          <w:r w:rsidRPr="00E90221">
            <w:delText xml:space="preserve"> 2026.</w:delText>
          </w:r>
        </w:del>
      </w:ins>
      <w:ins w:id="2347" w:author="Albert Kwame Osei-Owusu" w:date="2026-09-13T09:00:00Z">
        <w:del w:id="9717" w:author="Albert Kwame Osei-Owusu" w:date="2026-09-12T09:00:00Z">
          <w:r>
            <w:delText xml:space="preserve">24.Nielsen O-K, Plejdrup MS, Winther M, Nielsen M, Gyldenkærne S, Mikkelsen MH, et al. Denmark's National Inventory Document 2026. Emission Inventories 1990-2024. Scientific Report No. 706. Aarhus: Aarhus University, DCE - Danish Centre for Environment and Energy; 2026.</w:delText>
          </w:r>
        </w:del>
      </w:ins>
    </w:p>
    <w:p w14:paraId="27FA5B31" w14:textId="77777777" w:rsidR="00E90221" w:rsidRPr="00E90221" w:rsidRDefault="00E90221">
      <w:pPr>
        <w:pStyle w:val="EndNoteBibliography"/>
        <w:rPr>
          <w:ins w:id="1073" w:author="Ofir Eriksen" w:date="2026-09-02T14:44:00Z" w16du:dateUtc="2026-09-02T12:44:00Z"/>
          <w:del w:id="9722" w:author="Albert Kwame Osei-Owusu" w:date="2026-09-14T09:00:00Z"/>
        </w:rPr>
        <w:pPrChange w:id="1074" w:author="Ofir Eriksen" w:date="2026-09-02T14:44:00Z" w16du:dateUtc="2026-09-02T12:44:00Z">
          <w:pPr>
            <w:pStyle w:val="EndNoteBibliography"/>
            <w:ind w:hanging="709"/>
          </w:pPr>
        </w:pPrChange>
      </w:pPr>
      <w:ins w:id="1075" w:author="Ofir Eriksen" w:date="2026-09-02T14:44:00Z" w16du:dateUtc="2026-09-02T12:44:00Z">
        <w:del w:id="2340" w:author="Albert Kwame Osei-Owusu" w:date="2026-09-13T09:00:00Z">
          <w:r w:rsidRPr="00E90221">
            <w:delText>25.</w:delText>
          </w:r>
        </w:del>
        <w:del w:id="2341" w:author="Albert Kwame Osei-Owusu" w:date="2026-09-13T09:00:00Z">
          <w:r w:rsidRPr="00E90221">
            <w:tab/>
            <w:delText>Anesthesiologists ASo. Nitrous Oxide. (Year unknown, but after 2019). https://www.asahq.org/about-asa/governance-and-committees/asa-committees/committee-on-obstetric-anesthesia/nitrous-oxide (accessed 10-06-2026.</w:delText>
          </w:r>
        </w:del>
      </w:ins>
      <w:ins w:id="2342" w:author="Albert Kwame Osei-Owusu" w:date="2026-09-13T09:00:00Z">
        <w:del w:id="9720" w:author="Albert Kwame Osei-Owusu" w:date="2026-09-12T09:00:00Z">
          <w:r>
            <w:delText xml:space="preserve">25.Danish Medicines Agency. medstat.dk: sales of medicines by ATC code, N01AB halogenated hydrocarbons, entire country, all sectors, 2016-2022. Copenhagen: Lægemiddelstyrelsen; 2026. https://medstat.dk.</w:delText>
          </w:r>
        </w:del>
      </w:ins>
    </w:p>
    <w:p w14:paraId="4A8932B4" w14:textId="77777777" w:rsidR="00E90221" w:rsidRPr="00E90221" w:rsidRDefault="00E90221">
      <w:pPr>
        <w:pStyle w:val="EndNoteBibliography"/>
        <w:rPr>
          <w:ins w:id="1076" w:author="Ofir Eriksen" w:date="2026-09-02T14:44:00Z" w16du:dateUtc="2026-09-02T12:44:00Z"/>
          <w:del w:id="9725" w:author="Albert Kwame Osei-Owusu" w:date="2026-09-14T09:00:00Z"/>
        </w:rPr>
        <w:pPrChange w:id="1077" w:author="Ofir Eriksen" w:date="2026-09-02T14:44:00Z" w16du:dateUtc="2026-09-02T12:44:00Z">
          <w:pPr>
            <w:pStyle w:val="EndNoteBibliography"/>
            <w:ind w:hanging="709"/>
          </w:pPr>
        </w:pPrChange>
      </w:pPr>
      <w:ins w:id="1078" w:author="Ofir Eriksen" w:date="2026-09-02T14:44:00Z" w16du:dateUtc="2026-09-02T12:44:00Z">
        <w:del w:id="2337" w:author="Albert Kwame Osei-Owusu" w:date="2026-09-13T09:00:00Z">
          <w:r w:rsidRPr="00E90221">
            <w:delText>26.</w:delText>
          </w:r>
        </w:del>
        <w:del w:id="2338" w:author="Albert Kwame Osei-Owusu" w:date="2026-09-13T09:00:00Z">
          <w:r w:rsidRPr="00E90221">
            <w:tab/>
            <w:delText>Region Hovedstaden. Pregnant women given climate-friendly nitrous oxide at Hvidovre Hospital. 2023. https://www.regionh.dk10-06-2026).</w:delText>
          </w:r>
        </w:del>
      </w:ins>
      <w:ins w:id="2339" w:author="Albert Kwame Osei-Owusu" w:date="2026-09-13T09:00:00Z">
        <w:del w:id="9723" w:author="Albert Kwame Osei-Owusu" w:date="2026-09-12T09:00:00Z">
          <w:r>
            <w:delText xml:space="preserve">26.Laster MJ, Fang Z, Eger EI. Specific gravities of desflurane, enflurane, halothane, isoflurane, and sevoflurane. Anesthesia &amp; Analgesia 1994; 78(6): 1152-3. https://doi.org/10.1213/00000539-199406000-00022.</w:delText>
          </w:r>
        </w:del>
      </w:ins>
    </w:p>
    <w:p w14:paraId="0C6AFD4F" w14:textId="77777777" w:rsidR="00E90221" w:rsidRPr="00E90221" w:rsidRDefault="00E90221">
      <w:pPr>
        <w:pStyle w:val="EndNoteBibliography"/>
        <w:rPr>
          <w:ins w:id="1079" w:author="Ofir Eriksen" w:date="2026-09-02T14:44:00Z" w16du:dateUtc="2026-09-02T12:44:00Z"/>
          <w:del w:id="9728" w:author="Albert Kwame Osei-Owusu" w:date="2026-09-14T09:00:00Z"/>
        </w:rPr>
        <w:pPrChange w:id="1080" w:author="Ofir Eriksen" w:date="2026-09-02T14:44:00Z" w16du:dateUtc="2026-09-02T12:44:00Z">
          <w:pPr>
            <w:pStyle w:val="EndNoteBibliography"/>
            <w:ind w:hanging="709"/>
          </w:pPr>
        </w:pPrChange>
      </w:pPr>
      <w:ins w:id="1081" w:author="Ofir Eriksen" w:date="2026-09-02T14:44:00Z" w16du:dateUtc="2026-09-02T12:44:00Z">
        <w:del w:id="2334" w:author="Albert Kwame Osei-Owusu" w:date="2026-09-13T09:00:00Z">
          <w:r w:rsidRPr="00E90221">
            <w:delText>27.</w:delText>
          </w:r>
        </w:del>
        <w:del w:id="2335" w:author="Albert Kwame Osei-Owusu" w:date="2026-09-13T09:00:00Z">
          <w:r w:rsidRPr="00E90221">
            <w:tab/>
            <w:delText>Intergovernmental Panel on Climate Change. Climate Change 2007: The Physical Science Basis. Cambridge: Cambridge University Press; 2007.</w:delText>
          </w:r>
        </w:del>
      </w:ins>
      <w:ins w:id="2336" w:author="Albert Kwame Osei-Owusu" w:date="2026-09-13T09:00:00Z">
        <w:del w:id="9726" w:author="Albert Kwame Osei-Owusu" w:date="2026-09-12T09:00:00Z">
          <w:r>
            <w:delText xml:space="preserve">27.Smith C, Nicholls ZRJ, Armour K, Collins W, Forster P, Meinshausen M, et al. The Earth's energy budget, climate feedbacks, and climate sensitivity supplementary material. In: Masson-Delmotte V, Zhai P, Pirani A, et al., eds. Climate Change 2021: The Physical Science Basis. Contribution of Working Group I to the Sixth Assessment Report of the Intergovernmental Panel on Climate Change. Cambridge: Cambridge University Press; 2021: Table 7.SM.7.</w:delText>
          </w:r>
        </w:del>
      </w:ins>
    </w:p>
    <w:p w14:paraId="7F8471F9" w14:textId="77777777" w:rsidR="00E90221" w:rsidRPr="00E90221" w:rsidRDefault="00E90221">
      <w:pPr>
        <w:pStyle w:val="EndNoteBibliography"/>
        <w:rPr>
          <w:ins w:id="1082" w:author="Ofir Eriksen" w:date="2026-09-02T14:44:00Z" w16du:dateUtc="2026-09-02T12:44:00Z"/>
          <w:del w:id="9731" w:author="Albert Kwame Osei-Owusu" w:date="2026-09-14T09:00:00Z"/>
        </w:rPr>
        <w:pPrChange w:id="1083" w:author="Ofir Eriksen" w:date="2026-09-02T14:44:00Z" w16du:dateUtc="2026-09-02T12:44:00Z">
          <w:pPr>
            <w:pStyle w:val="EndNoteBibliography"/>
            <w:ind w:hanging="709"/>
          </w:pPr>
        </w:pPrChange>
      </w:pPr>
      <w:ins w:id="1084" w:author="Ofir Eriksen" w:date="2026-09-02T14:44:00Z" w16du:dateUtc="2026-09-02T12:44:00Z">
        <w:del w:id="2327" w:author="Albert Kwame Osei-Owusu" w:date="2026-09-13T09:00:00Z">
          <w:r w:rsidRPr="00E90221">
            <w:delText>28.</w:delText>
          </w:r>
        </w:del>
        <w:del w:id="2328" w:author="Albert Kwame Osei-Owusu" w:date="2026-09-13T09:00:00Z">
          <w:r w:rsidRPr="00E90221">
            <w:tab/>
            <w:delText xml:space="preserve">Vestbo J, Press-Kristensen K. Translated impact on carbon footprint from choice of inhaled therapy: a Danish scenario. </w:delText>
          </w:r>
        </w:del>
        <w:del w:id="2329" w:author="Albert Kwame Osei-Owusu" w:date="2026-09-13T09:00:00Z">
          <w:r w:rsidRPr="00E90221">
            <w:rPr>
              <w:i/>
              <w:rPrChange w:id="1085" w:author="Ofir Eriksen" w:date="2026-09-02T14:44:00Z" w16du:dateUtc="2026-09-02T12:44:00Z">
                <w:rPr/>
              </w:rPrChange>
            </w:rPr>
            <w:delText>Eur Respir J</w:delText>
          </w:r>
        </w:del>
        <w:del w:id="2330" w:author="Albert Kwame Osei-Owusu" w:date="2026-09-13T09:00:00Z">
          <w:r w:rsidRPr="00E90221">
            <w:delText xml:space="preserve"> 2023; </w:delText>
          </w:r>
        </w:del>
        <w:del w:id="2331" w:author="Albert Kwame Osei-Owusu" w:date="2026-09-13T09:00:00Z">
          <w:r w:rsidRPr="00E90221">
            <w:rPr>
              <w:b/>
              <w:rPrChange w:id="1086" w:author="Ofir Eriksen" w:date="2026-09-02T14:44:00Z" w16du:dateUtc="2026-09-02T12:44:00Z">
                <w:rPr/>
              </w:rPrChange>
            </w:rPr>
            <w:delText>62</w:delText>
          </w:r>
        </w:del>
        <w:del w:id="2332" w:author="Albert Kwame Osei-Owusu" w:date="2026-09-13T09:00:00Z">
          <w:r w:rsidRPr="00E90221">
            <w:delText>(3).</w:delText>
          </w:r>
        </w:del>
      </w:ins>
      <w:ins w:id="2333" w:author="Albert Kwame Osei-Owusu" w:date="2026-09-13T09:00:00Z">
        <w:del w:id="9729" w:author="Albert Kwame Osei-Owusu" w:date="2026-09-12T09:00:00Z">
          <w:r>
            <w:delText xml:space="preserve">28.Danish Environmental Protection Agency. Danish consumption and emission of F-gases in 2022. Environmental Project no. 2255. Copenhagen: Miljøstyrelsen; 2024.</w:delText>
          </w:r>
        </w:del>
      </w:ins>
    </w:p>
    <w:p w14:paraId="17155917" w14:textId="77777777" w:rsidR="00E90221" w:rsidRPr="00E90221" w:rsidRDefault="00E90221">
      <w:pPr>
        <w:pStyle w:val="EndNoteBibliography"/>
        <w:rPr>
          <w:ins w:id="1087" w:author="Ofir Eriksen" w:date="2026-09-02T14:44:00Z" w16du:dateUtc="2026-09-02T12:44:00Z"/>
          <w:del w:id="9735" w:author="Albert Kwame Osei-Owusu" w:date="2026-09-14T09:00:00Z"/>
        </w:rPr>
        <w:pPrChange w:id="1088" w:author="Ofir Eriksen" w:date="2026-09-02T14:44:00Z" w16du:dateUtc="2026-09-02T12:44:00Z">
          <w:pPr>
            <w:pStyle w:val="EndNoteBibliography"/>
            <w:ind w:hanging="709"/>
          </w:pPr>
        </w:pPrChange>
      </w:pPr>
      <w:ins w:id="1089" w:author="Ofir Eriksen" w:date="2026-09-02T14:44:00Z" w16du:dateUtc="2026-09-02T12:44:00Z">
        <w:del w:id="9732" w:author="Albert Kwame Osei-Owusu" w:date="2026-09-12T09:00:00Z">
          <w:r w:rsidRPr="00E90221">
            <w:delText>29.</w:delText>
          </w:r>
        </w:del>
        <w:del w:id="9733" w:author="Albert Kwame Osei-Owusu" w:date="2026-09-12T09:00:00Z">
          <w:r w:rsidRPr="00E90221">
            <w:tab/>
            <w:delText>Statistics Netherlands. Employment in health and social care. The Hague: CBS, 2016.</w:delText>
          </w:r>
        </w:del>
      </w:ins>
    </w:p>
    <w:p w14:paraId="290795F5" w14:textId="77777777" w:rsidR="00E90221" w:rsidRPr="00E90221" w:rsidRDefault="00E90221">
      <w:pPr>
        <w:pStyle w:val="EndNoteBibliography"/>
        <w:rPr>
          <w:ins w:id="1090" w:author="Ofir Eriksen" w:date="2026-09-02T14:44:00Z" w16du:dateUtc="2026-09-02T12:44:00Z"/>
          <w:del w:id="9738" w:author="Albert Kwame Osei-Owusu" w:date="2026-09-14T09:00:00Z"/>
        </w:rPr>
        <w:pPrChange w:id="1091" w:author="Ofir Eriksen" w:date="2026-09-02T14:44:00Z" w16du:dateUtc="2026-09-02T12:44:00Z">
          <w:pPr>
            <w:pStyle w:val="EndNoteBibliography"/>
            <w:ind w:hanging="709"/>
          </w:pPr>
        </w:pPrChange>
      </w:pPr>
      <w:ins w:id="1092" w:author="Ofir Eriksen" w:date="2026-09-02T14:44:00Z" w16du:dateUtc="2026-09-02T12:44:00Z">
        <w:del w:id="2324" w:author="Albert Kwame Osei-Owusu" w:date="2026-09-13T09:00:00Z">
          <w:r w:rsidRPr="00E90221">
            <w:delText>30.</w:delText>
          </w:r>
        </w:del>
        <w:del w:id="2325" w:author="Albert Kwame Osei-Owusu" w:date="2026-09-13T09:00:00Z">
          <w:r w:rsidRPr="00E90221">
            <w:tab/>
            <w:delText>Statistics Denmark. Employment in health and social services. Copenhagen: Statistics Denmark, 2019.</w:delText>
          </w:r>
        </w:del>
      </w:ins>
      <w:ins w:id="2326" w:author="Albert Kwame Osei-Owusu" w:date="2026-09-13T09:00:00Z">
        <w:del w:id="9736" w:author="Albert Kwame Osei-Owusu" w:date="2026-09-12T09:00:00Z">
          <w:r>
            <w:delText xml:space="preserve">30.Statistics Denmark. NABB69: Employment by industry (117 groupings), 2022. StatBank Denmark; 2026. https://www.statbank.dk/NABB69.</w:delText>
          </w:r>
        </w:del>
      </w:ins>
    </w:p>
    <w:p w14:paraId="2310A03D" w14:textId="77777777" w:rsidR="00E90221" w:rsidRPr="00E90221" w:rsidRDefault="00E90221">
      <w:pPr>
        <w:pStyle w:val="EndNoteBibliography"/>
        <w:rPr>
          <w:ins w:id="1093" w:author="Ofir Eriksen" w:date="2026-09-02T14:44:00Z" w16du:dateUtc="2026-09-02T12:44:00Z"/>
          <w:del w:id="9742" w:author="Albert Kwame Osei-Owusu" w:date="2026-09-14T09:00:00Z"/>
        </w:rPr>
        <w:pPrChange w:id="1094" w:author="Ofir Eriksen" w:date="2026-09-02T14:44:00Z" w16du:dateUtc="2026-09-02T12:44:00Z">
          <w:pPr>
            <w:pStyle w:val="EndNoteBibliography"/>
            <w:ind w:hanging="709"/>
          </w:pPr>
        </w:pPrChange>
      </w:pPr>
      <w:ins w:id="1095" w:author="Ofir Eriksen" w:date="2026-09-02T14:44:00Z" w16du:dateUtc="2026-09-02T12:44:00Z">
        <w:del w:id="9739" w:author="Albert Kwame Osei-Owusu" w:date="2026-09-12T09:00:00Z">
          <w:r w:rsidRPr="00E90221">
            <w:delText>31.</w:delText>
          </w:r>
        </w:del>
        <w:del w:id="9740" w:author="Albert Kwame Osei-Owusu" w:date="2026-09-12T09:00:00Z">
          <w:r w:rsidRPr="00E90221">
            <w:tab/>
            <w:delText>Eurostat. Actual and usual hours of work. Luxembourg: European Commission, 2019.</w:delText>
          </w:r>
        </w:del>
      </w:ins>
    </w:p>
    <w:p w14:paraId="4FDFFB88" w14:textId="77777777" w:rsidR="00E90221" w:rsidRPr="00E90221" w:rsidRDefault="00E90221">
      <w:pPr>
        <w:pStyle w:val="EndNoteBibliography"/>
        <w:rPr>
          <w:ins w:id="1096" w:author="Ofir Eriksen" w:date="2026-09-02T14:44:00Z" w16du:dateUtc="2026-09-02T12:44:00Z"/>
          <w:del w:id="9746" w:author="Albert Kwame Osei-Owusu" w:date="2026-09-14T09:00:00Z"/>
        </w:rPr>
        <w:pPrChange w:id="1097" w:author="Ofir Eriksen" w:date="2026-09-02T14:44:00Z" w16du:dateUtc="2026-09-02T12:44:00Z">
          <w:pPr>
            <w:pStyle w:val="EndNoteBibliography"/>
            <w:ind w:hanging="709"/>
          </w:pPr>
        </w:pPrChange>
      </w:pPr>
      <w:ins w:id="1098" w:author="Ofir Eriksen" w:date="2026-09-02T14:44:00Z" w16du:dateUtc="2026-09-02T12:44:00Z">
        <w:del w:id="9743" w:author="Albert Kwame Osei-Owusu" w:date="2026-09-12T09:00:00Z">
          <w:r w:rsidRPr="00E90221">
            <w:delText>32.</w:delText>
          </w:r>
        </w:del>
        <w:del w:id="9744" w:author="Albert Kwame Osei-Owusu" w:date="2026-09-12T09:00:00Z">
          <w:r w:rsidRPr="00E90221">
            <w:tab/>
            <w:delText>Statistics Denmark. Labour Force Survey: actual weekly working hours. Copenhagen: Statistics Denmark, 2019.</w:delText>
          </w:r>
        </w:del>
      </w:ins>
    </w:p>
    <w:p w14:paraId="5EC17329" w14:textId="77777777" w:rsidR="00E90221" w:rsidRPr="00E90221" w:rsidRDefault="00E90221">
      <w:pPr>
        <w:pStyle w:val="EndNoteBibliography"/>
        <w:rPr>
          <w:ins w:id="1099" w:author="Ofir Eriksen" w:date="2026-09-02T14:44:00Z" w16du:dateUtc="2026-09-02T12:44:00Z"/>
          <w:del w:id="9749" w:author="Albert Kwame Osei-Owusu" w:date="2026-09-14T09:00:00Z"/>
        </w:rPr>
        <w:pPrChange w:id="1100" w:author="Ofir Eriksen" w:date="2026-09-02T14:44:00Z" w16du:dateUtc="2026-09-02T12:44:00Z">
          <w:pPr>
            <w:pStyle w:val="EndNoteBibliography"/>
            <w:ind w:hanging="709"/>
          </w:pPr>
        </w:pPrChange>
      </w:pPr>
      <w:ins w:id="1101" w:author="Ofir Eriksen" w:date="2026-09-02T14:44:00Z" w16du:dateUtc="2026-09-02T12:44:00Z">
        <w:del w:id="2321" w:author="Albert Kwame Osei-Owusu" w:date="2026-09-13T09:00:00Z">
          <w:r w:rsidRPr="00E90221">
            <w:delText>33.</w:delText>
          </w:r>
        </w:del>
        <w:del w:id="2322" w:author="Albert Kwame Osei-Owusu" w:date="2026-09-13T09:00:00Z">
          <w:r w:rsidRPr="00E90221">
            <w:tab/>
            <w:delText>Christiansen H, Baescu O. The Danish National Travel Survey: Annual Statistical Report 2019. Copenhagen: Technical University of Denmark, 2020.</w:delText>
          </w:r>
        </w:del>
      </w:ins>
      <w:ins w:id="2323" w:author="Albert Kwame Osei-Owusu" w:date="2026-09-13T09:00:00Z">
        <w:del w:id="9747" w:author="Albert Kwame Osei-Owusu" w:date="2026-09-12T09:00:00Z">
          <w:r>
            <w:delText xml:space="preserve">33.Christiansen H, Baescu O. TU årsrapport for Danmark 2022. Kongens Lyngby: DTU Center for Transport Analytics; 2023.</w:delText>
          </w:r>
        </w:del>
      </w:ins>
    </w:p>
    <w:p w14:paraId="3E6BD52B" w14:textId="77777777" w:rsidR="00E90221" w:rsidRPr="00E90221" w:rsidRDefault="00E90221">
      <w:pPr>
        <w:pStyle w:val="EndNoteBibliography"/>
        <w:rPr>
          <w:ins w:id="1102" w:author="Ofir Eriksen" w:date="2026-09-02T14:44:00Z" w16du:dateUtc="2026-09-02T12:44:00Z"/>
          <w:del w:id="9753" w:author="Albert Kwame Osei-Owusu" w:date="2026-09-14T09:00:00Z"/>
        </w:rPr>
        <w:pPrChange w:id="1103" w:author="Ofir Eriksen" w:date="2026-09-02T14:44:00Z" w16du:dateUtc="2026-09-02T12:44:00Z">
          <w:pPr>
            <w:pStyle w:val="EndNoteBibliography"/>
            <w:ind w:hanging="709"/>
          </w:pPr>
        </w:pPrChange>
      </w:pPr>
      <w:ins w:id="1104" w:author="Ofir Eriksen" w:date="2026-09-02T14:44:00Z" w16du:dateUtc="2026-09-02T12:44:00Z">
        <w:del w:id="9750" w:author="Albert Kwame Osei-Owusu" w:date="2026-09-12T09:00:00Z">
          <w:r w:rsidRPr="00E90221">
            <w:delText>34.</w:delText>
          </w:r>
        </w:del>
        <w:del w:id="9751" w:author="Albert Kwame Osei-Owusu" w:date="2026-09-12T09:00:00Z">
          <w:r w:rsidRPr="00E90221">
            <w:tab/>
            <w:delText>Statistics Netherlands. Mobility by mode and purpose. The Hague: CBS, 2016.</w:delText>
          </w:r>
        </w:del>
      </w:ins>
    </w:p>
    <w:p w14:paraId="49DDB454" w14:textId="77777777" w:rsidR="00E90221" w:rsidRPr="00E90221" w:rsidRDefault="00E90221">
      <w:pPr>
        <w:pStyle w:val="EndNoteBibliography"/>
        <w:rPr>
          <w:ins w:id="1105" w:author="Ofir Eriksen" w:date="2026-09-02T14:44:00Z" w16du:dateUtc="2026-09-02T12:44:00Z"/>
          <w:del w:id="9756" w:author="Albert Kwame Osei-Owusu" w:date="2026-09-14T09:00:00Z"/>
        </w:rPr>
        <w:pPrChange w:id="1106" w:author="Ofir Eriksen" w:date="2026-09-02T14:44:00Z" w16du:dateUtc="2026-09-02T12:44:00Z">
          <w:pPr>
            <w:pStyle w:val="EndNoteBibliography"/>
            <w:ind w:hanging="709"/>
          </w:pPr>
        </w:pPrChange>
      </w:pPr>
      <w:ins w:id="1107" w:author="Ofir Eriksen" w:date="2026-09-02T14:44:00Z" w16du:dateUtc="2026-09-02T12:44:00Z">
        <w:del w:id="2314" w:author="Albert Kwame Osei-Owusu" w:date="2026-09-13T09:00:00Z">
          <w:r w:rsidRPr="00E90221">
            <w:delText>35.</w:delText>
          </w:r>
        </w:del>
        <w:del w:id="2315" w:author="Albert Kwame Osei-Owusu" w:date="2026-09-13T09:00:00Z">
          <w:r w:rsidRPr="00E90221">
            <w:tab/>
            <w:delText xml:space="preserve">Huijbregts MAJ, Steinmann ZJN, Elshout PMF, Stam G VF, Vieira M, et al. ReCiPe2016: a harmonised life cycle impact assessment method at midpoint and endpoint level. </w:delText>
          </w:r>
        </w:del>
        <w:del w:id="2316" w:author="Albert Kwame Osei-Owusu" w:date="2026-09-13T09:00:00Z">
          <w:r w:rsidRPr="00E90221">
            <w:rPr>
              <w:i/>
              <w:rPrChange w:id="1108" w:author="Ofir Eriksen" w:date="2026-09-02T14:44:00Z" w16du:dateUtc="2026-09-02T12:44:00Z">
                <w:rPr/>
              </w:rPrChange>
            </w:rPr>
            <w:delText>Int J Life Cycle Assess</w:delText>
          </w:r>
        </w:del>
        <w:del w:id="2317" w:author="Albert Kwame Osei-Owusu" w:date="2026-09-13T09:00:00Z">
          <w:r w:rsidRPr="00E90221">
            <w:delText xml:space="preserve"> 2017; </w:delText>
          </w:r>
        </w:del>
        <w:del w:id="2318" w:author="Albert Kwame Osei-Owusu" w:date="2026-09-13T09:00:00Z">
          <w:r w:rsidRPr="00E90221">
            <w:rPr>
              <w:b/>
              <w:rPrChange w:id="1109" w:author="Ofir Eriksen" w:date="2026-09-02T14:44:00Z" w16du:dateUtc="2026-09-02T12:44:00Z">
                <w:rPr/>
              </w:rPrChange>
            </w:rPr>
            <w:delText>22</w:delText>
          </w:r>
        </w:del>
        <w:del w:id="2319" w:author="Albert Kwame Osei-Owusu" w:date="2026-09-13T09:00:00Z">
          <w:r w:rsidRPr="00E90221">
            <w:delText>: 138–47.</w:delText>
          </w:r>
        </w:del>
      </w:ins>
      <w:ins w:id="2320" w:author="Albert Kwame Osei-Owusu" w:date="2026-09-13T09:00:00Z">
        <w:del w:id="9754" w:author="Albert Kwame Osei-Owusu" w:date="2026-09-12T09:00:00Z">
          <w:r>
            <w:delText xml:space="preserve">35.CML, Leiden University. Characterisation factors for the EXIOBASE 3 satellite accounts (characterisation_DESIRE, version 3.4, 25 May 2018), as distributed with the model code of Steenmeijer et al. [19].</w:delText>
          </w:r>
        </w:del>
      </w:ins>
    </w:p>
    <w:p w14:paraId="595BCEF5" w14:textId="77777777" w:rsidR="00E90221" w:rsidRPr="00E90221" w:rsidRDefault="00E90221">
      <w:pPr>
        <w:pStyle w:val="EndNoteBibliography"/>
        <w:rPr>
          <w:ins w:id="1110" w:author="Ofir Eriksen" w:date="2026-09-02T14:44:00Z" w16du:dateUtc="2026-09-02T12:44:00Z"/>
          <w:del w:id="9759" w:author="Albert Kwame Osei-Owusu" w:date="2026-09-14T09:00:00Z"/>
        </w:rPr>
        <w:pPrChange w:id="1111" w:author="Ofir Eriksen" w:date="2026-09-02T14:44:00Z" w16du:dateUtc="2026-09-02T12:44:00Z">
          <w:pPr>
            <w:pStyle w:val="EndNoteBibliography"/>
            <w:ind w:hanging="709"/>
          </w:pPr>
        </w:pPrChange>
      </w:pPr>
      <w:ins w:id="1112" w:author="Ofir Eriksen" w:date="2026-09-02T14:44:00Z" w16du:dateUtc="2026-09-02T12:44:00Z">
        <w:del w:id="2311" w:author="Albert Kwame Osei-Owusu" w:date="2026-09-13T09:00:00Z">
          <w:r w:rsidRPr="00E90221">
            <w:delText>36.</w:delText>
          </w:r>
        </w:del>
        <w:del w:id="2312" w:author="Albert Kwame Osei-Owusu" w:date="2026-09-13T09:00:00Z">
          <w:r w:rsidRPr="00E90221">
            <w:tab/>
            <w:delText>van Bree T, Slob A. DESIRE Report: FP7 / European Commission, 2016.</w:delText>
          </w:r>
        </w:del>
      </w:ins>
      <w:ins w:id="2313" w:author="Albert Kwame Osei-Owusu" w:date="2026-09-13T09:00:00Z">
        <w:del w:id="9757" w:author="Albert Kwame Osei-Owusu" w:date="2026-09-12T09:00:00Z">
          <w:r>
            <w:delText xml:space="preserve">36.Stadler K, Wood R, Bulavskaya T, Södersten C-J, Simas M, Schmidt S, et al. EXIOBASE 3, version 3.8.2 [dataset]. Zenodo; 2021. https://doi.org/10.5281/zenodo.5589597.</w:delText>
          </w:r>
        </w:del>
      </w:ins>
    </w:p>
    <w:p w14:paraId="321F820B" w14:textId="77777777" w:rsidR="00E90221" w:rsidRPr="00E90221" w:rsidRDefault="00E90221">
      <w:pPr>
        <w:pStyle w:val="EndNoteBibliography"/>
        <w:rPr>
          <w:ins w:id="1113" w:author="Ofir Eriksen" w:date="2026-09-02T14:44:00Z" w16du:dateUtc="2026-09-02T12:44:00Z"/>
          <w:del w:id="9763" w:author="Albert Kwame Osei-Owusu" w:date="2026-09-14T09:00:00Z"/>
        </w:rPr>
        <w:pPrChange w:id="1114" w:author="Ofir Eriksen" w:date="2026-09-02T14:44:00Z" w16du:dateUtc="2026-09-02T12:44:00Z">
          <w:pPr>
            <w:pStyle w:val="EndNoteBibliography"/>
            <w:ind w:hanging="709"/>
          </w:pPr>
        </w:pPrChange>
      </w:pPr>
      <w:ins w:id="1115" w:author="Ofir Eriksen" w:date="2026-09-02T14:44:00Z" w16du:dateUtc="2026-09-02T12:44:00Z">
        <w:del w:id="9760" w:author="Albert Kwame Osei-Owusu" w:date="2026-09-12T09:00:00Z">
          <w:r w:rsidRPr="00E90221">
            <w:delText>37.</w:delText>
          </w:r>
        </w:del>
        <w:del w:id="9761" w:author="Albert Kwame Osei-Owusu" w:date="2026-09-12T09:00:00Z">
          <w:r w:rsidRPr="00E90221">
            <w:tab/>
            <w:delText>Hagenaars RH. An investigation into the carbon and material footprint of the Dutch consumption of pharmaceuticals. Leiden, The Netherlands: Delft University of Technology; Leiden University; 2022.</w:delText>
          </w:r>
        </w:del>
      </w:ins>
    </w:p>
    <w:p w14:paraId="7DCCAF31" w14:textId="77777777" w:rsidR="00E90221" w:rsidRPr="00E90221" w:rsidRDefault="00E90221">
      <w:pPr>
        <w:pStyle w:val="EndNoteBibliography"/>
        <w:rPr>
          <w:ins w:id="1116" w:author="Ofir Eriksen" w:date="2026-09-02T14:44:00Z" w16du:dateUtc="2026-09-02T12:44:00Z"/>
          <w:del w:id="9771" w:author="Albert Kwame Osei-Owusu" w:date="2026-09-14T09:00:00Z"/>
        </w:rPr>
        <w:pPrChange w:id="1117" w:author="Ofir Eriksen" w:date="2026-09-02T14:44:00Z" w16du:dateUtc="2026-09-02T12:44:00Z">
          <w:pPr>
            <w:pStyle w:val="EndNoteBibliography"/>
            <w:ind w:hanging="709"/>
          </w:pPr>
        </w:pPrChange>
      </w:pPr>
      <w:ins w:id="1118" w:author="Ofir Eriksen" w:date="2026-09-02T14:44:00Z" w16du:dateUtc="2026-09-02T12:44:00Z">
        <w:del w:id="9764" w:author="Albert Kwame Osei-Owusu" w:date="2026-09-12T09:00:00Z">
          <w:r w:rsidRPr="00E90221">
            <w:delText>38.</w:delText>
          </w:r>
        </w:del>
        <w:del w:id="9765" w:author="Albert Kwame Osei-Owusu" w:date="2026-09-12T09:00:00Z">
          <w:r w:rsidRPr="00E90221">
            <w:tab/>
            <w:delText xml:space="preserve">Malik A, Lenzen M, McAlister S, McGain F. The carbon footprint of Australian health care. </w:delText>
          </w:r>
        </w:del>
        <w:del w:id="9766" w:author="Albert Kwame Osei-Owusu" w:date="2026-09-12T09:00:00Z">
          <w:r w:rsidRPr="00E90221">
            <w:rPr>
              <w:i/>
              <w:rPrChange w:id="1119" w:author="Ofir Eriksen" w:date="2026-09-02T14:44:00Z" w16du:dateUtc="2026-09-02T12:44:00Z">
                <w:rPr/>
              </w:rPrChange>
            </w:rPr>
            <w:delText>Lancet Planetary Health</w:delText>
          </w:r>
        </w:del>
        <w:del w:id="9767" w:author="Albert Kwame Osei-Owusu" w:date="2026-09-12T09:00:00Z">
          <w:r w:rsidRPr="00E90221">
            <w:delText xml:space="preserve"> 2018; </w:delText>
          </w:r>
        </w:del>
        <w:del w:id="9768" w:author="Albert Kwame Osei-Owusu" w:date="2026-09-12T09:00:00Z">
          <w:r w:rsidRPr="00E90221">
            <w:rPr>
              <w:b/>
              <w:rPrChange w:id="1120" w:author="Ofir Eriksen" w:date="2026-09-02T14:44:00Z" w16du:dateUtc="2026-09-02T12:44:00Z">
                <w:rPr/>
              </w:rPrChange>
            </w:rPr>
            <w:delText>2</w:delText>
          </w:r>
        </w:del>
        <w:del w:id="9769" w:author="Albert Kwame Osei-Owusu" w:date="2026-09-12T09:00:00Z">
          <w:r w:rsidRPr="00E90221">
            <w:delText>(1): e27–e35.</w:delText>
          </w:r>
        </w:del>
      </w:ins>
    </w:p>
    <w:p w14:paraId="3069EAC8" w14:textId="77777777" w:rsidR="00E90221" w:rsidRPr="00E90221" w:rsidRDefault="00E90221">
      <w:pPr>
        <w:pStyle w:val="EndNoteBibliography"/>
        <w:rPr>
          <w:ins w:id="1121" w:author="Ofir Eriksen" w:date="2026-09-02T14:44:00Z" w16du:dateUtc="2026-09-02T12:44:00Z"/>
          <w:del w:id="9775" w:author="Albert Kwame Osei-Owusu" w:date="2026-09-14T09:00:00Z"/>
        </w:rPr>
        <w:pPrChange w:id="1122" w:author="Ofir Eriksen" w:date="2026-09-02T14:44:00Z" w16du:dateUtc="2026-09-02T12:44:00Z">
          <w:pPr>
            <w:pStyle w:val="EndNoteBibliography"/>
            <w:ind w:hanging="709"/>
          </w:pPr>
        </w:pPrChange>
      </w:pPr>
      <w:ins w:id="1123" w:author="Ofir Eriksen" w:date="2026-09-02T14:44:00Z" w16du:dateUtc="2026-09-02T12:44:00Z">
        <w:del w:id="9772" w:author="Albert Kwame Osei-Owusu" w:date="2026-09-12T09:00:00Z">
          <w:r w:rsidRPr="00E90221">
            <w:delText>39.</w:delText>
          </w:r>
        </w:del>
        <w:del w:id="9773" w:author="Albert Kwame Osei-Owusu" w:date="2026-09-12T09:00:00Z">
          <w:r w:rsidRPr="00E90221">
            <w:tab/>
            <w:delText>World Health Organization. Transitioning to a Sustainable Healthcare Sector: WHO, 2024.</w:delText>
          </w:r>
        </w:del>
      </w:ins>
    </w:p>
    <w:p w14:paraId="6A60B76C" w14:textId="77777777" w:rsidR="00E90221" w:rsidRPr="00E90221" w:rsidRDefault="00E90221">
      <w:pPr>
        <w:pStyle w:val="EndNoteBibliography"/>
        <w:rPr>
          <w:ins w:id="1124" w:author="Ofir Eriksen" w:date="2026-09-02T14:44:00Z" w16du:dateUtc="2026-09-02T12:44:00Z"/>
          <w:del w:id="9779" w:author="Albert Kwame Osei-Owusu" w:date="2026-09-14T09:00:00Z"/>
        </w:rPr>
        <w:pPrChange w:id="1125" w:author="Ofir Eriksen" w:date="2026-09-02T14:44:00Z" w16du:dateUtc="2026-09-02T12:44:00Z">
          <w:pPr>
            <w:pStyle w:val="EndNoteBibliography"/>
            <w:ind w:hanging="709"/>
          </w:pPr>
        </w:pPrChange>
      </w:pPr>
      <w:ins w:id="1126" w:author="Ofir Eriksen" w:date="2026-09-02T14:44:00Z" w16du:dateUtc="2026-09-02T12:44:00Z">
        <w:del w:id="9776" w:author="Albert Kwame Osei-Owusu" w:date="2026-09-12T09:00:00Z">
          <w:r w:rsidRPr="00E90221">
            <w:delText>40.</w:delText>
          </w:r>
        </w:del>
        <w:del w:id="9777" w:author="Albert Kwame Osei-Owusu" w:date="2026-09-12T09:00:00Z">
          <w:r w:rsidRPr="00E90221">
            <w:tab/>
            <w:delText>Statistics Denmark. Stock of motor vehicles. 2026.</w:delText>
          </w:r>
        </w:del>
      </w:ins>
    </w:p>
    <w:p w14:paraId="1B698FFD" w14:textId="77777777" w:rsidR="00E90221" w:rsidRPr="00E90221" w:rsidRDefault="00E90221">
      <w:pPr>
        <w:pStyle w:val="EndNoteBibliography"/>
        <w:rPr>
          <w:ins w:id="1127" w:author="Ofir Eriksen" w:date="2026-09-02T14:44:00Z" w16du:dateUtc="2026-09-02T12:44:00Z"/>
          <w:del w:id="9783" w:author="Albert Kwame Osei-Owusu" w:date="2026-09-14T09:00:00Z"/>
        </w:rPr>
        <w:pPrChange w:id="1128" w:author="Ofir Eriksen" w:date="2026-09-02T14:44:00Z" w16du:dateUtc="2026-09-02T12:44:00Z">
          <w:pPr>
            <w:pStyle w:val="EndNoteBibliography"/>
            <w:ind w:hanging="709"/>
          </w:pPr>
        </w:pPrChange>
      </w:pPr>
      <w:ins w:id="1129" w:author="Ofir Eriksen" w:date="2026-09-02T14:44:00Z" w16du:dateUtc="2026-09-02T12:44:00Z">
        <w:del w:id="9780" w:author="Albert Kwame Osei-Owusu" w:date="2026-09-12T09:00:00Z">
          <w:r w:rsidRPr="00E90221">
            <w:delText>41.</w:delText>
          </w:r>
        </w:del>
        <w:del w:id="9781" w:author="Albert Kwame Osei-Owusu" w:date="2026-09-12T09:00:00Z">
          <w:r w:rsidRPr="00E90221">
            <w:tab/>
            <w:delText>Denmark M. Nu er der 400.000 elbiler i Danmark. 2025. https://mobility.dk/nyheder/nu-er-der-400-000-elbiler-i-danmark/ (accessed 10-06-2026.</w:delText>
          </w:r>
        </w:del>
      </w:ins>
    </w:p>
    <w:p w14:paraId="4832B6A9" w14:textId="77777777" w:rsidR="004F4CB0" w:rsidRPr="004F4CB0" w:rsidDel="007F35D4" w:rsidRDefault="004F4CB0" w:rsidP="006B066A">
      <w:pPr>
        <w:pStyle w:val="EndNoteBibliography"/>
        <w:ind w:hanging="709"/>
        <w:rPr>
          <w:del w:id="1140" w:author="Ofir Eriksen" w:date="2026-08-31T14:38:00Z" w16du:dateUtc="2026-08-31T12:38:00Z"/>
        </w:rPr>
      </w:pPr>
      <w:del w:id="1141" w:author="Ofir Eriksen" w:date="2026-08-31T14:38:00Z" w16du:dateUtc="2026-08-31T12:38:00Z">
        <w:r w:rsidRPr="004F4CB0" w:rsidDel="007F35D4">
          <w:delText>1.</w:delText>
        </w:r>
        <w:r w:rsidRPr="004F4CB0" w:rsidDel="007F35D4">
          <w:tab/>
          <w:delText>Intergovernmental Panel on Climate Change. Climate Change 2023: Synthesis Report: IPCC, 2023.</w:delText>
        </w:r>
      </w:del>
    </w:p>
    <w:p w14:paraId="5C9646BD" w14:textId="77777777" w:rsidR="004F4CB0" w:rsidRPr="004F4CB0" w:rsidDel="007F35D4" w:rsidRDefault="004F4CB0" w:rsidP="006B066A">
      <w:pPr>
        <w:pStyle w:val="EndNoteBibliography"/>
        <w:ind w:hanging="709"/>
        <w:rPr>
          <w:del w:id="1142" w:author="Ofir Eriksen" w:date="2026-08-31T14:38:00Z" w16du:dateUtc="2026-08-31T12:38:00Z"/>
        </w:rPr>
      </w:pPr>
      <w:del w:id="1143" w:author="Ofir Eriksen" w:date="2026-08-31T14:38:00Z" w16du:dateUtc="2026-08-31T12:38:00Z">
        <w:r w:rsidRPr="004F4CB0" w:rsidDel="007F35D4">
          <w:delText>2.</w:delText>
        </w:r>
        <w:r w:rsidRPr="004F4CB0" w:rsidDel="007F35D4">
          <w:tab/>
          <w:delText xml:space="preserve">Romanello M, Napoli CD, Green C, et al. The 2023 report of the Lancet Countdown on health and climate change: the imperative for a health-centred response in a world facing irreversible harms. </w:delText>
        </w:r>
        <w:r w:rsidRPr="004F4CB0" w:rsidDel="007F35D4">
          <w:rPr>
            <w:i/>
          </w:rPr>
          <w:delText>Lancet</w:delText>
        </w:r>
        <w:r w:rsidRPr="004F4CB0" w:rsidDel="007F35D4">
          <w:delText xml:space="preserve"> 2023; </w:delText>
        </w:r>
        <w:r w:rsidRPr="004F4CB0" w:rsidDel="007F35D4">
          <w:rPr>
            <w:b/>
          </w:rPr>
          <w:delText>402</w:delText>
        </w:r>
        <w:r w:rsidRPr="004F4CB0" w:rsidDel="007F35D4">
          <w:delText>(10419): 2346-94.</w:delText>
        </w:r>
      </w:del>
    </w:p>
    <w:p w14:paraId="0C24963B" w14:textId="77777777" w:rsidR="004F4CB0" w:rsidRPr="004F4CB0" w:rsidDel="007F35D4" w:rsidRDefault="004F4CB0" w:rsidP="006B066A">
      <w:pPr>
        <w:pStyle w:val="EndNoteBibliography"/>
        <w:ind w:hanging="709"/>
        <w:rPr>
          <w:del w:id="1144" w:author="Ofir Eriksen" w:date="2026-08-31T14:38:00Z" w16du:dateUtc="2026-08-31T12:38:00Z"/>
        </w:rPr>
      </w:pPr>
      <w:del w:id="1145" w:author="Ofir Eriksen" w:date="2026-08-31T14:38:00Z" w16du:dateUtc="2026-08-31T12:38:00Z">
        <w:r w:rsidRPr="004F4CB0" w:rsidDel="007F35D4">
          <w:delText>3.</w:delText>
        </w:r>
        <w:r w:rsidRPr="004F4CB0" w:rsidDel="007F35D4">
          <w:tab/>
          <w:delText xml:space="preserve">Pichler P-P, Jaccard IS, Weisz U, Weisz H. International comparison of health care carbon footprints. </w:delText>
        </w:r>
        <w:r w:rsidRPr="004F4CB0" w:rsidDel="007F35D4">
          <w:rPr>
            <w:i/>
          </w:rPr>
          <w:delText>Environmental Research Letters</w:delText>
        </w:r>
        <w:r w:rsidRPr="004F4CB0" w:rsidDel="007F35D4">
          <w:delText xml:space="preserve"> 2019; </w:delText>
        </w:r>
        <w:r w:rsidRPr="004F4CB0" w:rsidDel="007F35D4">
          <w:rPr>
            <w:b/>
          </w:rPr>
          <w:delText>14</w:delText>
        </w:r>
        <w:r w:rsidRPr="004F4CB0" w:rsidDel="007F35D4">
          <w:delText>(6).</w:delText>
        </w:r>
      </w:del>
    </w:p>
    <w:p w14:paraId="72A4198A" w14:textId="77777777" w:rsidR="004F4CB0" w:rsidRPr="004F4CB0" w:rsidDel="007F35D4" w:rsidRDefault="004F4CB0" w:rsidP="006B066A">
      <w:pPr>
        <w:pStyle w:val="EndNoteBibliography"/>
        <w:ind w:hanging="709"/>
        <w:rPr>
          <w:del w:id="1146" w:author="Ofir Eriksen" w:date="2026-08-31T14:38:00Z" w16du:dateUtc="2026-08-31T12:38:00Z"/>
        </w:rPr>
      </w:pPr>
      <w:del w:id="1147" w:author="Ofir Eriksen" w:date="2026-08-31T14:38:00Z" w16du:dateUtc="2026-08-31T12:38:00Z">
        <w:r w:rsidRPr="004F4CB0" w:rsidDel="007F35D4">
          <w:delText>4.</w:delText>
        </w:r>
        <w:r w:rsidRPr="004F4CB0" w:rsidDel="007F35D4">
          <w:tab/>
          <w:delText xml:space="preserve">Lenzen M, Malik A, Li M, et al. The environmental footprint of health care: a global assessment. </w:delText>
        </w:r>
        <w:r w:rsidRPr="004F4CB0" w:rsidDel="007F35D4">
          <w:rPr>
            <w:i/>
          </w:rPr>
          <w:delText>Lancet Planet Health</w:delText>
        </w:r>
        <w:r w:rsidRPr="004F4CB0" w:rsidDel="007F35D4">
          <w:delText xml:space="preserve"> 2020; </w:delText>
        </w:r>
        <w:r w:rsidRPr="004F4CB0" w:rsidDel="007F35D4">
          <w:rPr>
            <w:b/>
          </w:rPr>
          <w:delText>4</w:delText>
        </w:r>
        <w:r w:rsidRPr="004F4CB0" w:rsidDel="007F35D4">
          <w:delText>(7): e271–79.</w:delText>
        </w:r>
      </w:del>
    </w:p>
    <w:p w14:paraId="1C74C79C" w14:textId="77777777" w:rsidR="004F4CB0" w:rsidRPr="004F4CB0" w:rsidDel="007F35D4" w:rsidRDefault="004F4CB0" w:rsidP="006B066A">
      <w:pPr>
        <w:pStyle w:val="EndNoteBibliography"/>
        <w:ind w:hanging="709"/>
        <w:rPr>
          <w:del w:id="1148" w:author="Ofir Eriksen" w:date="2026-08-31T14:38:00Z" w16du:dateUtc="2026-08-31T12:38:00Z"/>
        </w:rPr>
      </w:pPr>
      <w:del w:id="1149" w:author="Ofir Eriksen" w:date="2026-08-31T14:38:00Z" w16du:dateUtc="2026-08-31T12:38:00Z">
        <w:r w:rsidRPr="004F4CB0" w:rsidDel="007F35D4">
          <w:delText>5.</w:delText>
        </w:r>
        <w:r w:rsidRPr="004F4CB0" w:rsidDel="007F35D4">
          <w:tab/>
          <w:delText xml:space="preserve">Tennison I, Roschnik S, Ashby B, et al. Health care's response to climate change: a carbon footprint assessment of the NHS in England. </w:delText>
        </w:r>
        <w:r w:rsidRPr="004F4CB0" w:rsidDel="007F35D4">
          <w:rPr>
            <w:i/>
          </w:rPr>
          <w:delText>Lancet Planet Health</w:delText>
        </w:r>
        <w:r w:rsidRPr="004F4CB0" w:rsidDel="007F35D4">
          <w:delText xml:space="preserve"> 2021; </w:delText>
        </w:r>
        <w:r w:rsidRPr="004F4CB0" w:rsidDel="007F35D4">
          <w:rPr>
            <w:b/>
          </w:rPr>
          <w:delText>5</w:delText>
        </w:r>
        <w:r w:rsidRPr="004F4CB0" w:rsidDel="007F35D4">
          <w:delText>(2): e84-e92.</w:delText>
        </w:r>
      </w:del>
    </w:p>
    <w:p w14:paraId="471A648B" w14:textId="77777777" w:rsidR="004F4CB0" w:rsidRPr="004F4CB0" w:rsidDel="007F35D4" w:rsidRDefault="004F4CB0" w:rsidP="006B066A">
      <w:pPr>
        <w:pStyle w:val="EndNoteBibliography"/>
        <w:ind w:hanging="709"/>
        <w:rPr>
          <w:del w:id="1150" w:author="Ofir Eriksen" w:date="2026-08-31T14:38:00Z" w16du:dateUtc="2026-08-31T12:38:00Z"/>
        </w:rPr>
      </w:pPr>
      <w:del w:id="1151" w:author="Ofir Eriksen" w:date="2026-08-31T14:38:00Z" w16du:dateUtc="2026-08-31T12:38:00Z">
        <w:r w:rsidRPr="004F4CB0" w:rsidDel="007F35D4">
          <w:delText>6.</w:delText>
        </w:r>
        <w:r w:rsidRPr="004F4CB0" w:rsidDel="007F35D4">
          <w:tab/>
          <w:delText xml:space="preserve">Braithwaite J, Smith CL, Leask E, et al. Strategies and tactics to reduce the impact of healthcare on climate change: systematic review. </w:delText>
        </w:r>
        <w:r w:rsidRPr="004F4CB0" w:rsidDel="007F35D4">
          <w:rPr>
            <w:i/>
          </w:rPr>
          <w:delText>BMJ</w:delText>
        </w:r>
        <w:r w:rsidRPr="004F4CB0" w:rsidDel="007F35D4">
          <w:delText xml:space="preserve"> 2024; </w:delText>
        </w:r>
        <w:r w:rsidRPr="004F4CB0" w:rsidDel="007F35D4">
          <w:rPr>
            <w:b/>
          </w:rPr>
          <w:delText>387</w:delText>
        </w:r>
        <w:r w:rsidRPr="004F4CB0" w:rsidDel="007F35D4">
          <w:delText>: e081284.</w:delText>
        </w:r>
      </w:del>
    </w:p>
    <w:p w14:paraId="5A8FFD2A" w14:textId="77777777" w:rsidR="004F4CB0" w:rsidRPr="004F4CB0" w:rsidDel="007F35D4" w:rsidRDefault="004F4CB0" w:rsidP="006B066A">
      <w:pPr>
        <w:pStyle w:val="EndNoteBibliography"/>
        <w:ind w:hanging="709"/>
        <w:rPr>
          <w:del w:id="1152" w:author="Ofir Eriksen" w:date="2026-08-31T14:38:00Z" w16du:dateUtc="2026-08-31T12:38:00Z"/>
        </w:rPr>
      </w:pPr>
      <w:del w:id="1153" w:author="Ofir Eriksen" w:date="2026-08-31T14:38:00Z" w16du:dateUtc="2026-08-31T12:38:00Z">
        <w:r w:rsidRPr="004F4CB0" w:rsidDel="007F35D4">
          <w:delText>7.</w:delText>
        </w:r>
        <w:r w:rsidRPr="004F4CB0" w:rsidDel="007F35D4">
          <w:tab/>
          <w:delText xml:space="preserve">Andrieu B, Marrauld L, Vidal O, Egnell M, Boyer L, Fond G. Health-care systems' resource footprints and their access and quality in 49 regions between 1995 and 2015: an input-output analysis. </w:delText>
        </w:r>
        <w:r w:rsidRPr="004F4CB0" w:rsidDel="007F35D4">
          <w:rPr>
            <w:i/>
          </w:rPr>
          <w:delText>Lancet Planet Health</w:delText>
        </w:r>
        <w:r w:rsidRPr="004F4CB0" w:rsidDel="007F35D4">
          <w:delText xml:space="preserve"> 2023; </w:delText>
        </w:r>
        <w:r w:rsidRPr="004F4CB0" w:rsidDel="007F35D4">
          <w:rPr>
            <w:b/>
          </w:rPr>
          <w:delText>7</w:delText>
        </w:r>
        <w:r w:rsidRPr="004F4CB0" w:rsidDel="007F35D4">
          <w:delText>(9): e747-e58.</w:delText>
        </w:r>
      </w:del>
    </w:p>
    <w:p w14:paraId="60F017D6" w14:textId="77777777" w:rsidR="004F4CB0" w:rsidRPr="004F4CB0" w:rsidDel="007F35D4" w:rsidRDefault="004F4CB0" w:rsidP="006B066A">
      <w:pPr>
        <w:pStyle w:val="EndNoteBibliography"/>
        <w:ind w:hanging="709"/>
        <w:rPr>
          <w:del w:id="1154" w:author="Ofir Eriksen" w:date="2026-08-31T14:38:00Z" w16du:dateUtc="2026-08-31T12:38:00Z"/>
        </w:rPr>
      </w:pPr>
      <w:del w:id="1155" w:author="Ofir Eriksen" w:date="2026-08-31T14:38:00Z" w16du:dateUtc="2026-08-31T12:38:00Z">
        <w:r w:rsidRPr="004F4CB0" w:rsidDel="007F35D4">
          <w:delText>8.</w:delText>
        </w:r>
        <w:r w:rsidRPr="004F4CB0" w:rsidDel="007F35D4">
          <w:tab/>
          <w:delText>Intergovernmental Science-Policy Platform on Biodiversity and Ecosystem Services. Global Assessment Report on Biodiversity and Ecosystem Services: Summary for Policymakers: IPBES, 2019.</w:delText>
        </w:r>
      </w:del>
    </w:p>
    <w:p w14:paraId="75CF55F0" w14:textId="77777777" w:rsidR="004F4CB0" w:rsidRPr="004F4CB0" w:rsidDel="007F35D4" w:rsidRDefault="004F4CB0" w:rsidP="006B066A">
      <w:pPr>
        <w:pStyle w:val="EndNoteBibliography"/>
        <w:ind w:hanging="709"/>
        <w:rPr>
          <w:del w:id="1156" w:author="Ofir Eriksen" w:date="2026-08-31T14:38:00Z" w16du:dateUtc="2026-08-31T12:38:00Z"/>
        </w:rPr>
      </w:pPr>
      <w:del w:id="1157" w:author="Ofir Eriksen" w:date="2026-08-31T14:38:00Z" w16du:dateUtc="2026-08-31T12:38:00Z">
        <w:r w:rsidRPr="004F4CB0" w:rsidDel="007F35D4">
          <w:delText>9.</w:delText>
        </w:r>
        <w:r w:rsidRPr="004F4CB0" w:rsidDel="007F35D4">
          <w:tab/>
          <w:delText>Organisation for Economic Co-operation and Development. Health at a Glance 2025: OECD, 2025.</w:delText>
        </w:r>
      </w:del>
    </w:p>
    <w:p w14:paraId="2E20D94A" w14:textId="77777777" w:rsidR="004F4CB0" w:rsidRPr="004F4CB0" w:rsidDel="007F35D4" w:rsidRDefault="004F4CB0" w:rsidP="006B066A">
      <w:pPr>
        <w:pStyle w:val="EndNoteBibliography"/>
        <w:ind w:hanging="709"/>
        <w:rPr>
          <w:del w:id="1158" w:author="Ofir Eriksen" w:date="2026-08-31T14:38:00Z" w16du:dateUtc="2026-08-31T12:38:00Z"/>
        </w:rPr>
      </w:pPr>
      <w:del w:id="1159" w:author="Ofir Eriksen" w:date="2026-08-31T14:38:00Z" w16du:dateUtc="2026-08-31T12:38:00Z">
        <w:r w:rsidRPr="004F4CB0" w:rsidDel="007F35D4">
          <w:delText>10.</w:delText>
        </w:r>
        <w:r w:rsidRPr="004F4CB0" w:rsidDel="007F35D4">
          <w:tab/>
          <w:delText>Karliner J, Slotterback S, Boyd R, Ashby B, Steele K. Health care’s climate footprint: how the health sector contributes to the global climate crisis and opportunities for action: Health Care Without Harm, 2019.</w:delText>
        </w:r>
      </w:del>
    </w:p>
    <w:p w14:paraId="3D3CC486" w14:textId="77777777" w:rsidR="004F4CB0" w:rsidRPr="004F4CB0" w:rsidDel="007F35D4" w:rsidRDefault="004F4CB0" w:rsidP="006B066A">
      <w:pPr>
        <w:pStyle w:val="EndNoteBibliography"/>
        <w:ind w:hanging="709"/>
        <w:rPr>
          <w:del w:id="1160" w:author="Ofir Eriksen" w:date="2026-08-31T14:38:00Z" w16du:dateUtc="2026-08-31T12:38:00Z"/>
        </w:rPr>
      </w:pPr>
      <w:del w:id="1161" w:author="Ofir Eriksen" w:date="2026-08-31T14:38:00Z" w16du:dateUtc="2026-08-31T12:38:00Z">
        <w:r w:rsidRPr="004F4CB0" w:rsidDel="007F35D4">
          <w:delText>11.</w:delText>
        </w:r>
        <w:r w:rsidRPr="004F4CB0" w:rsidDel="007F35D4">
          <w:tab/>
          <w:delText>Danish Regions. The Danish regions’ strategy for sustainable hospitals, 2024.</w:delText>
        </w:r>
      </w:del>
    </w:p>
    <w:p w14:paraId="5F4C1DF2" w14:textId="77777777" w:rsidR="004F4CB0" w:rsidRPr="004F4CB0" w:rsidDel="007F35D4" w:rsidRDefault="004F4CB0" w:rsidP="006B066A">
      <w:pPr>
        <w:pStyle w:val="EndNoteBibliography"/>
        <w:ind w:hanging="709"/>
        <w:rPr>
          <w:del w:id="1162" w:author="Ofir Eriksen" w:date="2026-08-31T14:38:00Z" w16du:dateUtc="2026-08-31T12:38:00Z"/>
        </w:rPr>
      </w:pPr>
      <w:del w:id="1163" w:author="Ofir Eriksen" w:date="2026-08-31T14:38:00Z" w16du:dateUtc="2026-08-31T12:38:00Z">
        <w:r w:rsidRPr="004F4CB0" w:rsidDel="007F35D4">
          <w:delText>12.</w:delText>
        </w:r>
        <w:r w:rsidRPr="004F4CB0" w:rsidDel="007F35D4">
          <w:tab/>
          <w:delText xml:space="preserve">Rodriguez-Jimenez L, Romero-Martin M, Spruell T, Steley Z, Gomez-Salgado J. The carbon footprint of healthcare settings: A systematic review. </w:delText>
        </w:r>
        <w:r w:rsidRPr="004F4CB0" w:rsidDel="007F35D4">
          <w:rPr>
            <w:i/>
          </w:rPr>
          <w:delText>J Adv Nurs</w:delText>
        </w:r>
        <w:r w:rsidRPr="004F4CB0" w:rsidDel="007F35D4">
          <w:delText xml:space="preserve"> 2023; </w:delText>
        </w:r>
        <w:r w:rsidRPr="004F4CB0" w:rsidDel="007F35D4">
          <w:rPr>
            <w:b/>
          </w:rPr>
          <w:delText>79</w:delText>
        </w:r>
        <w:r w:rsidRPr="004F4CB0" w:rsidDel="007F35D4">
          <w:delText>(8): 2830-44.</w:delText>
        </w:r>
      </w:del>
    </w:p>
    <w:p w14:paraId="0625C1E2" w14:textId="77777777" w:rsidR="004F4CB0" w:rsidRPr="004F4CB0" w:rsidDel="007F35D4" w:rsidRDefault="004F4CB0" w:rsidP="006B066A">
      <w:pPr>
        <w:pStyle w:val="EndNoteBibliography"/>
        <w:ind w:hanging="709"/>
        <w:rPr>
          <w:del w:id="1164" w:author="Ofir Eriksen" w:date="2026-08-31T14:38:00Z" w16du:dateUtc="2026-08-31T12:38:00Z"/>
        </w:rPr>
      </w:pPr>
      <w:del w:id="1165" w:author="Ofir Eriksen" w:date="2026-08-31T14:38:00Z" w16du:dateUtc="2026-08-31T12:38:00Z">
        <w:r w:rsidRPr="004F4CB0" w:rsidDel="007F35D4">
          <w:delText>13.</w:delText>
        </w:r>
        <w:r w:rsidRPr="004F4CB0" w:rsidDel="007F35D4">
          <w:tab/>
          <w:delText>Region Midtjylland. Klimaregnskab 2020 for Region Midtjylland: Region Midtjylland, 2021.</w:delText>
        </w:r>
      </w:del>
    </w:p>
    <w:p w14:paraId="718B9CF7" w14:textId="77777777" w:rsidR="004F4CB0" w:rsidRPr="004F4CB0" w:rsidDel="007F35D4" w:rsidRDefault="004F4CB0" w:rsidP="006B066A">
      <w:pPr>
        <w:pStyle w:val="EndNoteBibliography"/>
        <w:ind w:hanging="709"/>
        <w:rPr>
          <w:del w:id="1166" w:author="Ofir Eriksen" w:date="2026-08-31T14:38:00Z" w16du:dateUtc="2026-08-31T12:38:00Z"/>
        </w:rPr>
      </w:pPr>
      <w:del w:id="1167" w:author="Ofir Eriksen" w:date="2026-08-31T14:38:00Z" w16du:dateUtc="2026-08-31T12:38:00Z">
        <w:r w:rsidRPr="004F4CB0" w:rsidDel="007F35D4">
          <w:delText>14.</w:delText>
        </w:r>
        <w:r w:rsidRPr="004F4CB0" w:rsidDel="007F35D4">
          <w:tab/>
          <w:delText xml:space="preserve">Jonathan Drew, Sean D Christie, Daniel Rainham, Chantelle Rizan. HealthcareLCA: an open-access living database of health-care environmental impact assessments. </w:delText>
        </w:r>
        <w:r w:rsidRPr="004F4CB0" w:rsidDel="007F35D4">
          <w:rPr>
            <w:i/>
          </w:rPr>
          <w:delText>Lancet Planet Health</w:delText>
        </w:r>
        <w:r w:rsidRPr="004F4CB0" w:rsidDel="007F35D4">
          <w:delText xml:space="preserve"> 2022; </w:delText>
        </w:r>
        <w:r w:rsidRPr="004F4CB0" w:rsidDel="007F35D4">
          <w:rPr>
            <w:b/>
          </w:rPr>
          <w:delText>6</w:delText>
        </w:r>
        <w:r w:rsidRPr="004F4CB0" w:rsidDel="007F35D4">
          <w:delText>: e1000–12.</w:delText>
        </w:r>
      </w:del>
    </w:p>
    <w:p w14:paraId="1411B3D5" w14:textId="77777777" w:rsidR="004F4CB0" w:rsidRPr="004F4CB0" w:rsidDel="007F35D4" w:rsidRDefault="004F4CB0" w:rsidP="006B066A">
      <w:pPr>
        <w:pStyle w:val="EndNoteBibliography"/>
        <w:ind w:hanging="709"/>
        <w:rPr>
          <w:del w:id="1168" w:author="Ofir Eriksen" w:date="2026-08-31T14:38:00Z" w16du:dateUtc="2026-08-31T12:38:00Z"/>
        </w:rPr>
      </w:pPr>
      <w:del w:id="1169" w:author="Ofir Eriksen" w:date="2026-08-31T14:38:00Z" w16du:dateUtc="2026-08-31T12:38:00Z">
        <w:r w:rsidRPr="004F4CB0" w:rsidDel="007F35D4">
          <w:delText>15.</w:delText>
        </w:r>
        <w:r w:rsidRPr="004F4CB0" w:rsidDel="007F35D4">
          <w:tab/>
          <w:delText xml:space="preserve">Leontief W. Environmental repercussions and the economic structure: an input-output approach. </w:delText>
        </w:r>
        <w:r w:rsidRPr="004F4CB0" w:rsidDel="007F35D4">
          <w:rPr>
            <w:i/>
          </w:rPr>
          <w:delText>Review of Economics and Statistics</w:delText>
        </w:r>
        <w:r w:rsidRPr="004F4CB0" w:rsidDel="007F35D4">
          <w:delText xml:space="preserve"> 1970; </w:delText>
        </w:r>
        <w:r w:rsidRPr="004F4CB0" w:rsidDel="007F35D4">
          <w:rPr>
            <w:b/>
          </w:rPr>
          <w:delText>52</w:delText>
        </w:r>
        <w:r w:rsidRPr="004F4CB0" w:rsidDel="007F35D4">
          <w:delText>(3): 262-71.</w:delText>
        </w:r>
      </w:del>
    </w:p>
    <w:p w14:paraId="062CAEDA" w14:textId="77777777" w:rsidR="004F4CB0" w:rsidRPr="004F4CB0" w:rsidDel="007F35D4" w:rsidRDefault="004F4CB0" w:rsidP="006B066A">
      <w:pPr>
        <w:pStyle w:val="EndNoteBibliography"/>
        <w:ind w:hanging="709"/>
        <w:rPr>
          <w:del w:id="1170" w:author="Ofir Eriksen" w:date="2026-08-31T14:38:00Z" w16du:dateUtc="2026-08-31T12:38:00Z"/>
        </w:rPr>
      </w:pPr>
      <w:del w:id="1171" w:author="Ofir Eriksen" w:date="2026-08-31T14:38:00Z" w16du:dateUtc="2026-08-31T12:38:00Z">
        <w:r w:rsidRPr="004F4CB0" w:rsidDel="007F35D4">
          <w:delText>16.</w:delText>
        </w:r>
        <w:r w:rsidRPr="004F4CB0" w:rsidDel="007F35D4">
          <w:tab/>
          <w:delText xml:space="preserve">Stadler K, Wood R, Bulavskaya T, et al. EXIOBASE 3: Developing a Time Series of Detailed Environmentally Extended Multi‐Regional Input‐Output Tables. </w:delText>
        </w:r>
        <w:r w:rsidRPr="004F4CB0" w:rsidDel="007F35D4">
          <w:rPr>
            <w:i/>
          </w:rPr>
          <w:delText>Journal of Industrial Ecology</w:delText>
        </w:r>
        <w:r w:rsidRPr="004F4CB0" w:rsidDel="007F35D4">
          <w:delText xml:space="preserve"> 2018; </w:delText>
        </w:r>
        <w:r w:rsidRPr="004F4CB0" w:rsidDel="007F35D4">
          <w:rPr>
            <w:b/>
          </w:rPr>
          <w:delText>22</w:delText>
        </w:r>
        <w:r w:rsidRPr="004F4CB0" w:rsidDel="007F35D4">
          <w:delText>(3): 502-15.</w:delText>
        </w:r>
      </w:del>
    </w:p>
    <w:p w14:paraId="7B3C84B5" w14:textId="77777777" w:rsidR="004F4CB0" w:rsidRPr="004F4CB0" w:rsidDel="007F35D4" w:rsidRDefault="004F4CB0" w:rsidP="006B066A">
      <w:pPr>
        <w:pStyle w:val="EndNoteBibliography"/>
        <w:ind w:hanging="709"/>
        <w:rPr>
          <w:del w:id="1172" w:author="Ofir Eriksen" w:date="2026-08-31T14:38:00Z" w16du:dateUtc="2026-08-31T12:38:00Z"/>
        </w:rPr>
      </w:pPr>
      <w:del w:id="1173" w:author="Ofir Eriksen" w:date="2026-08-31T14:38:00Z" w16du:dateUtc="2026-08-31T12:38:00Z">
        <w:r w:rsidRPr="004F4CB0" w:rsidDel="007F35D4">
          <w:delText>17.</w:delText>
        </w:r>
        <w:r w:rsidRPr="004F4CB0" w:rsidDel="007F35D4">
          <w:tab/>
          <w:delText xml:space="preserve">Eckelman MJ, Sherman J. Environmental Impacts of the U.S. Health Care System and Effects on Public Health. </w:delText>
        </w:r>
        <w:r w:rsidRPr="004F4CB0" w:rsidDel="007F35D4">
          <w:rPr>
            <w:i/>
          </w:rPr>
          <w:delText>PLoS One</w:delText>
        </w:r>
        <w:r w:rsidRPr="004F4CB0" w:rsidDel="007F35D4">
          <w:delText xml:space="preserve"> 2016; </w:delText>
        </w:r>
        <w:r w:rsidRPr="004F4CB0" w:rsidDel="007F35D4">
          <w:rPr>
            <w:b/>
          </w:rPr>
          <w:delText>11</w:delText>
        </w:r>
        <w:r w:rsidRPr="004F4CB0" w:rsidDel="007F35D4">
          <w:delText>(6): e0157014.</w:delText>
        </w:r>
      </w:del>
    </w:p>
    <w:p w14:paraId="5BBC17B4" w14:textId="77777777" w:rsidR="004F4CB0" w:rsidRPr="004F4CB0" w:rsidDel="007F35D4" w:rsidRDefault="004F4CB0" w:rsidP="006B066A">
      <w:pPr>
        <w:pStyle w:val="EndNoteBibliography"/>
        <w:ind w:hanging="709"/>
        <w:rPr>
          <w:del w:id="1174" w:author="Ofir Eriksen" w:date="2026-08-31T14:38:00Z" w16du:dateUtc="2026-08-31T12:38:00Z"/>
        </w:rPr>
      </w:pPr>
      <w:del w:id="1175" w:author="Ofir Eriksen" w:date="2026-08-31T14:38:00Z" w16du:dateUtc="2026-08-31T12:38:00Z">
        <w:r w:rsidRPr="004F4CB0" w:rsidDel="007F35D4">
          <w:delText>18.</w:delText>
        </w:r>
        <w:r w:rsidRPr="004F4CB0" w:rsidDel="007F35D4">
          <w:tab/>
          <w:delText xml:space="preserve">Steenmeijer M, Rodrigues J, Zijp M, Waaijers-van der Loop S. The environmental impact of the Dutch health-care sector beyond climate change: an input–output analysis. </w:delText>
        </w:r>
        <w:r w:rsidRPr="004F4CB0" w:rsidDel="007F35D4">
          <w:rPr>
            <w:i/>
          </w:rPr>
          <w:delText>Lancet Planetary Health</w:delText>
        </w:r>
        <w:r w:rsidRPr="004F4CB0" w:rsidDel="007F35D4">
          <w:delText xml:space="preserve"> 2022; </w:delText>
        </w:r>
        <w:r w:rsidRPr="004F4CB0" w:rsidDel="007F35D4">
          <w:rPr>
            <w:b/>
          </w:rPr>
          <w:delText>6</w:delText>
        </w:r>
        <w:r w:rsidRPr="004F4CB0" w:rsidDel="007F35D4">
          <w:delText>(12): e949-e57.</w:delText>
        </w:r>
      </w:del>
    </w:p>
    <w:p w14:paraId="59E62948" w14:textId="77777777" w:rsidR="004F4CB0" w:rsidRPr="004F4CB0" w:rsidDel="007F35D4" w:rsidRDefault="004F4CB0" w:rsidP="006B066A">
      <w:pPr>
        <w:pStyle w:val="EndNoteBibliography"/>
        <w:ind w:hanging="709"/>
        <w:rPr>
          <w:del w:id="1176" w:author="Ofir Eriksen" w:date="2026-08-31T14:38:00Z" w16du:dateUtc="2026-08-31T12:38:00Z"/>
        </w:rPr>
      </w:pPr>
      <w:del w:id="1177" w:author="Ofir Eriksen" w:date="2026-08-31T14:38:00Z" w16du:dateUtc="2026-08-31T12:38:00Z">
        <w:r w:rsidRPr="004F4CB0" w:rsidDel="007F35D4">
          <w:delText>19.</w:delText>
        </w:r>
        <w:r w:rsidRPr="004F4CB0" w:rsidDel="007F35D4">
          <w:tab/>
          <w:delText>Organisation for Economic Co-operation and Development, Eurostat, World Health Organization. A System of Health Accounts 2011 (Revised): OECD, 2017.</w:delText>
        </w:r>
      </w:del>
    </w:p>
    <w:p w14:paraId="6DCAA7A3" w14:textId="77777777" w:rsidR="004F4CB0" w:rsidRPr="004F4CB0" w:rsidDel="007F35D4" w:rsidRDefault="004F4CB0" w:rsidP="006B066A">
      <w:pPr>
        <w:pStyle w:val="EndNoteBibliography"/>
        <w:ind w:hanging="709"/>
        <w:rPr>
          <w:del w:id="1178" w:author="Ofir Eriksen" w:date="2026-08-31T14:38:00Z" w16du:dateUtc="2026-08-31T12:38:00Z"/>
        </w:rPr>
      </w:pPr>
      <w:del w:id="1179" w:author="Ofir Eriksen" w:date="2026-08-31T14:38:00Z" w16du:dateUtc="2026-08-31T12:38:00Z">
        <w:r w:rsidRPr="004F4CB0" w:rsidDel="007F35D4">
          <w:delText>20.</w:delText>
        </w:r>
        <w:r w:rsidRPr="004F4CB0" w:rsidDel="007F35D4">
          <w:tab/>
          <w:delText>Statistics Denmark. DK Umat 2019 supply-use table. Copenhagen: Statistics Denmark, 2024.</w:delText>
        </w:r>
      </w:del>
    </w:p>
    <w:p w14:paraId="128E1B6B" w14:textId="77777777" w:rsidR="004F4CB0" w:rsidRPr="004F4CB0" w:rsidDel="007F35D4" w:rsidRDefault="004F4CB0" w:rsidP="006B066A">
      <w:pPr>
        <w:pStyle w:val="EndNoteBibliography"/>
        <w:ind w:hanging="709"/>
        <w:rPr>
          <w:del w:id="1180" w:author="Ofir Eriksen" w:date="2026-08-31T14:38:00Z" w16du:dateUtc="2026-08-31T12:38:00Z"/>
        </w:rPr>
      </w:pPr>
      <w:del w:id="1181" w:author="Ofir Eriksen" w:date="2026-08-31T14:38:00Z" w16du:dateUtc="2026-08-31T12:38:00Z">
        <w:r w:rsidRPr="004F4CB0" w:rsidDel="007F35D4">
          <w:delText>21.</w:delText>
        </w:r>
        <w:r w:rsidRPr="004F4CB0" w:rsidDel="007F35D4">
          <w:tab/>
          <w:delText xml:space="preserve">Merciai S, Schmidt J. Methodology for the Construction of Global Multi‐Regional Hybrid Supply and Use Tables for the EXIOBASE v3 Database. </w:delText>
        </w:r>
        <w:r w:rsidRPr="004F4CB0" w:rsidDel="007F35D4">
          <w:rPr>
            <w:i/>
          </w:rPr>
          <w:delText>Journal of Industrial Ecology</w:delText>
        </w:r>
        <w:r w:rsidRPr="004F4CB0" w:rsidDel="007F35D4">
          <w:delText xml:space="preserve"> 2017; </w:delText>
        </w:r>
        <w:r w:rsidRPr="004F4CB0" w:rsidDel="007F35D4">
          <w:rPr>
            <w:b/>
          </w:rPr>
          <w:delText>22</w:delText>
        </w:r>
        <w:r w:rsidRPr="004F4CB0" w:rsidDel="007F35D4">
          <w:delText>(3): 516-31.</w:delText>
        </w:r>
      </w:del>
    </w:p>
    <w:p w14:paraId="70BE8D71" w14:textId="77777777" w:rsidR="004F4CB0" w:rsidRPr="004F4CB0" w:rsidDel="007F35D4" w:rsidRDefault="004F4CB0" w:rsidP="006B066A">
      <w:pPr>
        <w:pStyle w:val="EndNoteBibliography"/>
        <w:ind w:hanging="709"/>
        <w:rPr>
          <w:del w:id="1182" w:author="Ofir Eriksen" w:date="2026-08-31T14:38:00Z" w16du:dateUtc="2026-08-31T12:38:00Z"/>
        </w:rPr>
      </w:pPr>
      <w:del w:id="1183" w:author="Ofir Eriksen" w:date="2026-08-31T14:38:00Z" w16du:dateUtc="2026-08-31T12:38:00Z">
        <w:r w:rsidRPr="004F4CB0" w:rsidDel="007F35D4">
          <w:delText>22.</w:delText>
        </w:r>
        <w:r w:rsidRPr="004F4CB0" w:rsidDel="007F35D4">
          <w:tab/>
          <w:delText xml:space="preserve">Obling ML PS. Inhalationsanæstetika:klimaeffekt ogreduktionsmuligheder. </w:delText>
        </w:r>
        <w:r w:rsidRPr="004F4CB0" w:rsidDel="007F35D4">
          <w:rPr>
            <w:i/>
          </w:rPr>
          <w:delText>Medicindk</w:delText>
        </w:r>
        <w:r w:rsidRPr="004F4CB0" w:rsidDel="007F35D4">
          <w:delText xml:space="preserve"> 2026.</w:delText>
        </w:r>
      </w:del>
    </w:p>
    <w:p w14:paraId="59452362" w14:textId="77777777" w:rsidR="004F4CB0" w:rsidRPr="004F4CB0" w:rsidDel="007F35D4" w:rsidRDefault="004F4CB0" w:rsidP="006B066A">
      <w:pPr>
        <w:pStyle w:val="EndNoteBibliography"/>
        <w:ind w:hanging="709"/>
        <w:rPr>
          <w:del w:id="1184" w:author="Ofir Eriksen" w:date="2026-08-31T14:38:00Z" w16du:dateUtc="2026-08-31T12:38:00Z"/>
        </w:rPr>
      </w:pPr>
      <w:del w:id="1185" w:author="Ofir Eriksen" w:date="2026-08-31T14:38:00Z" w16du:dateUtc="2026-08-31T12:38:00Z">
        <w:r w:rsidRPr="004F4CB0" w:rsidDel="007F35D4">
          <w:delText>23.</w:delText>
        </w:r>
        <w:r w:rsidRPr="004F4CB0" w:rsidDel="007F35D4">
          <w:tab/>
          <w:delText>Anesthesiologists ASo. Nitrous Oxide. (Year unknown, but after 2019).  (accessed 10-06-2026.</w:delText>
        </w:r>
      </w:del>
    </w:p>
    <w:p w14:paraId="4C6B3FB1" w14:textId="77777777" w:rsidR="004F4CB0" w:rsidRPr="004F4CB0" w:rsidDel="007F35D4" w:rsidRDefault="004F4CB0" w:rsidP="006B066A">
      <w:pPr>
        <w:pStyle w:val="EndNoteBibliography"/>
        <w:ind w:hanging="709"/>
        <w:rPr>
          <w:del w:id="1186" w:author="Ofir Eriksen" w:date="2026-08-31T14:38:00Z" w16du:dateUtc="2026-08-31T12:38:00Z"/>
        </w:rPr>
      </w:pPr>
      <w:del w:id="1187" w:author="Ofir Eriksen" w:date="2026-08-31T14:38:00Z" w16du:dateUtc="2026-08-31T12:38:00Z">
        <w:r w:rsidRPr="004F4CB0" w:rsidDel="007F35D4">
          <w:delText>24.</w:delText>
        </w:r>
        <w:r w:rsidRPr="004F4CB0" w:rsidDel="007F35D4">
          <w:tab/>
          <w:delText xml:space="preserve">Region Hovedstaden. Pregnant women given climate-friendly nitrous oxide at Hvidovre Hospital. 2023. </w:delText>
        </w:r>
        <w:r w:rsidRPr="004F4CB0" w:rsidDel="007F35D4">
          <w:rPr>
            <w:rStyle w:val="Hyperlink"/>
          </w:rPr>
          <w:delText>https://www.regionh.dk10-06-2026</w:delText>
        </w:r>
        <w:r w:rsidRPr="004F4CB0" w:rsidDel="007F35D4">
          <w:delText>).</w:delText>
        </w:r>
      </w:del>
    </w:p>
    <w:p w14:paraId="49774204" w14:textId="77777777" w:rsidR="004F4CB0" w:rsidRPr="004F4CB0" w:rsidDel="007F35D4" w:rsidRDefault="004F4CB0" w:rsidP="006B066A">
      <w:pPr>
        <w:pStyle w:val="EndNoteBibliography"/>
        <w:ind w:hanging="709"/>
        <w:rPr>
          <w:del w:id="1188" w:author="Ofir Eriksen" w:date="2026-08-31T14:38:00Z" w16du:dateUtc="2026-08-31T12:38:00Z"/>
        </w:rPr>
      </w:pPr>
      <w:del w:id="1189" w:author="Ofir Eriksen" w:date="2026-08-31T14:38:00Z" w16du:dateUtc="2026-08-31T12:38:00Z">
        <w:r w:rsidRPr="004F4CB0" w:rsidDel="007F35D4">
          <w:delText>25.</w:delText>
        </w:r>
        <w:r w:rsidRPr="004F4CB0" w:rsidDel="007F35D4">
          <w:tab/>
          <w:delText>Intergovernmental Panel on Climate Change. Climate Change 2007: The Physical Science Basis. Cambridge: Cambridge University Press; 2007.</w:delText>
        </w:r>
      </w:del>
    </w:p>
    <w:p w14:paraId="7F2C6FB0" w14:textId="77777777" w:rsidR="004F4CB0" w:rsidRPr="004F4CB0" w:rsidDel="007F35D4" w:rsidRDefault="004F4CB0" w:rsidP="006B066A">
      <w:pPr>
        <w:pStyle w:val="EndNoteBibliography"/>
        <w:ind w:hanging="709"/>
        <w:rPr>
          <w:del w:id="1190" w:author="Ofir Eriksen" w:date="2026-08-31T14:38:00Z" w16du:dateUtc="2026-08-31T12:38:00Z"/>
        </w:rPr>
      </w:pPr>
      <w:del w:id="1191" w:author="Ofir Eriksen" w:date="2026-08-31T14:38:00Z" w16du:dateUtc="2026-08-31T12:38:00Z">
        <w:r w:rsidRPr="004F4CB0" w:rsidDel="007F35D4">
          <w:delText>26.</w:delText>
        </w:r>
        <w:r w:rsidRPr="004F4CB0" w:rsidDel="007F35D4">
          <w:tab/>
          <w:delText xml:space="preserve">Vestbo J, Press-Kristensen K. Translated impact on carbon footprint from choice of inhaled therapy: a Danish scenario. </w:delText>
        </w:r>
        <w:r w:rsidRPr="004F4CB0" w:rsidDel="007F35D4">
          <w:rPr>
            <w:i/>
          </w:rPr>
          <w:delText>Eur Respir J</w:delText>
        </w:r>
        <w:r w:rsidRPr="004F4CB0" w:rsidDel="007F35D4">
          <w:delText xml:space="preserve"> 2023; </w:delText>
        </w:r>
        <w:r w:rsidRPr="004F4CB0" w:rsidDel="007F35D4">
          <w:rPr>
            <w:b/>
          </w:rPr>
          <w:delText>62</w:delText>
        </w:r>
        <w:r w:rsidRPr="004F4CB0" w:rsidDel="007F35D4">
          <w:delText>(3).</w:delText>
        </w:r>
      </w:del>
    </w:p>
    <w:p w14:paraId="66C5A3C7" w14:textId="77777777" w:rsidR="004F4CB0" w:rsidRPr="004F4CB0" w:rsidDel="007F35D4" w:rsidRDefault="004F4CB0" w:rsidP="006B066A">
      <w:pPr>
        <w:pStyle w:val="EndNoteBibliography"/>
        <w:ind w:hanging="709"/>
        <w:rPr>
          <w:del w:id="1192" w:author="Ofir Eriksen" w:date="2026-08-31T14:38:00Z" w16du:dateUtc="2026-08-31T12:38:00Z"/>
        </w:rPr>
      </w:pPr>
      <w:del w:id="1193" w:author="Ofir Eriksen" w:date="2026-08-31T14:38:00Z" w16du:dateUtc="2026-08-31T12:38:00Z">
        <w:r w:rsidRPr="004F4CB0" w:rsidDel="007F35D4">
          <w:delText>27.</w:delText>
        </w:r>
        <w:r w:rsidRPr="004F4CB0" w:rsidDel="007F35D4">
          <w:tab/>
          <w:delText>Statistics Netherlands. Employment in health and social care. The Hague: CBS, 2016.</w:delText>
        </w:r>
      </w:del>
    </w:p>
    <w:p w14:paraId="4728F843" w14:textId="77777777" w:rsidR="004F4CB0" w:rsidRPr="004F4CB0" w:rsidDel="007F35D4" w:rsidRDefault="004F4CB0" w:rsidP="006B066A">
      <w:pPr>
        <w:pStyle w:val="EndNoteBibliography"/>
        <w:ind w:hanging="709"/>
        <w:rPr>
          <w:del w:id="1194" w:author="Ofir Eriksen" w:date="2026-08-31T14:38:00Z" w16du:dateUtc="2026-08-31T12:38:00Z"/>
        </w:rPr>
      </w:pPr>
      <w:del w:id="1195" w:author="Ofir Eriksen" w:date="2026-08-31T14:38:00Z" w16du:dateUtc="2026-08-31T12:38:00Z">
        <w:r w:rsidRPr="004F4CB0" w:rsidDel="007F35D4">
          <w:delText>28.</w:delText>
        </w:r>
        <w:r w:rsidRPr="004F4CB0" w:rsidDel="007F35D4">
          <w:tab/>
          <w:delText>Statistics Denmark. Employment in health and social services. Copenhagen: Statistics Denmark, 2019.</w:delText>
        </w:r>
      </w:del>
    </w:p>
    <w:p w14:paraId="09C8FC8F" w14:textId="77777777" w:rsidR="004F4CB0" w:rsidRPr="004F4CB0" w:rsidDel="007F35D4" w:rsidRDefault="004F4CB0" w:rsidP="006B066A">
      <w:pPr>
        <w:pStyle w:val="EndNoteBibliography"/>
        <w:ind w:hanging="709"/>
        <w:rPr>
          <w:del w:id="1196" w:author="Ofir Eriksen" w:date="2026-08-31T14:38:00Z" w16du:dateUtc="2026-08-31T12:38:00Z"/>
        </w:rPr>
      </w:pPr>
      <w:del w:id="1197" w:author="Ofir Eriksen" w:date="2026-08-31T14:38:00Z" w16du:dateUtc="2026-08-31T12:38:00Z">
        <w:r w:rsidRPr="004F4CB0" w:rsidDel="007F35D4">
          <w:delText>29.</w:delText>
        </w:r>
        <w:r w:rsidRPr="004F4CB0" w:rsidDel="007F35D4">
          <w:tab/>
          <w:delText>Eurostat. Actual and usual hours of work. Luxembourg: European Commission, 2019.</w:delText>
        </w:r>
      </w:del>
    </w:p>
    <w:p w14:paraId="7E8DA1BC" w14:textId="77777777" w:rsidR="004F4CB0" w:rsidRPr="004F4CB0" w:rsidDel="007F35D4" w:rsidRDefault="004F4CB0" w:rsidP="006B066A">
      <w:pPr>
        <w:pStyle w:val="EndNoteBibliography"/>
        <w:ind w:hanging="709"/>
        <w:rPr>
          <w:del w:id="1198" w:author="Ofir Eriksen" w:date="2026-08-31T14:38:00Z" w16du:dateUtc="2026-08-31T12:38:00Z"/>
        </w:rPr>
      </w:pPr>
      <w:del w:id="1199" w:author="Ofir Eriksen" w:date="2026-08-31T14:38:00Z" w16du:dateUtc="2026-08-31T12:38:00Z">
        <w:r w:rsidRPr="004F4CB0" w:rsidDel="007F35D4">
          <w:delText>30.</w:delText>
        </w:r>
        <w:r w:rsidRPr="004F4CB0" w:rsidDel="007F35D4">
          <w:tab/>
          <w:delText>Statistics Denmark. Labour Force Survey: actual weekly working hours. Copenhagen: Statistics Denmark, 2019.</w:delText>
        </w:r>
      </w:del>
    </w:p>
    <w:p w14:paraId="1A829472" w14:textId="77777777" w:rsidR="004F4CB0" w:rsidRPr="004F4CB0" w:rsidDel="007F35D4" w:rsidRDefault="004F4CB0" w:rsidP="006B066A">
      <w:pPr>
        <w:pStyle w:val="EndNoteBibliography"/>
        <w:ind w:hanging="709"/>
        <w:rPr>
          <w:del w:id="1200" w:author="Ofir Eriksen" w:date="2026-08-31T14:38:00Z" w16du:dateUtc="2026-08-31T12:38:00Z"/>
        </w:rPr>
      </w:pPr>
      <w:del w:id="1201" w:author="Ofir Eriksen" w:date="2026-08-31T14:38:00Z" w16du:dateUtc="2026-08-31T12:38:00Z">
        <w:r w:rsidRPr="004F4CB0" w:rsidDel="007F35D4">
          <w:delText>31.</w:delText>
        </w:r>
        <w:r w:rsidRPr="004F4CB0" w:rsidDel="007F35D4">
          <w:tab/>
          <w:delText>Christiansen H, Baescu O. The Danish National Travel Survey: Annual Statistical Report 2019. Copenhagen: Technical University of Denmark, 2020.</w:delText>
        </w:r>
      </w:del>
    </w:p>
    <w:p w14:paraId="1E85A984" w14:textId="77777777" w:rsidR="004F4CB0" w:rsidRPr="004F4CB0" w:rsidDel="007F35D4" w:rsidRDefault="004F4CB0" w:rsidP="006B066A">
      <w:pPr>
        <w:pStyle w:val="EndNoteBibliography"/>
        <w:ind w:hanging="709"/>
        <w:rPr>
          <w:del w:id="1202" w:author="Ofir Eriksen" w:date="2026-08-31T14:38:00Z" w16du:dateUtc="2026-08-31T12:38:00Z"/>
        </w:rPr>
      </w:pPr>
      <w:del w:id="1203" w:author="Ofir Eriksen" w:date="2026-08-31T14:38:00Z" w16du:dateUtc="2026-08-31T12:38:00Z">
        <w:r w:rsidRPr="004F4CB0" w:rsidDel="007F35D4">
          <w:delText>32.</w:delText>
        </w:r>
        <w:r w:rsidRPr="004F4CB0" w:rsidDel="007F35D4">
          <w:tab/>
          <w:delText>Statistics Netherlands. Mobility by mode and purpose. The Hague: CBS, 2016.</w:delText>
        </w:r>
      </w:del>
    </w:p>
    <w:p w14:paraId="08C4E71A" w14:textId="77777777" w:rsidR="004F4CB0" w:rsidRPr="004F4CB0" w:rsidDel="007F35D4" w:rsidRDefault="004F4CB0" w:rsidP="006B066A">
      <w:pPr>
        <w:pStyle w:val="EndNoteBibliography"/>
        <w:ind w:hanging="709"/>
        <w:rPr>
          <w:del w:id="1204" w:author="Ofir Eriksen" w:date="2026-08-31T14:38:00Z" w16du:dateUtc="2026-08-31T12:38:00Z"/>
        </w:rPr>
      </w:pPr>
      <w:del w:id="1205" w:author="Ofir Eriksen" w:date="2026-08-31T14:38:00Z" w16du:dateUtc="2026-08-31T12:38:00Z">
        <w:r w:rsidRPr="004F4CB0" w:rsidDel="007F35D4">
          <w:delText>33.</w:delText>
        </w:r>
        <w:r w:rsidRPr="004F4CB0" w:rsidDel="007F35D4">
          <w:tab/>
          <w:delText xml:space="preserve">Huijbregts MAJ, Steinmann ZJN, Elshout PMF, Stam G VF, Vieira M, et al. ReCiPe2016: a harmonised life cycle impact assessment method at midpoint and endpoint level. </w:delText>
        </w:r>
        <w:r w:rsidRPr="004F4CB0" w:rsidDel="007F35D4">
          <w:rPr>
            <w:i/>
          </w:rPr>
          <w:delText>Int J Life Cycle Assess</w:delText>
        </w:r>
        <w:r w:rsidRPr="004F4CB0" w:rsidDel="007F35D4">
          <w:delText xml:space="preserve"> 2017; </w:delText>
        </w:r>
        <w:r w:rsidRPr="004F4CB0" w:rsidDel="007F35D4">
          <w:rPr>
            <w:b/>
          </w:rPr>
          <w:delText>22</w:delText>
        </w:r>
        <w:r w:rsidRPr="004F4CB0" w:rsidDel="007F35D4">
          <w:delText>: 138–47.</w:delText>
        </w:r>
      </w:del>
    </w:p>
    <w:p w14:paraId="04E28220" w14:textId="77777777" w:rsidR="004F4CB0" w:rsidRPr="004F4CB0" w:rsidDel="007F35D4" w:rsidRDefault="004F4CB0" w:rsidP="006B066A">
      <w:pPr>
        <w:pStyle w:val="EndNoteBibliography"/>
        <w:ind w:hanging="709"/>
        <w:rPr>
          <w:del w:id="1206" w:author="Ofir Eriksen" w:date="2026-08-31T14:38:00Z" w16du:dateUtc="2026-08-31T12:38:00Z"/>
        </w:rPr>
      </w:pPr>
      <w:del w:id="1207" w:author="Ofir Eriksen" w:date="2026-08-31T14:38:00Z" w16du:dateUtc="2026-08-31T12:38:00Z">
        <w:r w:rsidRPr="004F4CB0" w:rsidDel="007F35D4">
          <w:delText>34.</w:delText>
        </w:r>
        <w:r w:rsidRPr="004F4CB0" w:rsidDel="007F35D4">
          <w:tab/>
          <w:delText>van Bree T, Slob A. DESIRE Report: FP7 / European Commission, 2016.</w:delText>
        </w:r>
      </w:del>
    </w:p>
    <w:p w14:paraId="00A6C984" w14:textId="77777777" w:rsidR="004F4CB0" w:rsidRPr="004F4CB0" w:rsidDel="007F35D4" w:rsidRDefault="004F4CB0" w:rsidP="006B066A">
      <w:pPr>
        <w:pStyle w:val="EndNoteBibliography"/>
        <w:ind w:hanging="709"/>
        <w:rPr>
          <w:del w:id="1208" w:author="Ofir Eriksen" w:date="2026-08-31T14:38:00Z" w16du:dateUtc="2026-08-31T12:38:00Z"/>
        </w:rPr>
      </w:pPr>
      <w:del w:id="1209" w:author="Ofir Eriksen" w:date="2026-08-31T14:38:00Z" w16du:dateUtc="2026-08-31T12:38:00Z">
        <w:r w:rsidRPr="004F4CB0" w:rsidDel="007F35D4">
          <w:delText>35.</w:delText>
        </w:r>
        <w:r w:rsidRPr="004F4CB0" w:rsidDel="007F35D4">
          <w:tab/>
          <w:delText>Hagenaars RH. An investigation into the carbon and material footprint of the Dutch consumption of pharmaceuticals. Leiden, The Netherlands: Delft University of Technology; Leiden University; 2022.</w:delText>
        </w:r>
      </w:del>
    </w:p>
    <w:p w14:paraId="198D6FCC" w14:textId="77777777" w:rsidR="004F4CB0" w:rsidRPr="004F4CB0" w:rsidDel="007F35D4" w:rsidRDefault="004F4CB0" w:rsidP="006B066A">
      <w:pPr>
        <w:pStyle w:val="EndNoteBibliography"/>
        <w:ind w:hanging="709"/>
        <w:rPr>
          <w:del w:id="1210" w:author="Ofir Eriksen" w:date="2026-08-31T14:38:00Z" w16du:dateUtc="2026-08-31T12:38:00Z"/>
        </w:rPr>
      </w:pPr>
      <w:del w:id="1211" w:author="Ofir Eriksen" w:date="2026-08-31T14:38:00Z" w16du:dateUtc="2026-08-31T12:38:00Z">
        <w:r w:rsidRPr="004F4CB0" w:rsidDel="007F35D4">
          <w:delText>36.</w:delText>
        </w:r>
        <w:r w:rsidRPr="004F4CB0" w:rsidDel="007F35D4">
          <w:tab/>
          <w:delText xml:space="preserve">Malik A, Lenzen M, McAlister S, McGain F. The carbon footprint of Australian health care. </w:delText>
        </w:r>
        <w:r w:rsidRPr="004F4CB0" w:rsidDel="007F35D4">
          <w:rPr>
            <w:i/>
          </w:rPr>
          <w:delText>Lancet Planetary Health</w:delText>
        </w:r>
        <w:r w:rsidRPr="004F4CB0" w:rsidDel="007F35D4">
          <w:delText xml:space="preserve"> 2018; </w:delText>
        </w:r>
        <w:r w:rsidRPr="004F4CB0" w:rsidDel="007F35D4">
          <w:rPr>
            <w:b/>
          </w:rPr>
          <w:delText>2</w:delText>
        </w:r>
        <w:r w:rsidRPr="004F4CB0" w:rsidDel="007F35D4">
          <w:delText>(1): e27–e35.</w:delText>
        </w:r>
      </w:del>
    </w:p>
    <w:p w14:paraId="6206AA58" w14:textId="77777777" w:rsidR="004F4CB0" w:rsidRPr="004F4CB0" w:rsidDel="007F35D4" w:rsidRDefault="004F4CB0" w:rsidP="006B066A">
      <w:pPr>
        <w:pStyle w:val="EndNoteBibliography"/>
        <w:ind w:hanging="709"/>
        <w:rPr>
          <w:del w:id="1212" w:author="Ofir Eriksen" w:date="2026-08-31T14:38:00Z" w16du:dateUtc="2026-08-31T12:38:00Z"/>
        </w:rPr>
      </w:pPr>
      <w:del w:id="1213" w:author="Ofir Eriksen" w:date="2026-08-31T14:38:00Z" w16du:dateUtc="2026-08-31T12:38:00Z">
        <w:r w:rsidRPr="004F4CB0" w:rsidDel="007F35D4">
          <w:delText>37.</w:delText>
        </w:r>
        <w:r w:rsidRPr="004F4CB0" w:rsidDel="007F35D4">
          <w:tab/>
          <w:delText>World Health Orga 2024.</w:delText>
        </w:r>
      </w:del>
    </w:p>
    <w:p w14:paraId="34C1D104" w14:textId="77777777" w:rsidR="004F4CB0" w:rsidRPr="004F4CB0" w:rsidDel="007F35D4" w:rsidRDefault="004F4CB0" w:rsidP="006B066A">
      <w:pPr>
        <w:pStyle w:val="EndNoteBibliography"/>
        <w:ind w:hanging="709"/>
        <w:rPr>
          <w:del w:id="1214" w:author="Ofir Eriksen" w:date="2026-08-31T14:38:00Z" w16du:dateUtc="2026-08-31T12:38:00Z"/>
        </w:rPr>
      </w:pPr>
      <w:del w:id="1215" w:author="Ofir Eriksen" w:date="2026-08-31T14:38:00Z" w16du:dateUtc="2026-08-31T12:38:00Z">
        <w:r w:rsidRPr="004F4CB0" w:rsidDel="007F35D4">
          <w:delText>38.</w:delText>
        </w:r>
        <w:r w:rsidRPr="004F4CB0" w:rsidDel="007F35D4">
          <w:tab/>
          <w:delText>Statistics Denmark. Stock of motor vehicles. 2026.</w:delText>
        </w:r>
      </w:del>
    </w:p>
    <w:p w14:paraId="0A7C5CED" w14:textId="77777777" w:rsidR="004F4CB0" w:rsidRPr="004F4CB0" w:rsidDel="007F35D4" w:rsidRDefault="004F4CB0" w:rsidP="006B066A">
      <w:pPr>
        <w:pStyle w:val="EndNoteBibliography"/>
        <w:ind w:hanging="709"/>
        <w:rPr>
          <w:del w:id="1216" w:author="Ofir Eriksen" w:date="2026-08-31T14:38:00Z" w16du:dateUtc="2026-08-31T12:38:00Z"/>
        </w:rPr>
      </w:pPr>
      <w:del w:id="1217" w:author="Ofir Eriksen" w:date="2026-08-31T14:38:00Z" w16du:dateUtc="2026-08-31T12:38:00Z">
        <w:r w:rsidRPr="004F4CB0" w:rsidDel="007F35D4">
          <w:delText>39.</w:delText>
        </w:r>
        <w:r w:rsidRPr="004F4CB0" w:rsidDel="007F35D4">
          <w:tab/>
          <w:delText>Denmark M. Nu er der 400.000 elbiler i Danmark. 2025.  (accessed 10-06-2026.</w:delText>
        </w:r>
      </w:del>
    </w:p>
    <w:p w14:paraId="600594BC" w14:textId="77777777" w:rsidR="00F2024F" w:rsidRDefault="00974669" w:rsidP="006B066A">
      <w:pPr>
        <w:ind w:left="720" w:hanging="709"/>
        <w:rPr>
          <w:del w:id="9863" w:author="Albert Kwame Osei-Owusu" w:date="2026-09-14T09:00:00Z"/>
        </w:rPr>
      </w:pPr>
    </w:p>
    <w:p w14:paraId="5127E9AE" w14:textId="77777777" w:rsidR="00012BA3" w:rsidRPr="00012BA3" w:rsidRDefault="00012BA3" w:rsidP="00012BA3">
      <w:pPr>
        <w:rPr>
          <w:del w:id="9864" w:author="Albert Kwame Osei-Owusu" w:date="2026-09-14T09:00:00Z"/>
        </w:rPr>
      </w:pPr>
    </w:p>
    <w:p w14:paraId="2D386BA7" w14:textId="77777777" w:rsidR="008C4AAA" w:rsidRDefault="009A060B">
      <w:pPr>
        <w:spacing w:after="160"/>
        <w:rPr>
          <w:del w:id="8344" w:author="Albert Kwame Osei-Owusu" w:date="2026-09-14T09:00:00Z"/>
          <w:b/>
          <w:bCs/>
        </w:rPr>
      </w:pPr>
      <w:del w:id="1222" w:author="Albert Kwame Osei-Owusu" w:date="2026-09-12T09:00:00Z">
        <w:r>
          <w:rPr>
            <w:b/>
            <w:bCs/>
          </w:rPr>
          <w:delText>Declaration of interests</w:delText>
        </w:r>
      </w:del>
      <w:ins w:id="1223" w:author="Albert Kwame Osei-Owusu" w:date="2026-09-12T09:00:00Z">
        <w:del w:id="8342" w:author="Albert Kwame Osei-Owusu" w:date="2026-09-12T09:00:00Z">
          <w:r>
            <w:delText>Declaration of competing interests</w:delText>
          </w:r>
        </w:del>
      </w:ins>
    </w:p>
    <w:p w14:paraId="6886AF9F" w14:textId="77777777" w:rsidR="008C4AAA" w:rsidRDefault="009A060B">
      <w:pPr>
        <w:spacing w:after="160"/>
        <w:rPr>
          <w:del w:id="8347" w:author="Albert Kwame Osei-Owusu" w:date="2026-09-14T09:00:00Z"/>
        </w:rPr>
      </w:pPr>
      <w:del w:id="8345" w:author="Albert Kwame Osei-Owusu" w:date="2026-09-12T09:00:00Z">
        <w:r>
          <w:delText>We declare no competing interests.</w:delText>
        </w:r>
      </w:del>
    </w:p>
    <w:p w14:paraId="120C4B52" w14:textId="77777777" w:rsidR="008C4AAA" w:rsidRDefault="009A060B">
      <w:pPr>
        <w:spacing w:after="160"/>
        <w:rPr>
          <w:del w:id="8350" w:author="Albert Kwame Osei-Owusu" w:date="2026-09-14T09:00:00Z"/>
          <w:b/>
          <w:bCs/>
        </w:rPr>
      </w:pPr>
      <w:del w:id="1224" w:author="Albert Kwame Osei-Owusu" w:date="2026-09-12T09:00:00Z">
        <w:r>
          <w:rPr>
            <w:b/>
            <w:bCs/>
          </w:rPr>
          <w:delText>Data sharing</w:delText>
        </w:r>
      </w:del>
      <w:ins w:id="1225" w:author="Albert Kwame Osei-Owusu" w:date="2026-09-12T09:00:00Z">
        <w:del w:id="8348" w:author="Albert Kwame Osei-Owusu" w:date="2026-09-12T09:00:00Z">
          <w:r>
            <w:delText>Data availability</w:delText>
          </w:r>
        </w:del>
      </w:ins>
    </w:p>
    <w:p w14:paraId="7CB2331F" w14:textId="77777777" w:rsidR="008C4AAA" w:rsidRDefault="009A060B">
      <w:pPr>
        <w:spacing w:after="160"/>
        <w:rPr>
          <w:del w:id="8353" w:author="Albert Kwame Osei-Owusu" w:date="2026-09-14T09:00:00Z"/>
        </w:rPr>
      </w:pPr>
      <w:del w:id="1226" w:author="Albert Kwame Osei-Owusu" w:date="2026-09-12T09:00:00Z">
        <w:r>
          <w:delText>This study draws on publicly available data sources. EXIOBASE v3.7 is openly available at https://www.exiobase.eu, and the Danish supply-use tables are available from Statistics Denmark. The analysis adapts the openly available model code of Steenmeijer and colleagues. Processed input data, intermediate results, and the bottom-up calculations underlying the reported estimates are provided in appendix A and appendix B; further details are available from the corresponding author on reasonable request.</w:delText>
        </w:r>
      </w:del>
      <w:ins w:id="4267" w:author="Albert Kwame Osei-Owusu" w:date="2026-09-14T09:00:00Z">
        <w:del w:id="8351" w:author="Albert Kwame Osei-Owusu" w:date="2026-09-12T09:00:00Z">
          <w:r>
            <w:delText xml:space="preserve">This study draws on publicly available data sources. EXIOBASE version 3.8.2 is openly available at https://www.exiobase.eu, and the Danish input-output tables, national accounts, emission accounts and waste accounts are available from Statistics Denmark. The analysis adapts the openly available model code of Steenmeijer and colleagues. The code, processed input data and result tables are available at https://github.com/Ofir2025/envr-footprint-healthcare-Dk2025 and archived on Zenodo (https://doi.org/10.5281/zenodo.20542389), and the bottom-up calculations underlying the reported estimates are provided in Appendix A and Appendix B. Every result file carries a lineage record naming the script, the equations, the inputs and the published method it implements.</w:delText>
          </w:r>
        </w:del>
      </w:ins>
    </w:p>
    <w:sectPr w:rsidR="008C4AAA" w:rsidSect="00797ACC">
      <w:footerReference w:type="default" r:id="rId15"/>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39B858" w14:textId="77777777" w:rsidR="00461A02" w:rsidRPr="00A918EA" w:rsidRDefault="00461A02" w:rsidP="00AC1569">
      <w:r w:rsidRPr="00A918EA">
        <w:separator/>
      </w:r>
    </w:p>
  </w:endnote>
  <w:endnote w:type="continuationSeparator" w:id="0">
    <w:p w14:paraId="688A9810" w14:textId="77777777" w:rsidR="00461A02" w:rsidRPr="00A918EA" w:rsidRDefault="00461A02" w:rsidP="00AC1569">
      <w:r w:rsidRPr="00A918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37641567"/>
      <w:docPartObj>
        <w:docPartGallery w:val="Page Numbers (Bottom of Page)"/>
        <w:docPartUnique/>
      </w:docPartObj>
    </w:sdtPr>
    <w:sdtContent>
      <w:p w14:paraId="6BDE4064" w14:textId="77777777" w:rsidR="0055081F" w:rsidRDefault="0055081F">
        <w:pPr>
          <w:pStyle w:val="Footer"/>
          <w:jc w:val="right"/>
        </w:pPr>
        <w:r>
          <w:fldChar w:fldCharType="begin"/>
        </w:r>
        <w:r>
          <w:instrText>PAGE   \* MERGEFORMAT</w:instrText>
        </w:r>
        <w:r>
          <w:fldChar w:fldCharType="separate"/>
        </w:r>
        <w:r>
          <w:rPr>
            <w:lang w:val="da-DK"/>
          </w:rPr>
          <w:t>2</w:t>
        </w:r>
        <w:r>
          <w:fldChar w:fldCharType="end"/>
        </w:r>
        <w:r w:rsidR="009F64FA">
          <w:t xml:space="preserve"> of </w:t>
        </w:r>
        <w:r>
          <w:fldChar w:fldCharType="begin"/>
        </w:r>
        <w:r>
          <w:instrText xml:space="preserve"> NUMPAGES </w:instrText>
        </w:r>
        <w:r>
          <w:fldChar w:fldCharType="separate"/>
        </w:r>
        <w:r>
          <w:t>27</w:t>
        </w:r>
        <w:r>
          <w:fldChar w:fldCharType="end"/>
        </w:r>
      </w:p>
    </w:sdtContent>
  </w:sdt>
  <w:p w14:paraId="4859351D" w14:textId="77777777" w:rsidR="0055081F" w:rsidRDefault="00550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E71CB" w14:textId="77777777" w:rsidR="00461A02" w:rsidRPr="00A918EA" w:rsidRDefault="00461A02" w:rsidP="00AC1569">
      <w:r w:rsidRPr="00A918EA">
        <w:separator/>
      </w:r>
    </w:p>
  </w:footnote>
  <w:footnote w:type="continuationSeparator" w:id="0">
    <w:p w14:paraId="06C4D9E1" w14:textId="77777777" w:rsidR="00461A02" w:rsidRPr="00A918EA" w:rsidRDefault="00461A02" w:rsidP="00AC1569">
      <w:r w:rsidRPr="00A918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F6DB9"/>
    <w:multiLevelType w:val="hybridMultilevel"/>
    <w:tmpl w:val="2242A8E2"/>
    <w:lvl w:ilvl="0" w:tplc="8A08F8DE">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5B1EAA"/>
    <w:multiLevelType w:val="hybridMultilevel"/>
    <w:tmpl w:val="F08840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BD403FF"/>
    <w:multiLevelType w:val="multilevel"/>
    <w:tmpl w:val="FE2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5C87"/>
    <w:multiLevelType w:val="hybridMultilevel"/>
    <w:tmpl w:val="989AC92E"/>
    <w:lvl w:ilvl="0" w:tplc="C93241E6">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A890E78"/>
    <w:multiLevelType w:val="hybridMultilevel"/>
    <w:tmpl w:val="5824EC3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CA12FAF"/>
    <w:multiLevelType w:val="hybridMultilevel"/>
    <w:tmpl w:val="F0B293C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3D80A96"/>
    <w:multiLevelType w:val="hybridMultilevel"/>
    <w:tmpl w:val="C9D224A4"/>
    <w:lvl w:ilvl="0" w:tplc="F4A60E7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49E6517D"/>
    <w:multiLevelType w:val="hybridMultilevel"/>
    <w:tmpl w:val="C98A27CE"/>
    <w:lvl w:ilvl="0" w:tplc="7ADE1C96">
      <w:start w:val="1"/>
      <w:numFmt w:val="bullet"/>
      <w:lvlText w:val="-"/>
      <w:lvlJc w:val="left"/>
      <w:pPr>
        <w:tabs>
          <w:tab w:val="num" w:pos="720"/>
        </w:tabs>
        <w:ind w:left="720" w:hanging="360"/>
      </w:pPr>
      <w:rPr>
        <w:rFonts w:ascii="Calibri" w:hAnsi="Calibri" w:hint="default"/>
      </w:rPr>
    </w:lvl>
    <w:lvl w:ilvl="1" w:tplc="03A8B694" w:tentative="1">
      <w:start w:val="1"/>
      <w:numFmt w:val="bullet"/>
      <w:lvlText w:val="-"/>
      <w:lvlJc w:val="left"/>
      <w:pPr>
        <w:tabs>
          <w:tab w:val="num" w:pos="1440"/>
        </w:tabs>
        <w:ind w:left="1440" w:hanging="360"/>
      </w:pPr>
      <w:rPr>
        <w:rFonts w:ascii="Calibri" w:hAnsi="Calibri" w:hint="default"/>
      </w:rPr>
    </w:lvl>
    <w:lvl w:ilvl="2" w:tplc="C706A338" w:tentative="1">
      <w:start w:val="1"/>
      <w:numFmt w:val="bullet"/>
      <w:lvlText w:val="-"/>
      <w:lvlJc w:val="left"/>
      <w:pPr>
        <w:tabs>
          <w:tab w:val="num" w:pos="2160"/>
        </w:tabs>
        <w:ind w:left="2160" w:hanging="360"/>
      </w:pPr>
      <w:rPr>
        <w:rFonts w:ascii="Calibri" w:hAnsi="Calibri" w:hint="default"/>
      </w:rPr>
    </w:lvl>
    <w:lvl w:ilvl="3" w:tplc="2EF26D44" w:tentative="1">
      <w:start w:val="1"/>
      <w:numFmt w:val="bullet"/>
      <w:lvlText w:val="-"/>
      <w:lvlJc w:val="left"/>
      <w:pPr>
        <w:tabs>
          <w:tab w:val="num" w:pos="2880"/>
        </w:tabs>
        <w:ind w:left="2880" w:hanging="360"/>
      </w:pPr>
      <w:rPr>
        <w:rFonts w:ascii="Calibri" w:hAnsi="Calibri" w:hint="default"/>
      </w:rPr>
    </w:lvl>
    <w:lvl w:ilvl="4" w:tplc="3B1CF228" w:tentative="1">
      <w:start w:val="1"/>
      <w:numFmt w:val="bullet"/>
      <w:lvlText w:val="-"/>
      <w:lvlJc w:val="left"/>
      <w:pPr>
        <w:tabs>
          <w:tab w:val="num" w:pos="3600"/>
        </w:tabs>
        <w:ind w:left="3600" w:hanging="360"/>
      </w:pPr>
      <w:rPr>
        <w:rFonts w:ascii="Calibri" w:hAnsi="Calibri" w:hint="default"/>
      </w:rPr>
    </w:lvl>
    <w:lvl w:ilvl="5" w:tplc="69A0C0B2" w:tentative="1">
      <w:start w:val="1"/>
      <w:numFmt w:val="bullet"/>
      <w:lvlText w:val="-"/>
      <w:lvlJc w:val="left"/>
      <w:pPr>
        <w:tabs>
          <w:tab w:val="num" w:pos="4320"/>
        </w:tabs>
        <w:ind w:left="4320" w:hanging="360"/>
      </w:pPr>
      <w:rPr>
        <w:rFonts w:ascii="Calibri" w:hAnsi="Calibri" w:hint="default"/>
      </w:rPr>
    </w:lvl>
    <w:lvl w:ilvl="6" w:tplc="F86A8868" w:tentative="1">
      <w:start w:val="1"/>
      <w:numFmt w:val="bullet"/>
      <w:lvlText w:val="-"/>
      <w:lvlJc w:val="left"/>
      <w:pPr>
        <w:tabs>
          <w:tab w:val="num" w:pos="5040"/>
        </w:tabs>
        <w:ind w:left="5040" w:hanging="360"/>
      </w:pPr>
      <w:rPr>
        <w:rFonts w:ascii="Calibri" w:hAnsi="Calibri" w:hint="default"/>
      </w:rPr>
    </w:lvl>
    <w:lvl w:ilvl="7" w:tplc="A148E9F0" w:tentative="1">
      <w:start w:val="1"/>
      <w:numFmt w:val="bullet"/>
      <w:lvlText w:val="-"/>
      <w:lvlJc w:val="left"/>
      <w:pPr>
        <w:tabs>
          <w:tab w:val="num" w:pos="5760"/>
        </w:tabs>
        <w:ind w:left="5760" w:hanging="360"/>
      </w:pPr>
      <w:rPr>
        <w:rFonts w:ascii="Calibri" w:hAnsi="Calibri" w:hint="default"/>
      </w:rPr>
    </w:lvl>
    <w:lvl w:ilvl="8" w:tplc="49A0ED6A"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518D66DA"/>
    <w:multiLevelType w:val="hybridMultilevel"/>
    <w:tmpl w:val="530C7C8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D7B78BA"/>
    <w:multiLevelType w:val="hybridMultilevel"/>
    <w:tmpl w:val="707CA2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ECF74BC"/>
    <w:multiLevelType w:val="hybridMultilevel"/>
    <w:tmpl w:val="F4585B0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625F13A8"/>
    <w:multiLevelType w:val="hybridMultilevel"/>
    <w:tmpl w:val="F08840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26537B"/>
    <w:multiLevelType w:val="hybridMultilevel"/>
    <w:tmpl w:val="F32EC58C"/>
    <w:lvl w:ilvl="0" w:tplc="98C8C15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765019FB"/>
    <w:multiLevelType w:val="hybridMultilevel"/>
    <w:tmpl w:val="54D27C8E"/>
    <w:lvl w:ilvl="0" w:tplc="BE2C387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64659392">
    <w:abstractNumId w:val="0"/>
  </w:num>
  <w:num w:numId="2" w16cid:durableId="1072971360">
    <w:abstractNumId w:val="7"/>
  </w:num>
  <w:num w:numId="3" w16cid:durableId="1913814520">
    <w:abstractNumId w:val="13"/>
  </w:num>
  <w:num w:numId="4" w16cid:durableId="1947929691">
    <w:abstractNumId w:val="5"/>
  </w:num>
  <w:num w:numId="5" w16cid:durableId="139738238">
    <w:abstractNumId w:val="9"/>
  </w:num>
  <w:num w:numId="6" w16cid:durableId="1410616812">
    <w:abstractNumId w:val="4"/>
  </w:num>
  <w:num w:numId="7" w16cid:durableId="436801289">
    <w:abstractNumId w:val="10"/>
  </w:num>
  <w:num w:numId="8" w16cid:durableId="30618824">
    <w:abstractNumId w:val="8"/>
  </w:num>
  <w:num w:numId="9" w16cid:durableId="1566646476">
    <w:abstractNumId w:val="1"/>
  </w:num>
  <w:num w:numId="10" w16cid:durableId="1271159114">
    <w:abstractNumId w:val="11"/>
  </w:num>
  <w:num w:numId="11" w16cid:durableId="433213450">
    <w:abstractNumId w:val="12"/>
  </w:num>
  <w:num w:numId="12" w16cid:durableId="785542020">
    <w:abstractNumId w:val="6"/>
  </w:num>
  <w:num w:numId="13" w16cid:durableId="2133355392">
    <w:abstractNumId w:val="2"/>
  </w:num>
  <w:num w:numId="14" w16cid:durableId="17583605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fir Eriksen">
    <w15:presenceInfo w15:providerId="AD" w15:userId="S::ofe@igt.sdu.dk::d9793285-d208-484c-bd23-d94e7f9506c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5F7"/>
    <w:rsid w:val="0000014D"/>
    <w:rsid w:val="00001D79"/>
    <w:rsid w:val="00002B5C"/>
    <w:rsid w:val="00002B5F"/>
    <w:rsid w:val="00002DFB"/>
    <w:rsid w:val="00002ED2"/>
    <w:rsid w:val="00003161"/>
    <w:rsid w:val="00003401"/>
    <w:rsid w:val="00003855"/>
    <w:rsid w:val="00003AE8"/>
    <w:rsid w:val="00003EFA"/>
    <w:rsid w:val="000046AE"/>
    <w:rsid w:val="0000534D"/>
    <w:rsid w:val="00005F9D"/>
    <w:rsid w:val="00006A8B"/>
    <w:rsid w:val="00006A9A"/>
    <w:rsid w:val="00007142"/>
    <w:rsid w:val="000073C6"/>
    <w:rsid w:val="00007A12"/>
    <w:rsid w:val="00007C34"/>
    <w:rsid w:val="0001040B"/>
    <w:rsid w:val="00010FB2"/>
    <w:rsid w:val="000110F9"/>
    <w:rsid w:val="00011C0E"/>
    <w:rsid w:val="00012319"/>
    <w:rsid w:val="00012BA3"/>
    <w:rsid w:val="00012E75"/>
    <w:rsid w:val="000133AE"/>
    <w:rsid w:val="00013ABF"/>
    <w:rsid w:val="00013C4C"/>
    <w:rsid w:val="000140BE"/>
    <w:rsid w:val="0001535B"/>
    <w:rsid w:val="0001561D"/>
    <w:rsid w:val="000159B9"/>
    <w:rsid w:val="00015BBB"/>
    <w:rsid w:val="000163B6"/>
    <w:rsid w:val="00016C74"/>
    <w:rsid w:val="00017087"/>
    <w:rsid w:val="000173A0"/>
    <w:rsid w:val="0002002D"/>
    <w:rsid w:val="000203E5"/>
    <w:rsid w:val="000218AC"/>
    <w:rsid w:val="00022F53"/>
    <w:rsid w:val="00024805"/>
    <w:rsid w:val="00024C61"/>
    <w:rsid w:val="000269A5"/>
    <w:rsid w:val="00026CDD"/>
    <w:rsid w:val="000279EC"/>
    <w:rsid w:val="00027A65"/>
    <w:rsid w:val="00030486"/>
    <w:rsid w:val="0003061B"/>
    <w:rsid w:val="00030825"/>
    <w:rsid w:val="000323C6"/>
    <w:rsid w:val="00032C8C"/>
    <w:rsid w:val="000330AD"/>
    <w:rsid w:val="000330FA"/>
    <w:rsid w:val="000339BF"/>
    <w:rsid w:val="00033BB0"/>
    <w:rsid w:val="00034DAC"/>
    <w:rsid w:val="00034F3B"/>
    <w:rsid w:val="000351D5"/>
    <w:rsid w:val="0003524C"/>
    <w:rsid w:val="000359B3"/>
    <w:rsid w:val="00036C5D"/>
    <w:rsid w:val="00036C87"/>
    <w:rsid w:val="00037032"/>
    <w:rsid w:val="000375B1"/>
    <w:rsid w:val="000375D0"/>
    <w:rsid w:val="0003797B"/>
    <w:rsid w:val="000403F2"/>
    <w:rsid w:val="00041063"/>
    <w:rsid w:val="00041978"/>
    <w:rsid w:val="0004310C"/>
    <w:rsid w:val="000436DE"/>
    <w:rsid w:val="00043CDA"/>
    <w:rsid w:val="00043F4B"/>
    <w:rsid w:val="00044C1C"/>
    <w:rsid w:val="00044E77"/>
    <w:rsid w:val="00044EFD"/>
    <w:rsid w:val="0004520D"/>
    <w:rsid w:val="00045337"/>
    <w:rsid w:val="000455B7"/>
    <w:rsid w:val="0004581F"/>
    <w:rsid w:val="00045CF7"/>
    <w:rsid w:val="0004624F"/>
    <w:rsid w:val="000470C3"/>
    <w:rsid w:val="000476D6"/>
    <w:rsid w:val="00047F7E"/>
    <w:rsid w:val="0005007F"/>
    <w:rsid w:val="00050A3C"/>
    <w:rsid w:val="0005122A"/>
    <w:rsid w:val="0005125F"/>
    <w:rsid w:val="000512F8"/>
    <w:rsid w:val="000519DC"/>
    <w:rsid w:val="00051B81"/>
    <w:rsid w:val="000525F8"/>
    <w:rsid w:val="00052BF5"/>
    <w:rsid w:val="0005302E"/>
    <w:rsid w:val="0005354E"/>
    <w:rsid w:val="00053EDC"/>
    <w:rsid w:val="000547A1"/>
    <w:rsid w:val="00055370"/>
    <w:rsid w:val="00055489"/>
    <w:rsid w:val="00055C62"/>
    <w:rsid w:val="000562A8"/>
    <w:rsid w:val="00056A1D"/>
    <w:rsid w:val="00057362"/>
    <w:rsid w:val="000579A8"/>
    <w:rsid w:val="00060352"/>
    <w:rsid w:val="00061643"/>
    <w:rsid w:val="00061968"/>
    <w:rsid w:val="00061E82"/>
    <w:rsid w:val="00062691"/>
    <w:rsid w:val="000629EF"/>
    <w:rsid w:val="000641D2"/>
    <w:rsid w:val="00064E39"/>
    <w:rsid w:val="0006530D"/>
    <w:rsid w:val="000657FC"/>
    <w:rsid w:val="000659F4"/>
    <w:rsid w:val="00065F21"/>
    <w:rsid w:val="0006638E"/>
    <w:rsid w:val="000667B5"/>
    <w:rsid w:val="00066EAC"/>
    <w:rsid w:val="00067302"/>
    <w:rsid w:val="00067B88"/>
    <w:rsid w:val="000701D9"/>
    <w:rsid w:val="000719E0"/>
    <w:rsid w:val="00071C90"/>
    <w:rsid w:val="000721B9"/>
    <w:rsid w:val="000725A6"/>
    <w:rsid w:val="00073096"/>
    <w:rsid w:val="000733A8"/>
    <w:rsid w:val="00073883"/>
    <w:rsid w:val="0007554A"/>
    <w:rsid w:val="000758E3"/>
    <w:rsid w:val="0007599A"/>
    <w:rsid w:val="000759DE"/>
    <w:rsid w:val="000764B0"/>
    <w:rsid w:val="00076562"/>
    <w:rsid w:val="000768BD"/>
    <w:rsid w:val="00076997"/>
    <w:rsid w:val="00076D73"/>
    <w:rsid w:val="000772B5"/>
    <w:rsid w:val="0008115F"/>
    <w:rsid w:val="000814E9"/>
    <w:rsid w:val="0008150C"/>
    <w:rsid w:val="0008206D"/>
    <w:rsid w:val="000829CD"/>
    <w:rsid w:val="00083485"/>
    <w:rsid w:val="00083F95"/>
    <w:rsid w:val="00084AB2"/>
    <w:rsid w:val="000855AA"/>
    <w:rsid w:val="000855E7"/>
    <w:rsid w:val="00085717"/>
    <w:rsid w:val="0008582B"/>
    <w:rsid w:val="0008588A"/>
    <w:rsid w:val="00085BFB"/>
    <w:rsid w:val="00086943"/>
    <w:rsid w:val="00086BD2"/>
    <w:rsid w:val="00086FA7"/>
    <w:rsid w:val="00087413"/>
    <w:rsid w:val="0009138A"/>
    <w:rsid w:val="0009162A"/>
    <w:rsid w:val="00092997"/>
    <w:rsid w:val="00092B02"/>
    <w:rsid w:val="00092F29"/>
    <w:rsid w:val="00093A44"/>
    <w:rsid w:val="0009471B"/>
    <w:rsid w:val="00094A15"/>
    <w:rsid w:val="00095684"/>
    <w:rsid w:val="00095A93"/>
    <w:rsid w:val="00095C2F"/>
    <w:rsid w:val="00096071"/>
    <w:rsid w:val="00097204"/>
    <w:rsid w:val="00097266"/>
    <w:rsid w:val="000973FE"/>
    <w:rsid w:val="00097677"/>
    <w:rsid w:val="00097A65"/>
    <w:rsid w:val="000A0FCD"/>
    <w:rsid w:val="000A34E0"/>
    <w:rsid w:val="000A39B8"/>
    <w:rsid w:val="000A42C8"/>
    <w:rsid w:val="000A4725"/>
    <w:rsid w:val="000A5F46"/>
    <w:rsid w:val="000A6B0D"/>
    <w:rsid w:val="000A7B24"/>
    <w:rsid w:val="000B05CA"/>
    <w:rsid w:val="000B0679"/>
    <w:rsid w:val="000B06F6"/>
    <w:rsid w:val="000B0B55"/>
    <w:rsid w:val="000B0F52"/>
    <w:rsid w:val="000B13E3"/>
    <w:rsid w:val="000B19B5"/>
    <w:rsid w:val="000B1DE5"/>
    <w:rsid w:val="000B21A6"/>
    <w:rsid w:val="000B2C50"/>
    <w:rsid w:val="000B3CF2"/>
    <w:rsid w:val="000B3F9A"/>
    <w:rsid w:val="000B44CE"/>
    <w:rsid w:val="000B4A2B"/>
    <w:rsid w:val="000B576A"/>
    <w:rsid w:val="000B5893"/>
    <w:rsid w:val="000B69BF"/>
    <w:rsid w:val="000B6F63"/>
    <w:rsid w:val="000B718F"/>
    <w:rsid w:val="000B749B"/>
    <w:rsid w:val="000B7788"/>
    <w:rsid w:val="000B7E75"/>
    <w:rsid w:val="000C02D6"/>
    <w:rsid w:val="000C09DB"/>
    <w:rsid w:val="000C1984"/>
    <w:rsid w:val="000C1E38"/>
    <w:rsid w:val="000C1F99"/>
    <w:rsid w:val="000C3EBA"/>
    <w:rsid w:val="000C4532"/>
    <w:rsid w:val="000C454E"/>
    <w:rsid w:val="000C4975"/>
    <w:rsid w:val="000C5B9F"/>
    <w:rsid w:val="000C5F48"/>
    <w:rsid w:val="000C6444"/>
    <w:rsid w:val="000C6C08"/>
    <w:rsid w:val="000C6C8E"/>
    <w:rsid w:val="000C7389"/>
    <w:rsid w:val="000C750F"/>
    <w:rsid w:val="000C7956"/>
    <w:rsid w:val="000D070F"/>
    <w:rsid w:val="000D0AD4"/>
    <w:rsid w:val="000D105E"/>
    <w:rsid w:val="000D1822"/>
    <w:rsid w:val="000D2112"/>
    <w:rsid w:val="000D4450"/>
    <w:rsid w:val="000D4BF1"/>
    <w:rsid w:val="000D5F13"/>
    <w:rsid w:val="000D6192"/>
    <w:rsid w:val="000D6BAF"/>
    <w:rsid w:val="000D6FDF"/>
    <w:rsid w:val="000D6FF7"/>
    <w:rsid w:val="000E05A4"/>
    <w:rsid w:val="000E0BD8"/>
    <w:rsid w:val="000E0D30"/>
    <w:rsid w:val="000E0F4F"/>
    <w:rsid w:val="000E118B"/>
    <w:rsid w:val="000E2266"/>
    <w:rsid w:val="000E46B7"/>
    <w:rsid w:val="000E4DDD"/>
    <w:rsid w:val="000E4FFC"/>
    <w:rsid w:val="000E501C"/>
    <w:rsid w:val="000E5AEB"/>
    <w:rsid w:val="000E6658"/>
    <w:rsid w:val="000E7054"/>
    <w:rsid w:val="000E7376"/>
    <w:rsid w:val="000E7C20"/>
    <w:rsid w:val="000E7C4F"/>
    <w:rsid w:val="000F0848"/>
    <w:rsid w:val="000F0F6B"/>
    <w:rsid w:val="000F1AC4"/>
    <w:rsid w:val="000F1B97"/>
    <w:rsid w:val="000F21DE"/>
    <w:rsid w:val="000F23ED"/>
    <w:rsid w:val="000F2E9E"/>
    <w:rsid w:val="000F3947"/>
    <w:rsid w:val="000F4B0C"/>
    <w:rsid w:val="000F505C"/>
    <w:rsid w:val="000F54C0"/>
    <w:rsid w:val="000F5D31"/>
    <w:rsid w:val="000F5ED2"/>
    <w:rsid w:val="000F6056"/>
    <w:rsid w:val="000F61D5"/>
    <w:rsid w:val="000F7A97"/>
    <w:rsid w:val="0010157A"/>
    <w:rsid w:val="001024FD"/>
    <w:rsid w:val="001031ED"/>
    <w:rsid w:val="00104D6B"/>
    <w:rsid w:val="00105278"/>
    <w:rsid w:val="00105281"/>
    <w:rsid w:val="00105DCC"/>
    <w:rsid w:val="0010606D"/>
    <w:rsid w:val="001068B5"/>
    <w:rsid w:val="0010762D"/>
    <w:rsid w:val="001101AD"/>
    <w:rsid w:val="00110306"/>
    <w:rsid w:val="00110DCD"/>
    <w:rsid w:val="001111BB"/>
    <w:rsid w:val="00111BD3"/>
    <w:rsid w:val="001123CD"/>
    <w:rsid w:val="00112661"/>
    <w:rsid w:val="001126C1"/>
    <w:rsid w:val="001130D0"/>
    <w:rsid w:val="00113217"/>
    <w:rsid w:val="00113291"/>
    <w:rsid w:val="001132EC"/>
    <w:rsid w:val="00113D00"/>
    <w:rsid w:val="00113D54"/>
    <w:rsid w:val="00114BDC"/>
    <w:rsid w:val="00115028"/>
    <w:rsid w:val="001154F8"/>
    <w:rsid w:val="00115AD6"/>
    <w:rsid w:val="001162CD"/>
    <w:rsid w:val="00116571"/>
    <w:rsid w:val="0011671C"/>
    <w:rsid w:val="00117856"/>
    <w:rsid w:val="00117C1D"/>
    <w:rsid w:val="00117CF2"/>
    <w:rsid w:val="00120199"/>
    <w:rsid w:val="00120DC0"/>
    <w:rsid w:val="00121AE3"/>
    <w:rsid w:val="001225D9"/>
    <w:rsid w:val="00122CD7"/>
    <w:rsid w:val="00123E22"/>
    <w:rsid w:val="00123F4F"/>
    <w:rsid w:val="001241CF"/>
    <w:rsid w:val="00125C6A"/>
    <w:rsid w:val="00126E60"/>
    <w:rsid w:val="00126FF0"/>
    <w:rsid w:val="00127727"/>
    <w:rsid w:val="0013253A"/>
    <w:rsid w:val="001325B5"/>
    <w:rsid w:val="00133265"/>
    <w:rsid w:val="001338DE"/>
    <w:rsid w:val="00134211"/>
    <w:rsid w:val="0013449E"/>
    <w:rsid w:val="00134B18"/>
    <w:rsid w:val="00134F00"/>
    <w:rsid w:val="00136168"/>
    <w:rsid w:val="001368F1"/>
    <w:rsid w:val="001372BC"/>
    <w:rsid w:val="001375B5"/>
    <w:rsid w:val="001405E9"/>
    <w:rsid w:val="00140E26"/>
    <w:rsid w:val="0014123E"/>
    <w:rsid w:val="001420B6"/>
    <w:rsid w:val="001433A0"/>
    <w:rsid w:val="001438BA"/>
    <w:rsid w:val="001443FB"/>
    <w:rsid w:val="00144A6C"/>
    <w:rsid w:val="00144F29"/>
    <w:rsid w:val="0014536B"/>
    <w:rsid w:val="00145884"/>
    <w:rsid w:val="001505A2"/>
    <w:rsid w:val="00150890"/>
    <w:rsid w:val="00150B5F"/>
    <w:rsid w:val="00150F8F"/>
    <w:rsid w:val="00151C57"/>
    <w:rsid w:val="00151DA2"/>
    <w:rsid w:val="001526A3"/>
    <w:rsid w:val="00152860"/>
    <w:rsid w:val="00152A32"/>
    <w:rsid w:val="00152ECB"/>
    <w:rsid w:val="00153501"/>
    <w:rsid w:val="001538C7"/>
    <w:rsid w:val="0015568D"/>
    <w:rsid w:val="00155B36"/>
    <w:rsid w:val="00155C01"/>
    <w:rsid w:val="00156212"/>
    <w:rsid w:val="001607F4"/>
    <w:rsid w:val="00161C93"/>
    <w:rsid w:val="0016223D"/>
    <w:rsid w:val="00162F13"/>
    <w:rsid w:val="00163389"/>
    <w:rsid w:val="0016412C"/>
    <w:rsid w:val="001642DA"/>
    <w:rsid w:val="0016439E"/>
    <w:rsid w:val="001644B9"/>
    <w:rsid w:val="00164B95"/>
    <w:rsid w:val="00164CA6"/>
    <w:rsid w:val="001656D3"/>
    <w:rsid w:val="00165FB3"/>
    <w:rsid w:val="00166323"/>
    <w:rsid w:val="00166C70"/>
    <w:rsid w:val="00167EA0"/>
    <w:rsid w:val="0017033C"/>
    <w:rsid w:val="0017052C"/>
    <w:rsid w:val="00170820"/>
    <w:rsid w:val="00172568"/>
    <w:rsid w:val="00172693"/>
    <w:rsid w:val="0017289B"/>
    <w:rsid w:val="001736F2"/>
    <w:rsid w:val="0017522A"/>
    <w:rsid w:val="00175534"/>
    <w:rsid w:val="001757EE"/>
    <w:rsid w:val="00176A9B"/>
    <w:rsid w:val="00176D56"/>
    <w:rsid w:val="00177218"/>
    <w:rsid w:val="00177F3E"/>
    <w:rsid w:val="00182A15"/>
    <w:rsid w:val="00183076"/>
    <w:rsid w:val="001842A3"/>
    <w:rsid w:val="00184503"/>
    <w:rsid w:val="00184F88"/>
    <w:rsid w:val="00185729"/>
    <w:rsid w:val="0018596E"/>
    <w:rsid w:val="00185D3B"/>
    <w:rsid w:val="001871EC"/>
    <w:rsid w:val="00187F63"/>
    <w:rsid w:val="00190796"/>
    <w:rsid w:val="001925A4"/>
    <w:rsid w:val="00192930"/>
    <w:rsid w:val="00193060"/>
    <w:rsid w:val="00193F30"/>
    <w:rsid w:val="0019412C"/>
    <w:rsid w:val="00195B91"/>
    <w:rsid w:val="0019734A"/>
    <w:rsid w:val="00197478"/>
    <w:rsid w:val="00197D8D"/>
    <w:rsid w:val="001A004C"/>
    <w:rsid w:val="001A095B"/>
    <w:rsid w:val="001A0CAD"/>
    <w:rsid w:val="001A1720"/>
    <w:rsid w:val="001A1A8C"/>
    <w:rsid w:val="001A1FFE"/>
    <w:rsid w:val="001A2D98"/>
    <w:rsid w:val="001A2DAD"/>
    <w:rsid w:val="001A44B8"/>
    <w:rsid w:val="001A46FD"/>
    <w:rsid w:val="001A6102"/>
    <w:rsid w:val="001A618F"/>
    <w:rsid w:val="001A6304"/>
    <w:rsid w:val="001A63E3"/>
    <w:rsid w:val="001A68E5"/>
    <w:rsid w:val="001A6BA4"/>
    <w:rsid w:val="001B072A"/>
    <w:rsid w:val="001B0848"/>
    <w:rsid w:val="001B0960"/>
    <w:rsid w:val="001B0E5F"/>
    <w:rsid w:val="001B123A"/>
    <w:rsid w:val="001B21A6"/>
    <w:rsid w:val="001B2B13"/>
    <w:rsid w:val="001B2F5A"/>
    <w:rsid w:val="001B3060"/>
    <w:rsid w:val="001B39C8"/>
    <w:rsid w:val="001B3A46"/>
    <w:rsid w:val="001B4093"/>
    <w:rsid w:val="001B40D6"/>
    <w:rsid w:val="001B4316"/>
    <w:rsid w:val="001B4EF6"/>
    <w:rsid w:val="001B518D"/>
    <w:rsid w:val="001B6B32"/>
    <w:rsid w:val="001B779E"/>
    <w:rsid w:val="001B7D81"/>
    <w:rsid w:val="001C0BCE"/>
    <w:rsid w:val="001C2CFD"/>
    <w:rsid w:val="001C306A"/>
    <w:rsid w:val="001C3492"/>
    <w:rsid w:val="001C4BD1"/>
    <w:rsid w:val="001C5217"/>
    <w:rsid w:val="001C5359"/>
    <w:rsid w:val="001C587D"/>
    <w:rsid w:val="001C5E2A"/>
    <w:rsid w:val="001C5F39"/>
    <w:rsid w:val="001C622A"/>
    <w:rsid w:val="001C626D"/>
    <w:rsid w:val="001C6B57"/>
    <w:rsid w:val="001C7175"/>
    <w:rsid w:val="001C73D6"/>
    <w:rsid w:val="001C782D"/>
    <w:rsid w:val="001C7955"/>
    <w:rsid w:val="001D094A"/>
    <w:rsid w:val="001D0A34"/>
    <w:rsid w:val="001D1B6E"/>
    <w:rsid w:val="001D1E55"/>
    <w:rsid w:val="001D254F"/>
    <w:rsid w:val="001D2688"/>
    <w:rsid w:val="001D27E7"/>
    <w:rsid w:val="001D2EFD"/>
    <w:rsid w:val="001D33D0"/>
    <w:rsid w:val="001D3F0C"/>
    <w:rsid w:val="001D4904"/>
    <w:rsid w:val="001D5994"/>
    <w:rsid w:val="001D61D2"/>
    <w:rsid w:val="001D7ED1"/>
    <w:rsid w:val="001E0DF8"/>
    <w:rsid w:val="001E2510"/>
    <w:rsid w:val="001E3A3F"/>
    <w:rsid w:val="001E4E5D"/>
    <w:rsid w:val="001E643F"/>
    <w:rsid w:val="001E6DA1"/>
    <w:rsid w:val="001F0A91"/>
    <w:rsid w:val="001F0CF0"/>
    <w:rsid w:val="001F11AD"/>
    <w:rsid w:val="001F1376"/>
    <w:rsid w:val="001F162A"/>
    <w:rsid w:val="001F1EAD"/>
    <w:rsid w:val="001F2121"/>
    <w:rsid w:val="001F2A7B"/>
    <w:rsid w:val="001F3753"/>
    <w:rsid w:val="001F40FE"/>
    <w:rsid w:val="001F5299"/>
    <w:rsid w:val="001F5919"/>
    <w:rsid w:val="001F614C"/>
    <w:rsid w:val="001F6DC5"/>
    <w:rsid w:val="00200CD5"/>
    <w:rsid w:val="0020131E"/>
    <w:rsid w:val="00201B77"/>
    <w:rsid w:val="0020281F"/>
    <w:rsid w:val="00202A31"/>
    <w:rsid w:val="00202F5C"/>
    <w:rsid w:val="00203067"/>
    <w:rsid w:val="00203301"/>
    <w:rsid w:val="00204023"/>
    <w:rsid w:val="00204281"/>
    <w:rsid w:val="00204BE1"/>
    <w:rsid w:val="00204DE4"/>
    <w:rsid w:val="00205AEC"/>
    <w:rsid w:val="002065EC"/>
    <w:rsid w:val="002067E7"/>
    <w:rsid w:val="00206C4B"/>
    <w:rsid w:val="00207E00"/>
    <w:rsid w:val="0021011F"/>
    <w:rsid w:val="00210490"/>
    <w:rsid w:val="002113A4"/>
    <w:rsid w:val="00211847"/>
    <w:rsid w:val="00211931"/>
    <w:rsid w:val="00211D0B"/>
    <w:rsid w:val="00211D1E"/>
    <w:rsid w:val="00211DD6"/>
    <w:rsid w:val="00211E01"/>
    <w:rsid w:val="00211E54"/>
    <w:rsid w:val="002134E5"/>
    <w:rsid w:val="00213D92"/>
    <w:rsid w:val="002159DA"/>
    <w:rsid w:val="00216237"/>
    <w:rsid w:val="00216C7B"/>
    <w:rsid w:val="002171B0"/>
    <w:rsid w:val="0022026C"/>
    <w:rsid w:val="00220B0E"/>
    <w:rsid w:val="0022112B"/>
    <w:rsid w:val="00221F35"/>
    <w:rsid w:val="00222224"/>
    <w:rsid w:val="002225DD"/>
    <w:rsid w:val="00222A68"/>
    <w:rsid w:val="00223035"/>
    <w:rsid w:val="00223A66"/>
    <w:rsid w:val="00223CBC"/>
    <w:rsid w:val="00223EF1"/>
    <w:rsid w:val="0022433C"/>
    <w:rsid w:val="00225129"/>
    <w:rsid w:val="0022530C"/>
    <w:rsid w:val="002270A4"/>
    <w:rsid w:val="00227A61"/>
    <w:rsid w:val="00227AA3"/>
    <w:rsid w:val="002305E0"/>
    <w:rsid w:val="00230C49"/>
    <w:rsid w:val="002316B7"/>
    <w:rsid w:val="0023170C"/>
    <w:rsid w:val="002329EF"/>
    <w:rsid w:val="00232A1B"/>
    <w:rsid w:val="00232C57"/>
    <w:rsid w:val="00233D2F"/>
    <w:rsid w:val="002345CC"/>
    <w:rsid w:val="00234E7C"/>
    <w:rsid w:val="00235841"/>
    <w:rsid w:val="0023595D"/>
    <w:rsid w:val="0023653A"/>
    <w:rsid w:val="00236996"/>
    <w:rsid w:val="00236B38"/>
    <w:rsid w:val="002373A9"/>
    <w:rsid w:val="00237427"/>
    <w:rsid w:val="002376DD"/>
    <w:rsid w:val="00237E1D"/>
    <w:rsid w:val="00237F1D"/>
    <w:rsid w:val="0024103A"/>
    <w:rsid w:val="0024239B"/>
    <w:rsid w:val="002427FC"/>
    <w:rsid w:val="0024282A"/>
    <w:rsid w:val="00242A3F"/>
    <w:rsid w:val="00242C06"/>
    <w:rsid w:val="00245B89"/>
    <w:rsid w:val="00247238"/>
    <w:rsid w:val="00247337"/>
    <w:rsid w:val="002508DB"/>
    <w:rsid w:val="00252560"/>
    <w:rsid w:val="002528AB"/>
    <w:rsid w:val="00253006"/>
    <w:rsid w:val="00253430"/>
    <w:rsid w:val="00253CD3"/>
    <w:rsid w:val="002541B5"/>
    <w:rsid w:val="00254C71"/>
    <w:rsid w:val="00254E0C"/>
    <w:rsid w:val="00255407"/>
    <w:rsid w:val="00255BEE"/>
    <w:rsid w:val="0025667B"/>
    <w:rsid w:val="00256DC2"/>
    <w:rsid w:val="00260296"/>
    <w:rsid w:val="00260C1B"/>
    <w:rsid w:val="002618DA"/>
    <w:rsid w:val="00262180"/>
    <w:rsid w:val="002624D0"/>
    <w:rsid w:val="00262B01"/>
    <w:rsid w:val="00262D37"/>
    <w:rsid w:val="002644C8"/>
    <w:rsid w:val="00264D10"/>
    <w:rsid w:val="00265034"/>
    <w:rsid w:val="00266AB1"/>
    <w:rsid w:val="002675F2"/>
    <w:rsid w:val="00267DF8"/>
    <w:rsid w:val="00271D75"/>
    <w:rsid w:val="00271D8D"/>
    <w:rsid w:val="0027206B"/>
    <w:rsid w:val="002721E6"/>
    <w:rsid w:val="002727BD"/>
    <w:rsid w:val="00273495"/>
    <w:rsid w:val="00273A3B"/>
    <w:rsid w:val="00274216"/>
    <w:rsid w:val="00274B05"/>
    <w:rsid w:val="00275855"/>
    <w:rsid w:val="00275EC3"/>
    <w:rsid w:val="00275F3B"/>
    <w:rsid w:val="00276397"/>
    <w:rsid w:val="002766B1"/>
    <w:rsid w:val="0027685F"/>
    <w:rsid w:val="00277216"/>
    <w:rsid w:val="0027751A"/>
    <w:rsid w:val="00277525"/>
    <w:rsid w:val="00277FF3"/>
    <w:rsid w:val="00280A6D"/>
    <w:rsid w:val="002812E2"/>
    <w:rsid w:val="00283398"/>
    <w:rsid w:val="0028420C"/>
    <w:rsid w:val="00284697"/>
    <w:rsid w:val="00285355"/>
    <w:rsid w:val="00285863"/>
    <w:rsid w:val="00285EB7"/>
    <w:rsid w:val="00286369"/>
    <w:rsid w:val="00286594"/>
    <w:rsid w:val="002868D7"/>
    <w:rsid w:val="00286CE8"/>
    <w:rsid w:val="002871CD"/>
    <w:rsid w:val="00287CB9"/>
    <w:rsid w:val="00287D03"/>
    <w:rsid w:val="002903BB"/>
    <w:rsid w:val="00290810"/>
    <w:rsid w:val="00292A05"/>
    <w:rsid w:val="00292D51"/>
    <w:rsid w:val="0029312E"/>
    <w:rsid w:val="00293209"/>
    <w:rsid w:val="002940A7"/>
    <w:rsid w:val="00294707"/>
    <w:rsid w:val="002949C7"/>
    <w:rsid w:val="00294BE1"/>
    <w:rsid w:val="00295713"/>
    <w:rsid w:val="002957DE"/>
    <w:rsid w:val="002961D3"/>
    <w:rsid w:val="00296404"/>
    <w:rsid w:val="00296492"/>
    <w:rsid w:val="00296662"/>
    <w:rsid w:val="00296942"/>
    <w:rsid w:val="00296A55"/>
    <w:rsid w:val="00297636"/>
    <w:rsid w:val="00297A95"/>
    <w:rsid w:val="002A0D98"/>
    <w:rsid w:val="002A17C7"/>
    <w:rsid w:val="002A18E9"/>
    <w:rsid w:val="002A1EDF"/>
    <w:rsid w:val="002A2038"/>
    <w:rsid w:val="002A2B05"/>
    <w:rsid w:val="002A2C97"/>
    <w:rsid w:val="002A402D"/>
    <w:rsid w:val="002A4163"/>
    <w:rsid w:val="002A4452"/>
    <w:rsid w:val="002A47B7"/>
    <w:rsid w:val="002A4835"/>
    <w:rsid w:val="002A5A12"/>
    <w:rsid w:val="002A5A50"/>
    <w:rsid w:val="002A6176"/>
    <w:rsid w:val="002A657F"/>
    <w:rsid w:val="002A6CED"/>
    <w:rsid w:val="002A70A5"/>
    <w:rsid w:val="002A7DBF"/>
    <w:rsid w:val="002B0FEB"/>
    <w:rsid w:val="002B11A1"/>
    <w:rsid w:val="002B1AC1"/>
    <w:rsid w:val="002B1BCB"/>
    <w:rsid w:val="002B1C41"/>
    <w:rsid w:val="002B1F22"/>
    <w:rsid w:val="002B25F6"/>
    <w:rsid w:val="002B2787"/>
    <w:rsid w:val="002B2DB4"/>
    <w:rsid w:val="002B30C8"/>
    <w:rsid w:val="002B3291"/>
    <w:rsid w:val="002B3457"/>
    <w:rsid w:val="002B3995"/>
    <w:rsid w:val="002B4AE3"/>
    <w:rsid w:val="002B4D25"/>
    <w:rsid w:val="002B4FDE"/>
    <w:rsid w:val="002B5034"/>
    <w:rsid w:val="002B580D"/>
    <w:rsid w:val="002B583E"/>
    <w:rsid w:val="002B5B34"/>
    <w:rsid w:val="002B6656"/>
    <w:rsid w:val="002B6A02"/>
    <w:rsid w:val="002B6B08"/>
    <w:rsid w:val="002B6EFE"/>
    <w:rsid w:val="002B7C3F"/>
    <w:rsid w:val="002B7E82"/>
    <w:rsid w:val="002C075B"/>
    <w:rsid w:val="002C079D"/>
    <w:rsid w:val="002C08B2"/>
    <w:rsid w:val="002C209E"/>
    <w:rsid w:val="002C2790"/>
    <w:rsid w:val="002C384E"/>
    <w:rsid w:val="002C3850"/>
    <w:rsid w:val="002C38DB"/>
    <w:rsid w:val="002C3DA3"/>
    <w:rsid w:val="002C4480"/>
    <w:rsid w:val="002C4AC8"/>
    <w:rsid w:val="002C5593"/>
    <w:rsid w:val="002C5896"/>
    <w:rsid w:val="002C5D19"/>
    <w:rsid w:val="002C6571"/>
    <w:rsid w:val="002C6E97"/>
    <w:rsid w:val="002C7B1E"/>
    <w:rsid w:val="002C7B5D"/>
    <w:rsid w:val="002D073E"/>
    <w:rsid w:val="002D2217"/>
    <w:rsid w:val="002D2489"/>
    <w:rsid w:val="002D2838"/>
    <w:rsid w:val="002D381E"/>
    <w:rsid w:val="002D4BAE"/>
    <w:rsid w:val="002D5601"/>
    <w:rsid w:val="002E0533"/>
    <w:rsid w:val="002E0811"/>
    <w:rsid w:val="002E0E18"/>
    <w:rsid w:val="002E118A"/>
    <w:rsid w:val="002E148B"/>
    <w:rsid w:val="002E1668"/>
    <w:rsid w:val="002E1C6A"/>
    <w:rsid w:val="002E1CC4"/>
    <w:rsid w:val="002E23BB"/>
    <w:rsid w:val="002E2892"/>
    <w:rsid w:val="002E3628"/>
    <w:rsid w:val="002E44C2"/>
    <w:rsid w:val="002E4F66"/>
    <w:rsid w:val="002E50E2"/>
    <w:rsid w:val="002E51EC"/>
    <w:rsid w:val="002E7E59"/>
    <w:rsid w:val="002F0B1F"/>
    <w:rsid w:val="002F0E40"/>
    <w:rsid w:val="002F1AD2"/>
    <w:rsid w:val="002F1E13"/>
    <w:rsid w:val="002F3007"/>
    <w:rsid w:val="002F375C"/>
    <w:rsid w:val="002F4080"/>
    <w:rsid w:val="002F4404"/>
    <w:rsid w:val="002F48E7"/>
    <w:rsid w:val="002F49BC"/>
    <w:rsid w:val="002F56F4"/>
    <w:rsid w:val="002F5880"/>
    <w:rsid w:val="002F5E26"/>
    <w:rsid w:val="002F62CE"/>
    <w:rsid w:val="002F68F8"/>
    <w:rsid w:val="00300B49"/>
    <w:rsid w:val="003010ED"/>
    <w:rsid w:val="003018C8"/>
    <w:rsid w:val="003028CE"/>
    <w:rsid w:val="00302F80"/>
    <w:rsid w:val="0030383B"/>
    <w:rsid w:val="00303922"/>
    <w:rsid w:val="00303D2A"/>
    <w:rsid w:val="003044AE"/>
    <w:rsid w:val="003045C7"/>
    <w:rsid w:val="003046C5"/>
    <w:rsid w:val="00304E12"/>
    <w:rsid w:val="00306536"/>
    <w:rsid w:val="00307F2F"/>
    <w:rsid w:val="003109C5"/>
    <w:rsid w:val="00310C4E"/>
    <w:rsid w:val="00310C8F"/>
    <w:rsid w:val="003111DC"/>
    <w:rsid w:val="0031129F"/>
    <w:rsid w:val="003128F5"/>
    <w:rsid w:val="00312F1A"/>
    <w:rsid w:val="0031312E"/>
    <w:rsid w:val="00313309"/>
    <w:rsid w:val="0031342D"/>
    <w:rsid w:val="0031355F"/>
    <w:rsid w:val="00313669"/>
    <w:rsid w:val="0031382A"/>
    <w:rsid w:val="003138EE"/>
    <w:rsid w:val="00313DC3"/>
    <w:rsid w:val="00314B8C"/>
    <w:rsid w:val="00314BC2"/>
    <w:rsid w:val="00314D0A"/>
    <w:rsid w:val="003153C1"/>
    <w:rsid w:val="00315575"/>
    <w:rsid w:val="00315694"/>
    <w:rsid w:val="00315A1A"/>
    <w:rsid w:val="00315CFF"/>
    <w:rsid w:val="00315F22"/>
    <w:rsid w:val="003169D2"/>
    <w:rsid w:val="00316F5B"/>
    <w:rsid w:val="0031728F"/>
    <w:rsid w:val="00317FFE"/>
    <w:rsid w:val="0032068B"/>
    <w:rsid w:val="0032074B"/>
    <w:rsid w:val="00321482"/>
    <w:rsid w:val="0032157B"/>
    <w:rsid w:val="00321583"/>
    <w:rsid w:val="003226AF"/>
    <w:rsid w:val="0032335A"/>
    <w:rsid w:val="00324063"/>
    <w:rsid w:val="00324FB4"/>
    <w:rsid w:val="00325204"/>
    <w:rsid w:val="00325FAD"/>
    <w:rsid w:val="0032618E"/>
    <w:rsid w:val="003263CE"/>
    <w:rsid w:val="00326B58"/>
    <w:rsid w:val="00327248"/>
    <w:rsid w:val="0032744E"/>
    <w:rsid w:val="003279FB"/>
    <w:rsid w:val="00327F32"/>
    <w:rsid w:val="00330746"/>
    <w:rsid w:val="00333D60"/>
    <w:rsid w:val="00334A0F"/>
    <w:rsid w:val="00334F58"/>
    <w:rsid w:val="003350A9"/>
    <w:rsid w:val="00335C1E"/>
    <w:rsid w:val="00335F77"/>
    <w:rsid w:val="003375B2"/>
    <w:rsid w:val="003376D8"/>
    <w:rsid w:val="00341651"/>
    <w:rsid w:val="00341F4D"/>
    <w:rsid w:val="0034244E"/>
    <w:rsid w:val="00342808"/>
    <w:rsid w:val="00343513"/>
    <w:rsid w:val="003440C9"/>
    <w:rsid w:val="00344C4B"/>
    <w:rsid w:val="00345854"/>
    <w:rsid w:val="00346AB3"/>
    <w:rsid w:val="00346D6E"/>
    <w:rsid w:val="00346FD9"/>
    <w:rsid w:val="00347350"/>
    <w:rsid w:val="00347453"/>
    <w:rsid w:val="00347CB8"/>
    <w:rsid w:val="00350228"/>
    <w:rsid w:val="003503BD"/>
    <w:rsid w:val="00350A72"/>
    <w:rsid w:val="00350C75"/>
    <w:rsid w:val="00351018"/>
    <w:rsid w:val="00351EBD"/>
    <w:rsid w:val="00353557"/>
    <w:rsid w:val="00353645"/>
    <w:rsid w:val="003557D3"/>
    <w:rsid w:val="00356023"/>
    <w:rsid w:val="00356F10"/>
    <w:rsid w:val="0036045C"/>
    <w:rsid w:val="003616C7"/>
    <w:rsid w:val="003617D0"/>
    <w:rsid w:val="0036398A"/>
    <w:rsid w:val="003641AE"/>
    <w:rsid w:val="0036445D"/>
    <w:rsid w:val="00364DC1"/>
    <w:rsid w:val="00365745"/>
    <w:rsid w:val="00365D70"/>
    <w:rsid w:val="00366B9E"/>
    <w:rsid w:val="00367441"/>
    <w:rsid w:val="00367C54"/>
    <w:rsid w:val="00370B65"/>
    <w:rsid w:val="00371C73"/>
    <w:rsid w:val="003722CD"/>
    <w:rsid w:val="0037240B"/>
    <w:rsid w:val="00372B47"/>
    <w:rsid w:val="00374159"/>
    <w:rsid w:val="003743D7"/>
    <w:rsid w:val="00374831"/>
    <w:rsid w:val="00374D76"/>
    <w:rsid w:val="00375131"/>
    <w:rsid w:val="0037532B"/>
    <w:rsid w:val="00375BCC"/>
    <w:rsid w:val="003760DA"/>
    <w:rsid w:val="0037648A"/>
    <w:rsid w:val="003774B2"/>
    <w:rsid w:val="003775FA"/>
    <w:rsid w:val="00377C4A"/>
    <w:rsid w:val="00377E07"/>
    <w:rsid w:val="00380E0E"/>
    <w:rsid w:val="0038145C"/>
    <w:rsid w:val="00381903"/>
    <w:rsid w:val="00381910"/>
    <w:rsid w:val="00382002"/>
    <w:rsid w:val="003820EA"/>
    <w:rsid w:val="0038246E"/>
    <w:rsid w:val="003834FD"/>
    <w:rsid w:val="003845BB"/>
    <w:rsid w:val="00384621"/>
    <w:rsid w:val="0038472B"/>
    <w:rsid w:val="003851C1"/>
    <w:rsid w:val="00385E91"/>
    <w:rsid w:val="00386D91"/>
    <w:rsid w:val="00386E1B"/>
    <w:rsid w:val="00386E28"/>
    <w:rsid w:val="0038739E"/>
    <w:rsid w:val="0039001F"/>
    <w:rsid w:val="003909C1"/>
    <w:rsid w:val="003914AE"/>
    <w:rsid w:val="0039160A"/>
    <w:rsid w:val="00391BDC"/>
    <w:rsid w:val="00391CB7"/>
    <w:rsid w:val="0039349D"/>
    <w:rsid w:val="00394E95"/>
    <w:rsid w:val="0039534B"/>
    <w:rsid w:val="00395505"/>
    <w:rsid w:val="00395ECB"/>
    <w:rsid w:val="003963F1"/>
    <w:rsid w:val="00396590"/>
    <w:rsid w:val="003967CA"/>
    <w:rsid w:val="003967EC"/>
    <w:rsid w:val="00396E6B"/>
    <w:rsid w:val="003971BC"/>
    <w:rsid w:val="00397784"/>
    <w:rsid w:val="00397A4C"/>
    <w:rsid w:val="003A013F"/>
    <w:rsid w:val="003A099A"/>
    <w:rsid w:val="003A0E1A"/>
    <w:rsid w:val="003A171A"/>
    <w:rsid w:val="003A23C1"/>
    <w:rsid w:val="003A25D0"/>
    <w:rsid w:val="003A42F8"/>
    <w:rsid w:val="003A43C0"/>
    <w:rsid w:val="003A46CB"/>
    <w:rsid w:val="003A4F29"/>
    <w:rsid w:val="003A5C2C"/>
    <w:rsid w:val="003A6506"/>
    <w:rsid w:val="003A7544"/>
    <w:rsid w:val="003A7B84"/>
    <w:rsid w:val="003A7F4B"/>
    <w:rsid w:val="003B35D3"/>
    <w:rsid w:val="003B44B6"/>
    <w:rsid w:val="003B4909"/>
    <w:rsid w:val="003B4F25"/>
    <w:rsid w:val="003B541B"/>
    <w:rsid w:val="003B54A3"/>
    <w:rsid w:val="003B54C1"/>
    <w:rsid w:val="003B54C4"/>
    <w:rsid w:val="003B66E6"/>
    <w:rsid w:val="003B69F5"/>
    <w:rsid w:val="003C09A5"/>
    <w:rsid w:val="003C0CAD"/>
    <w:rsid w:val="003C4256"/>
    <w:rsid w:val="003C484F"/>
    <w:rsid w:val="003C5613"/>
    <w:rsid w:val="003C5684"/>
    <w:rsid w:val="003C6507"/>
    <w:rsid w:val="003C6B12"/>
    <w:rsid w:val="003C6C84"/>
    <w:rsid w:val="003C745C"/>
    <w:rsid w:val="003C76B4"/>
    <w:rsid w:val="003C7D9F"/>
    <w:rsid w:val="003D04E2"/>
    <w:rsid w:val="003D0FE5"/>
    <w:rsid w:val="003D1453"/>
    <w:rsid w:val="003D1541"/>
    <w:rsid w:val="003D1B59"/>
    <w:rsid w:val="003D225D"/>
    <w:rsid w:val="003D3BD4"/>
    <w:rsid w:val="003D464F"/>
    <w:rsid w:val="003D55CE"/>
    <w:rsid w:val="003D5846"/>
    <w:rsid w:val="003D6175"/>
    <w:rsid w:val="003D641E"/>
    <w:rsid w:val="003D64E2"/>
    <w:rsid w:val="003D6D60"/>
    <w:rsid w:val="003E0918"/>
    <w:rsid w:val="003E0C2B"/>
    <w:rsid w:val="003E26DF"/>
    <w:rsid w:val="003E29E5"/>
    <w:rsid w:val="003E2C1D"/>
    <w:rsid w:val="003E30E9"/>
    <w:rsid w:val="003E33C5"/>
    <w:rsid w:val="003E3B79"/>
    <w:rsid w:val="003E3CE9"/>
    <w:rsid w:val="003E3F11"/>
    <w:rsid w:val="003E40CD"/>
    <w:rsid w:val="003E4372"/>
    <w:rsid w:val="003E51C3"/>
    <w:rsid w:val="003E5367"/>
    <w:rsid w:val="003E5DF0"/>
    <w:rsid w:val="003E6FC1"/>
    <w:rsid w:val="003E7003"/>
    <w:rsid w:val="003E73C4"/>
    <w:rsid w:val="003E7480"/>
    <w:rsid w:val="003E748F"/>
    <w:rsid w:val="003E77C1"/>
    <w:rsid w:val="003E7E4D"/>
    <w:rsid w:val="003F0863"/>
    <w:rsid w:val="003F0C05"/>
    <w:rsid w:val="003F14A7"/>
    <w:rsid w:val="003F190E"/>
    <w:rsid w:val="003F1B62"/>
    <w:rsid w:val="003F2002"/>
    <w:rsid w:val="003F2FFD"/>
    <w:rsid w:val="003F376A"/>
    <w:rsid w:val="003F389C"/>
    <w:rsid w:val="003F3903"/>
    <w:rsid w:val="003F445B"/>
    <w:rsid w:val="003F4862"/>
    <w:rsid w:val="003F49A6"/>
    <w:rsid w:val="003F5703"/>
    <w:rsid w:val="003F5DBE"/>
    <w:rsid w:val="003F6146"/>
    <w:rsid w:val="003F7138"/>
    <w:rsid w:val="003F76AF"/>
    <w:rsid w:val="003F7B4D"/>
    <w:rsid w:val="003F7D8D"/>
    <w:rsid w:val="004000A9"/>
    <w:rsid w:val="004010D1"/>
    <w:rsid w:val="00401A1C"/>
    <w:rsid w:val="00401DEF"/>
    <w:rsid w:val="0040221A"/>
    <w:rsid w:val="004029E8"/>
    <w:rsid w:val="00402F6A"/>
    <w:rsid w:val="004031A7"/>
    <w:rsid w:val="00404673"/>
    <w:rsid w:val="00404F2C"/>
    <w:rsid w:val="00405086"/>
    <w:rsid w:val="0040573B"/>
    <w:rsid w:val="00405BB2"/>
    <w:rsid w:val="00405CE0"/>
    <w:rsid w:val="00407594"/>
    <w:rsid w:val="004077D9"/>
    <w:rsid w:val="00410451"/>
    <w:rsid w:val="00410B1B"/>
    <w:rsid w:val="0041143C"/>
    <w:rsid w:val="00411675"/>
    <w:rsid w:val="00411F3E"/>
    <w:rsid w:val="00411FB5"/>
    <w:rsid w:val="00412476"/>
    <w:rsid w:val="00412AAF"/>
    <w:rsid w:val="00412E30"/>
    <w:rsid w:val="00413709"/>
    <w:rsid w:val="004139FB"/>
    <w:rsid w:val="00414303"/>
    <w:rsid w:val="00415879"/>
    <w:rsid w:val="00415B51"/>
    <w:rsid w:val="00420113"/>
    <w:rsid w:val="00421CB5"/>
    <w:rsid w:val="00421EE9"/>
    <w:rsid w:val="00422D0C"/>
    <w:rsid w:val="00423A71"/>
    <w:rsid w:val="00423BF8"/>
    <w:rsid w:val="00424815"/>
    <w:rsid w:val="00424BF8"/>
    <w:rsid w:val="00424F46"/>
    <w:rsid w:val="004254D7"/>
    <w:rsid w:val="00426E94"/>
    <w:rsid w:val="0042775F"/>
    <w:rsid w:val="00427AA0"/>
    <w:rsid w:val="00430C08"/>
    <w:rsid w:val="00430E09"/>
    <w:rsid w:val="00430FDD"/>
    <w:rsid w:val="00431114"/>
    <w:rsid w:val="0043222D"/>
    <w:rsid w:val="00432CE7"/>
    <w:rsid w:val="00433F04"/>
    <w:rsid w:val="00434207"/>
    <w:rsid w:val="004353EF"/>
    <w:rsid w:val="0043589B"/>
    <w:rsid w:val="00435D75"/>
    <w:rsid w:val="00435D8B"/>
    <w:rsid w:val="004369AE"/>
    <w:rsid w:val="00436C3C"/>
    <w:rsid w:val="00437867"/>
    <w:rsid w:val="00437A73"/>
    <w:rsid w:val="00437B9A"/>
    <w:rsid w:val="00440124"/>
    <w:rsid w:val="00440346"/>
    <w:rsid w:val="00440BA2"/>
    <w:rsid w:val="004413F1"/>
    <w:rsid w:val="00441AD8"/>
    <w:rsid w:val="00443701"/>
    <w:rsid w:val="00444586"/>
    <w:rsid w:val="00444726"/>
    <w:rsid w:val="0044537B"/>
    <w:rsid w:val="004504EC"/>
    <w:rsid w:val="00451803"/>
    <w:rsid w:val="00451D4C"/>
    <w:rsid w:val="004521B6"/>
    <w:rsid w:val="00452471"/>
    <w:rsid w:val="004526EE"/>
    <w:rsid w:val="00453620"/>
    <w:rsid w:val="0045370A"/>
    <w:rsid w:val="004538DF"/>
    <w:rsid w:val="00453D58"/>
    <w:rsid w:val="004551D1"/>
    <w:rsid w:val="00455551"/>
    <w:rsid w:val="0045736E"/>
    <w:rsid w:val="00457A2A"/>
    <w:rsid w:val="0046038B"/>
    <w:rsid w:val="00461A02"/>
    <w:rsid w:val="00461B60"/>
    <w:rsid w:val="00461C46"/>
    <w:rsid w:val="00462049"/>
    <w:rsid w:val="004623DA"/>
    <w:rsid w:val="00462E27"/>
    <w:rsid w:val="00463C2A"/>
    <w:rsid w:val="0046447D"/>
    <w:rsid w:val="004651C5"/>
    <w:rsid w:val="00465CFE"/>
    <w:rsid w:val="00466238"/>
    <w:rsid w:val="0046681D"/>
    <w:rsid w:val="00466B66"/>
    <w:rsid w:val="00467724"/>
    <w:rsid w:val="00470A88"/>
    <w:rsid w:val="00470BC2"/>
    <w:rsid w:val="00470BE5"/>
    <w:rsid w:val="00470FC6"/>
    <w:rsid w:val="00471BE7"/>
    <w:rsid w:val="00473B90"/>
    <w:rsid w:val="00473F06"/>
    <w:rsid w:val="0047423B"/>
    <w:rsid w:val="004748A4"/>
    <w:rsid w:val="00474DC7"/>
    <w:rsid w:val="00475117"/>
    <w:rsid w:val="0047544C"/>
    <w:rsid w:val="004755FB"/>
    <w:rsid w:val="004766C2"/>
    <w:rsid w:val="00476B55"/>
    <w:rsid w:val="00477541"/>
    <w:rsid w:val="00477CE5"/>
    <w:rsid w:val="00477D91"/>
    <w:rsid w:val="0048018E"/>
    <w:rsid w:val="00480383"/>
    <w:rsid w:val="004806A6"/>
    <w:rsid w:val="004815A0"/>
    <w:rsid w:val="004815C5"/>
    <w:rsid w:val="00481B38"/>
    <w:rsid w:val="00481C2E"/>
    <w:rsid w:val="0048263F"/>
    <w:rsid w:val="00483135"/>
    <w:rsid w:val="00483202"/>
    <w:rsid w:val="00483F2C"/>
    <w:rsid w:val="00484F82"/>
    <w:rsid w:val="00485535"/>
    <w:rsid w:val="00487394"/>
    <w:rsid w:val="004873B6"/>
    <w:rsid w:val="00487727"/>
    <w:rsid w:val="00487F87"/>
    <w:rsid w:val="00490CE8"/>
    <w:rsid w:val="00492175"/>
    <w:rsid w:val="00492574"/>
    <w:rsid w:val="004932DA"/>
    <w:rsid w:val="00494255"/>
    <w:rsid w:val="004947DC"/>
    <w:rsid w:val="00494E20"/>
    <w:rsid w:val="00495017"/>
    <w:rsid w:val="00495388"/>
    <w:rsid w:val="00495BF8"/>
    <w:rsid w:val="00496333"/>
    <w:rsid w:val="004963E6"/>
    <w:rsid w:val="0049704D"/>
    <w:rsid w:val="00497C46"/>
    <w:rsid w:val="00497F0C"/>
    <w:rsid w:val="004A1472"/>
    <w:rsid w:val="004A18AB"/>
    <w:rsid w:val="004A1B83"/>
    <w:rsid w:val="004A1F7A"/>
    <w:rsid w:val="004A216C"/>
    <w:rsid w:val="004A2A5C"/>
    <w:rsid w:val="004A3B7A"/>
    <w:rsid w:val="004A40CD"/>
    <w:rsid w:val="004A4593"/>
    <w:rsid w:val="004A459B"/>
    <w:rsid w:val="004A4808"/>
    <w:rsid w:val="004A5192"/>
    <w:rsid w:val="004A51F4"/>
    <w:rsid w:val="004A6925"/>
    <w:rsid w:val="004A726E"/>
    <w:rsid w:val="004A7793"/>
    <w:rsid w:val="004A79F7"/>
    <w:rsid w:val="004A7BAD"/>
    <w:rsid w:val="004B0259"/>
    <w:rsid w:val="004B0621"/>
    <w:rsid w:val="004B0C8F"/>
    <w:rsid w:val="004B102D"/>
    <w:rsid w:val="004B1658"/>
    <w:rsid w:val="004B2298"/>
    <w:rsid w:val="004B299F"/>
    <w:rsid w:val="004B2B74"/>
    <w:rsid w:val="004B2C7F"/>
    <w:rsid w:val="004B2F8C"/>
    <w:rsid w:val="004B4C41"/>
    <w:rsid w:val="004B5320"/>
    <w:rsid w:val="004B57F7"/>
    <w:rsid w:val="004B58C2"/>
    <w:rsid w:val="004B5A5B"/>
    <w:rsid w:val="004B5B85"/>
    <w:rsid w:val="004B5F28"/>
    <w:rsid w:val="004B6948"/>
    <w:rsid w:val="004B71B9"/>
    <w:rsid w:val="004B7548"/>
    <w:rsid w:val="004B7661"/>
    <w:rsid w:val="004B7AD3"/>
    <w:rsid w:val="004B7E23"/>
    <w:rsid w:val="004C02D1"/>
    <w:rsid w:val="004C06A6"/>
    <w:rsid w:val="004C0BC3"/>
    <w:rsid w:val="004C0CF1"/>
    <w:rsid w:val="004C0F9D"/>
    <w:rsid w:val="004C0FC6"/>
    <w:rsid w:val="004C24CC"/>
    <w:rsid w:val="004C2A64"/>
    <w:rsid w:val="004C4018"/>
    <w:rsid w:val="004C4024"/>
    <w:rsid w:val="004C445E"/>
    <w:rsid w:val="004C45FA"/>
    <w:rsid w:val="004C4BE1"/>
    <w:rsid w:val="004C59E2"/>
    <w:rsid w:val="004C5A97"/>
    <w:rsid w:val="004C6A1D"/>
    <w:rsid w:val="004C73BE"/>
    <w:rsid w:val="004D1643"/>
    <w:rsid w:val="004D22D4"/>
    <w:rsid w:val="004D2740"/>
    <w:rsid w:val="004D29FA"/>
    <w:rsid w:val="004D359C"/>
    <w:rsid w:val="004D4A45"/>
    <w:rsid w:val="004D4BE3"/>
    <w:rsid w:val="004D4D1C"/>
    <w:rsid w:val="004D4E4E"/>
    <w:rsid w:val="004D50BD"/>
    <w:rsid w:val="004D545B"/>
    <w:rsid w:val="004D54F7"/>
    <w:rsid w:val="004D59F2"/>
    <w:rsid w:val="004D6455"/>
    <w:rsid w:val="004D6503"/>
    <w:rsid w:val="004D713F"/>
    <w:rsid w:val="004D7C88"/>
    <w:rsid w:val="004E0BDB"/>
    <w:rsid w:val="004E10BA"/>
    <w:rsid w:val="004E14D3"/>
    <w:rsid w:val="004E23F1"/>
    <w:rsid w:val="004E29E3"/>
    <w:rsid w:val="004E2B1F"/>
    <w:rsid w:val="004E2EBC"/>
    <w:rsid w:val="004E3564"/>
    <w:rsid w:val="004E40C9"/>
    <w:rsid w:val="004E4B6A"/>
    <w:rsid w:val="004E4DDC"/>
    <w:rsid w:val="004E556C"/>
    <w:rsid w:val="004E74D5"/>
    <w:rsid w:val="004F0236"/>
    <w:rsid w:val="004F16D2"/>
    <w:rsid w:val="004F174D"/>
    <w:rsid w:val="004F1EFF"/>
    <w:rsid w:val="004F238E"/>
    <w:rsid w:val="004F322E"/>
    <w:rsid w:val="004F3340"/>
    <w:rsid w:val="004F33B9"/>
    <w:rsid w:val="004F4C7D"/>
    <w:rsid w:val="004F4CB0"/>
    <w:rsid w:val="004F511A"/>
    <w:rsid w:val="004F627A"/>
    <w:rsid w:val="004F7FCB"/>
    <w:rsid w:val="00500857"/>
    <w:rsid w:val="00501849"/>
    <w:rsid w:val="00501A7B"/>
    <w:rsid w:val="0050278B"/>
    <w:rsid w:val="00502AFD"/>
    <w:rsid w:val="00502D4E"/>
    <w:rsid w:val="00503045"/>
    <w:rsid w:val="005035BA"/>
    <w:rsid w:val="0050367D"/>
    <w:rsid w:val="0050436E"/>
    <w:rsid w:val="0050539D"/>
    <w:rsid w:val="00506D81"/>
    <w:rsid w:val="00506E90"/>
    <w:rsid w:val="00507219"/>
    <w:rsid w:val="0050792A"/>
    <w:rsid w:val="00510D17"/>
    <w:rsid w:val="0051102B"/>
    <w:rsid w:val="0051147F"/>
    <w:rsid w:val="00512888"/>
    <w:rsid w:val="00512E94"/>
    <w:rsid w:val="00513862"/>
    <w:rsid w:val="0051407A"/>
    <w:rsid w:val="005143C5"/>
    <w:rsid w:val="00514927"/>
    <w:rsid w:val="0051588F"/>
    <w:rsid w:val="005158EB"/>
    <w:rsid w:val="00515913"/>
    <w:rsid w:val="00515CD0"/>
    <w:rsid w:val="00516180"/>
    <w:rsid w:val="005178CD"/>
    <w:rsid w:val="00517DE5"/>
    <w:rsid w:val="0052153B"/>
    <w:rsid w:val="00521573"/>
    <w:rsid w:val="00521AD6"/>
    <w:rsid w:val="0052257C"/>
    <w:rsid w:val="005225A9"/>
    <w:rsid w:val="005229A9"/>
    <w:rsid w:val="005230B4"/>
    <w:rsid w:val="005233A3"/>
    <w:rsid w:val="00523BAA"/>
    <w:rsid w:val="00523C1B"/>
    <w:rsid w:val="00523FDE"/>
    <w:rsid w:val="0052500C"/>
    <w:rsid w:val="0052554D"/>
    <w:rsid w:val="005259A0"/>
    <w:rsid w:val="00526F9E"/>
    <w:rsid w:val="0052772D"/>
    <w:rsid w:val="00527FE7"/>
    <w:rsid w:val="00531294"/>
    <w:rsid w:val="00531408"/>
    <w:rsid w:val="00531683"/>
    <w:rsid w:val="00531F30"/>
    <w:rsid w:val="00533E77"/>
    <w:rsid w:val="00533F5D"/>
    <w:rsid w:val="005344BC"/>
    <w:rsid w:val="00534DE6"/>
    <w:rsid w:val="00535D65"/>
    <w:rsid w:val="00535E61"/>
    <w:rsid w:val="00536825"/>
    <w:rsid w:val="0053692C"/>
    <w:rsid w:val="00536B9B"/>
    <w:rsid w:val="00540358"/>
    <w:rsid w:val="00540921"/>
    <w:rsid w:val="00541067"/>
    <w:rsid w:val="00542ABB"/>
    <w:rsid w:val="00543926"/>
    <w:rsid w:val="005439AA"/>
    <w:rsid w:val="00544452"/>
    <w:rsid w:val="00544AE6"/>
    <w:rsid w:val="00544EF1"/>
    <w:rsid w:val="00545496"/>
    <w:rsid w:val="00545BB0"/>
    <w:rsid w:val="00546683"/>
    <w:rsid w:val="00547196"/>
    <w:rsid w:val="005500C7"/>
    <w:rsid w:val="0055081F"/>
    <w:rsid w:val="005508BE"/>
    <w:rsid w:val="00551DB1"/>
    <w:rsid w:val="0055248C"/>
    <w:rsid w:val="005528CB"/>
    <w:rsid w:val="0055297D"/>
    <w:rsid w:val="0055394E"/>
    <w:rsid w:val="00554F79"/>
    <w:rsid w:val="00555FD8"/>
    <w:rsid w:val="0055605A"/>
    <w:rsid w:val="00556225"/>
    <w:rsid w:val="00556328"/>
    <w:rsid w:val="00556586"/>
    <w:rsid w:val="005565A1"/>
    <w:rsid w:val="00560620"/>
    <w:rsid w:val="00560F14"/>
    <w:rsid w:val="00560F3A"/>
    <w:rsid w:val="0056133A"/>
    <w:rsid w:val="0056173B"/>
    <w:rsid w:val="005620FF"/>
    <w:rsid w:val="005624B5"/>
    <w:rsid w:val="00562625"/>
    <w:rsid w:val="00564252"/>
    <w:rsid w:val="00564C15"/>
    <w:rsid w:val="005650EF"/>
    <w:rsid w:val="005656BE"/>
    <w:rsid w:val="00565A7D"/>
    <w:rsid w:val="005666FA"/>
    <w:rsid w:val="00567C79"/>
    <w:rsid w:val="00570688"/>
    <w:rsid w:val="00570AC8"/>
    <w:rsid w:val="005710A4"/>
    <w:rsid w:val="0057581A"/>
    <w:rsid w:val="00575919"/>
    <w:rsid w:val="00575F8B"/>
    <w:rsid w:val="00576409"/>
    <w:rsid w:val="0057736D"/>
    <w:rsid w:val="00580108"/>
    <w:rsid w:val="005814C6"/>
    <w:rsid w:val="005815F5"/>
    <w:rsid w:val="00581DB1"/>
    <w:rsid w:val="00582201"/>
    <w:rsid w:val="0058263B"/>
    <w:rsid w:val="005828CB"/>
    <w:rsid w:val="005836B3"/>
    <w:rsid w:val="0058515B"/>
    <w:rsid w:val="00585394"/>
    <w:rsid w:val="00585BA4"/>
    <w:rsid w:val="00586364"/>
    <w:rsid w:val="005863E7"/>
    <w:rsid w:val="00586881"/>
    <w:rsid w:val="00586E85"/>
    <w:rsid w:val="00590A49"/>
    <w:rsid w:val="00590D07"/>
    <w:rsid w:val="00592AD7"/>
    <w:rsid w:val="005930BC"/>
    <w:rsid w:val="005942A9"/>
    <w:rsid w:val="00595C06"/>
    <w:rsid w:val="005960F2"/>
    <w:rsid w:val="00596F95"/>
    <w:rsid w:val="00597092"/>
    <w:rsid w:val="00597A9B"/>
    <w:rsid w:val="005A0012"/>
    <w:rsid w:val="005A0406"/>
    <w:rsid w:val="005A0E0D"/>
    <w:rsid w:val="005A158F"/>
    <w:rsid w:val="005A1652"/>
    <w:rsid w:val="005A2B5A"/>
    <w:rsid w:val="005A2E89"/>
    <w:rsid w:val="005A2EAB"/>
    <w:rsid w:val="005A3716"/>
    <w:rsid w:val="005A491F"/>
    <w:rsid w:val="005A502D"/>
    <w:rsid w:val="005A6678"/>
    <w:rsid w:val="005A7E8A"/>
    <w:rsid w:val="005B0032"/>
    <w:rsid w:val="005B095C"/>
    <w:rsid w:val="005B0A25"/>
    <w:rsid w:val="005B0CAD"/>
    <w:rsid w:val="005B30A5"/>
    <w:rsid w:val="005B3361"/>
    <w:rsid w:val="005B360F"/>
    <w:rsid w:val="005B36E8"/>
    <w:rsid w:val="005B47FA"/>
    <w:rsid w:val="005B50C6"/>
    <w:rsid w:val="005B5E80"/>
    <w:rsid w:val="005C05DF"/>
    <w:rsid w:val="005C13EA"/>
    <w:rsid w:val="005C1488"/>
    <w:rsid w:val="005C3294"/>
    <w:rsid w:val="005C38FC"/>
    <w:rsid w:val="005C3AB6"/>
    <w:rsid w:val="005C4561"/>
    <w:rsid w:val="005C5214"/>
    <w:rsid w:val="005C54E9"/>
    <w:rsid w:val="005C55F8"/>
    <w:rsid w:val="005C68B7"/>
    <w:rsid w:val="005C6AB2"/>
    <w:rsid w:val="005C77D0"/>
    <w:rsid w:val="005C79FC"/>
    <w:rsid w:val="005C7EF3"/>
    <w:rsid w:val="005C7F04"/>
    <w:rsid w:val="005C7F5E"/>
    <w:rsid w:val="005D0023"/>
    <w:rsid w:val="005D021F"/>
    <w:rsid w:val="005D02B2"/>
    <w:rsid w:val="005D065F"/>
    <w:rsid w:val="005D14E9"/>
    <w:rsid w:val="005D1717"/>
    <w:rsid w:val="005D1C1A"/>
    <w:rsid w:val="005D1D8F"/>
    <w:rsid w:val="005D208D"/>
    <w:rsid w:val="005D2286"/>
    <w:rsid w:val="005D3D4F"/>
    <w:rsid w:val="005D409E"/>
    <w:rsid w:val="005D41EC"/>
    <w:rsid w:val="005D484F"/>
    <w:rsid w:val="005D5BE3"/>
    <w:rsid w:val="005D656E"/>
    <w:rsid w:val="005D6A43"/>
    <w:rsid w:val="005D6AB2"/>
    <w:rsid w:val="005D7430"/>
    <w:rsid w:val="005D7A2D"/>
    <w:rsid w:val="005E02E4"/>
    <w:rsid w:val="005E07B6"/>
    <w:rsid w:val="005E3389"/>
    <w:rsid w:val="005E4792"/>
    <w:rsid w:val="005E5099"/>
    <w:rsid w:val="005E5416"/>
    <w:rsid w:val="005E5E3B"/>
    <w:rsid w:val="005E6590"/>
    <w:rsid w:val="005E756F"/>
    <w:rsid w:val="005E7EAA"/>
    <w:rsid w:val="005F06C1"/>
    <w:rsid w:val="005F1F52"/>
    <w:rsid w:val="005F33F3"/>
    <w:rsid w:val="005F3569"/>
    <w:rsid w:val="005F389A"/>
    <w:rsid w:val="005F3B44"/>
    <w:rsid w:val="005F3E59"/>
    <w:rsid w:val="005F52E0"/>
    <w:rsid w:val="005F5942"/>
    <w:rsid w:val="005F5C9B"/>
    <w:rsid w:val="005F5D1F"/>
    <w:rsid w:val="005F6523"/>
    <w:rsid w:val="005F6BA7"/>
    <w:rsid w:val="005F7A38"/>
    <w:rsid w:val="005F7C53"/>
    <w:rsid w:val="005F7C5C"/>
    <w:rsid w:val="0060042E"/>
    <w:rsid w:val="006014B1"/>
    <w:rsid w:val="00601975"/>
    <w:rsid w:val="00601E69"/>
    <w:rsid w:val="00602848"/>
    <w:rsid w:val="00602EC4"/>
    <w:rsid w:val="00602FFC"/>
    <w:rsid w:val="00603273"/>
    <w:rsid w:val="006036D5"/>
    <w:rsid w:val="0060396A"/>
    <w:rsid w:val="00605CD3"/>
    <w:rsid w:val="006066A6"/>
    <w:rsid w:val="006069C2"/>
    <w:rsid w:val="00607222"/>
    <w:rsid w:val="006075CE"/>
    <w:rsid w:val="0061092E"/>
    <w:rsid w:val="00610B2B"/>
    <w:rsid w:val="00611322"/>
    <w:rsid w:val="00611BD6"/>
    <w:rsid w:val="00611D22"/>
    <w:rsid w:val="00611E12"/>
    <w:rsid w:val="00612831"/>
    <w:rsid w:val="00613591"/>
    <w:rsid w:val="00613D2C"/>
    <w:rsid w:val="00613DD2"/>
    <w:rsid w:val="00614180"/>
    <w:rsid w:val="00614714"/>
    <w:rsid w:val="00614B5A"/>
    <w:rsid w:val="00614DF2"/>
    <w:rsid w:val="006154F4"/>
    <w:rsid w:val="00616AE9"/>
    <w:rsid w:val="00617A90"/>
    <w:rsid w:val="00617C97"/>
    <w:rsid w:val="00620397"/>
    <w:rsid w:val="006209CF"/>
    <w:rsid w:val="0062191C"/>
    <w:rsid w:val="00621B6B"/>
    <w:rsid w:val="00622154"/>
    <w:rsid w:val="006236C2"/>
    <w:rsid w:val="006236FA"/>
    <w:rsid w:val="00623E45"/>
    <w:rsid w:val="00623E9E"/>
    <w:rsid w:val="0062414F"/>
    <w:rsid w:val="00624161"/>
    <w:rsid w:val="006246F4"/>
    <w:rsid w:val="00624C1A"/>
    <w:rsid w:val="00624CDE"/>
    <w:rsid w:val="0062513A"/>
    <w:rsid w:val="00625BAD"/>
    <w:rsid w:val="00625FF8"/>
    <w:rsid w:val="006265F4"/>
    <w:rsid w:val="00627225"/>
    <w:rsid w:val="006272E8"/>
    <w:rsid w:val="00627D02"/>
    <w:rsid w:val="006304D2"/>
    <w:rsid w:val="0063151D"/>
    <w:rsid w:val="00631624"/>
    <w:rsid w:val="006317CA"/>
    <w:rsid w:val="00631EDD"/>
    <w:rsid w:val="006322DD"/>
    <w:rsid w:val="00632975"/>
    <w:rsid w:val="00632E58"/>
    <w:rsid w:val="0063372A"/>
    <w:rsid w:val="00633AA1"/>
    <w:rsid w:val="006342B7"/>
    <w:rsid w:val="006343FE"/>
    <w:rsid w:val="006344F7"/>
    <w:rsid w:val="00634561"/>
    <w:rsid w:val="00635434"/>
    <w:rsid w:val="006361AC"/>
    <w:rsid w:val="0063663B"/>
    <w:rsid w:val="0063716F"/>
    <w:rsid w:val="00637286"/>
    <w:rsid w:val="0063763B"/>
    <w:rsid w:val="0064060C"/>
    <w:rsid w:val="00640A38"/>
    <w:rsid w:val="006411D2"/>
    <w:rsid w:val="00641A74"/>
    <w:rsid w:val="00641FC3"/>
    <w:rsid w:val="00642002"/>
    <w:rsid w:val="006448DA"/>
    <w:rsid w:val="00644F07"/>
    <w:rsid w:val="006457E1"/>
    <w:rsid w:val="00645EC8"/>
    <w:rsid w:val="00646E36"/>
    <w:rsid w:val="00647750"/>
    <w:rsid w:val="00650496"/>
    <w:rsid w:val="00650BF9"/>
    <w:rsid w:val="00651439"/>
    <w:rsid w:val="0065190F"/>
    <w:rsid w:val="00651982"/>
    <w:rsid w:val="00651DEB"/>
    <w:rsid w:val="00653233"/>
    <w:rsid w:val="006543D6"/>
    <w:rsid w:val="006547E6"/>
    <w:rsid w:val="00654F8C"/>
    <w:rsid w:val="0065507F"/>
    <w:rsid w:val="00655FEE"/>
    <w:rsid w:val="00656632"/>
    <w:rsid w:val="006569B1"/>
    <w:rsid w:val="00656C61"/>
    <w:rsid w:val="00656F5F"/>
    <w:rsid w:val="00657722"/>
    <w:rsid w:val="006602D8"/>
    <w:rsid w:val="00660922"/>
    <w:rsid w:val="00660AB8"/>
    <w:rsid w:val="00661249"/>
    <w:rsid w:val="00661563"/>
    <w:rsid w:val="00661ACE"/>
    <w:rsid w:val="0066224D"/>
    <w:rsid w:val="0066242E"/>
    <w:rsid w:val="00663087"/>
    <w:rsid w:val="00664011"/>
    <w:rsid w:val="006641C8"/>
    <w:rsid w:val="0066464A"/>
    <w:rsid w:val="0066498C"/>
    <w:rsid w:val="0066506A"/>
    <w:rsid w:val="006654FA"/>
    <w:rsid w:val="00666171"/>
    <w:rsid w:val="0066639D"/>
    <w:rsid w:val="00667B1B"/>
    <w:rsid w:val="00667F19"/>
    <w:rsid w:val="006700BE"/>
    <w:rsid w:val="00671932"/>
    <w:rsid w:val="0067282F"/>
    <w:rsid w:val="00672C00"/>
    <w:rsid w:val="00672C14"/>
    <w:rsid w:val="00672FF9"/>
    <w:rsid w:val="00673F03"/>
    <w:rsid w:val="00675470"/>
    <w:rsid w:val="006756EB"/>
    <w:rsid w:val="0067589B"/>
    <w:rsid w:val="0067644C"/>
    <w:rsid w:val="006765C1"/>
    <w:rsid w:val="006767C2"/>
    <w:rsid w:val="00676C31"/>
    <w:rsid w:val="00677FA4"/>
    <w:rsid w:val="0068006C"/>
    <w:rsid w:val="006802C8"/>
    <w:rsid w:val="00680D6C"/>
    <w:rsid w:val="00680D9C"/>
    <w:rsid w:val="00680DA9"/>
    <w:rsid w:val="00681B25"/>
    <w:rsid w:val="00681E23"/>
    <w:rsid w:val="00682B06"/>
    <w:rsid w:val="006836DE"/>
    <w:rsid w:val="00683B0B"/>
    <w:rsid w:val="00683B69"/>
    <w:rsid w:val="00684AA7"/>
    <w:rsid w:val="00684C11"/>
    <w:rsid w:val="006864B7"/>
    <w:rsid w:val="00686BFA"/>
    <w:rsid w:val="00686E78"/>
    <w:rsid w:val="006870F1"/>
    <w:rsid w:val="0068745F"/>
    <w:rsid w:val="00691217"/>
    <w:rsid w:val="00692751"/>
    <w:rsid w:val="00692880"/>
    <w:rsid w:val="00692B91"/>
    <w:rsid w:val="00692FBC"/>
    <w:rsid w:val="0069308E"/>
    <w:rsid w:val="00694783"/>
    <w:rsid w:val="0069540F"/>
    <w:rsid w:val="006973A6"/>
    <w:rsid w:val="006A13A5"/>
    <w:rsid w:val="006A19FF"/>
    <w:rsid w:val="006A1C29"/>
    <w:rsid w:val="006A1C6D"/>
    <w:rsid w:val="006A1F37"/>
    <w:rsid w:val="006A2294"/>
    <w:rsid w:val="006A28B9"/>
    <w:rsid w:val="006A319E"/>
    <w:rsid w:val="006A3435"/>
    <w:rsid w:val="006A3635"/>
    <w:rsid w:val="006A44EF"/>
    <w:rsid w:val="006A495B"/>
    <w:rsid w:val="006A4D1A"/>
    <w:rsid w:val="006A5BAF"/>
    <w:rsid w:val="006A5EC7"/>
    <w:rsid w:val="006A5FAD"/>
    <w:rsid w:val="006A6D8F"/>
    <w:rsid w:val="006A7ED2"/>
    <w:rsid w:val="006B066A"/>
    <w:rsid w:val="006B1D0F"/>
    <w:rsid w:val="006B21FD"/>
    <w:rsid w:val="006B22B8"/>
    <w:rsid w:val="006B2BF6"/>
    <w:rsid w:val="006B2E32"/>
    <w:rsid w:val="006B47F8"/>
    <w:rsid w:val="006B4E73"/>
    <w:rsid w:val="006B5D75"/>
    <w:rsid w:val="006B62F6"/>
    <w:rsid w:val="006B69B5"/>
    <w:rsid w:val="006B7733"/>
    <w:rsid w:val="006C1E51"/>
    <w:rsid w:val="006C22CE"/>
    <w:rsid w:val="006C2743"/>
    <w:rsid w:val="006C3833"/>
    <w:rsid w:val="006C3A65"/>
    <w:rsid w:val="006C3B16"/>
    <w:rsid w:val="006C3EE6"/>
    <w:rsid w:val="006C5205"/>
    <w:rsid w:val="006C5830"/>
    <w:rsid w:val="006C5C94"/>
    <w:rsid w:val="006C6549"/>
    <w:rsid w:val="006C6639"/>
    <w:rsid w:val="006C6CBF"/>
    <w:rsid w:val="006C73A2"/>
    <w:rsid w:val="006C75CA"/>
    <w:rsid w:val="006D0213"/>
    <w:rsid w:val="006D051A"/>
    <w:rsid w:val="006D07FC"/>
    <w:rsid w:val="006D1365"/>
    <w:rsid w:val="006D1E73"/>
    <w:rsid w:val="006D2FA9"/>
    <w:rsid w:val="006D38AF"/>
    <w:rsid w:val="006D4259"/>
    <w:rsid w:val="006D453E"/>
    <w:rsid w:val="006D5217"/>
    <w:rsid w:val="006D64E1"/>
    <w:rsid w:val="006D695E"/>
    <w:rsid w:val="006D79FB"/>
    <w:rsid w:val="006D79FC"/>
    <w:rsid w:val="006E042C"/>
    <w:rsid w:val="006E0448"/>
    <w:rsid w:val="006E0A7D"/>
    <w:rsid w:val="006E0C2A"/>
    <w:rsid w:val="006E1308"/>
    <w:rsid w:val="006E174C"/>
    <w:rsid w:val="006E2461"/>
    <w:rsid w:val="006E29DD"/>
    <w:rsid w:val="006E2A07"/>
    <w:rsid w:val="006E33B0"/>
    <w:rsid w:val="006E3740"/>
    <w:rsid w:val="006E3D4B"/>
    <w:rsid w:val="006E4295"/>
    <w:rsid w:val="006E4F1F"/>
    <w:rsid w:val="006E6056"/>
    <w:rsid w:val="006E6217"/>
    <w:rsid w:val="006E69C8"/>
    <w:rsid w:val="006E6A48"/>
    <w:rsid w:val="006E6D03"/>
    <w:rsid w:val="006E6FB8"/>
    <w:rsid w:val="006E727D"/>
    <w:rsid w:val="006E729B"/>
    <w:rsid w:val="006E7B2B"/>
    <w:rsid w:val="006F0F1A"/>
    <w:rsid w:val="006F1486"/>
    <w:rsid w:val="006F1A5F"/>
    <w:rsid w:val="006F1AE5"/>
    <w:rsid w:val="006F2051"/>
    <w:rsid w:val="006F2453"/>
    <w:rsid w:val="006F2B24"/>
    <w:rsid w:val="006F38BF"/>
    <w:rsid w:val="006F3A86"/>
    <w:rsid w:val="006F3D35"/>
    <w:rsid w:val="006F42E6"/>
    <w:rsid w:val="006F4D35"/>
    <w:rsid w:val="006F5402"/>
    <w:rsid w:val="006F71EB"/>
    <w:rsid w:val="00700207"/>
    <w:rsid w:val="007003CF"/>
    <w:rsid w:val="00700503"/>
    <w:rsid w:val="00700D96"/>
    <w:rsid w:val="00701207"/>
    <w:rsid w:val="007012C0"/>
    <w:rsid w:val="00701363"/>
    <w:rsid w:val="00701DC2"/>
    <w:rsid w:val="00701FBC"/>
    <w:rsid w:val="00702128"/>
    <w:rsid w:val="007025C6"/>
    <w:rsid w:val="00703493"/>
    <w:rsid w:val="00703569"/>
    <w:rsid w:val="00705BC3"/>
    <w:rsid w:val="0070715C"/>
    <w:rsid w:val="0070727A"/>
    <w:rsid w:val="00707301"/>
    <w:rsid w:val="0070741D"/>
    <w:rsid w:val="00711C14"/>
    <w:rsid w:val="007120C6"/>
    <w:rsid w:val="00712312"/>
    <w:rsid w:val="0071247A"/>
    <w:rsid w:val="0071262B"/>
    <w:rsid w:val="00712E04"/>
    <w:rsid w:val="00713801"/>
    <w:rsid w:val="00714310"/>
    <w:rsid w:val="00714DA6"/>
    <w:rsid w:val="0071507E"/>
    <w:rsid w:val="007154A2"/>
    <w:rsid w:val="00715B7F"/>
    <w:rsid w:val="00715DCA"/>
    <w:rsid w:val="007165CE"/>
    <w:rsid w:val="00716C3F"/>
    <w:rsid w:val="00716C7A"/>
    <w:rsid w:val="00716E50"/>
    <w:rsid w:val="00717B6A"/>
    <w:rsid w:val="00717D35"/>
    <w:rsid w:val="0072086C"/>
    <w:rsid w:val="007208F0"/>
    <w:rsid w:val="00720E45"/>
    <w:rsid w:val="00721477"/>
    <w:rsid w:val="007214C5"/>
    <w:rsid w:val="007214D5"/>
    <w:rsid w:val="00721B55"/>
    <w:rsid w:val="00724BED"/>
    <w:rsid w:val="0072514E"/>
    <w:rsid w:val="007253AD"/>
    <w:rsid w:val="00725807"/>
    <w:rsid w:val="00726D0B"/>
    <w:rsid w:val="00726D5C"/>
    <w:rsid w:val="00727395"/>
    <w:rsid w:val="00727D9B"/>
    <w:rsid w:val="00730442"/>
    <w:rsid w:val="007307E7"/>
    <w:rsid w:val="007317BF"/>
    <w:rsid w:val="00731F27"/>
    <w:rsid w:val="0073233E"/>
    <w:rsid w:val="00733234"/>
    <w:rsid w:val="007333C3"/>
    <w:rsid w:val="00733D6A"/>
    <w:rsid w:val="00733E2E"/>
    <w:rsid w:val="007348CD"/>
    <w:rsid w:val="00734D5D"/>
    <w:rsid w:val="00736BB1"/>
    <w:rsid w:val="007372EB"/>
    <w:rsid w:val="00740598"/>
    <w:rsid w:val="007408D7"/>
    <w:rsid w:val="00740AB8"/>
    <w:rsid w:val="007412DB"/>
    <w:rsid w:val="00741395"/>
    <w:rsid w:val="00741509"/>
    <w:rsid w:val="007417C0"/>
    <w:rsid w:val="00742366"/>
    <w:rsid w:val="0074243B"/>
    <w:rsid w:val="007445AF"/>
    <w:rsid w:val="00744F13"/>
    <w:rsid w:val="00745557"/>
    <w:rsid w:val="00745740"/>
    <w:rsid w:val="00745886"/>
    <w:rsid w:val="00747228"/>
    <w:rsid w:val="007473EE"/>
    <w:rsid w:val="00747AB5"/>
    <w:rsid w:val="00750AC8"/>
    <w:rsid w:val="00751DEE"/>
    <w:rsid w:val="00752214"/>
    <w:rsid w:val="0075234F"/>
    <w:rsid w:val="00752C6B"/>
    <w:rsid w:val="00753D2A"/>
    <w:rsid w:val="0075416E"/>
    <w:rsid w:val="00755395"/>
    <w:rsid w:val="007556B4"/>
    <w:rsid w:val="00755E91"/>
    <w:rsid w:val="00757242"/>
    <w:rsid w:val="0075757F"/>
    <w:rsid w:val="00760417"/>
    <w:rsid w:val="007613D8"/>
    <w:rsid w:val="0076145B"/>
    <w:rsid w:val="0076166D"/>
    <w:rsid w:val="007620F8"/>
    <w:rsid w:val="00763AA7"/>
    <w:rsid w:val="00764834"/>
    <w:rsid w:val="00764B97"/>
    <w:rsid w:val="00764BA6"/>
    <w:rsid w:val="00764CD1"/>
    <w:rsid w:val="00764F8D"/>
    <w:rsid w:val="007650B4"/>
    <w:rsid w:val="00765A2F"/>
    <w:rsid w:val="00765B03"/>
    <w:rsid w:val="00765E6E"/>
    <w:rsid w:val="00766073"/>
    <w:rsid w:val="007660C6"/>
    <w:rsid w:val="00766557"/>
    <w:rsid w:val="0076691C"/>
    <w:rsid w:val="00766ADC"/>
    <w:rsid w:val="00766C37"/>
    <w:rsid w:val="00767112"/>
    <w:rsid w:val="00770ECA"/>
    <w:rsid w:val="007712F9"/>
    <w:rsid w:val="00772180"/>
    <w:rsid w:val="00773232"/>
    <w:rsid w:val="0077379F"/>
    <w:rsid w:val="00773AFC"/>
    <w:rsid w:val="007746DB"/>
    <w:rsid w:val="00774EE6"/>
    <w:rsid w:val="007750F1"/>
    <w:rsid w:val="0077565A"/>
    <w:rsid w:val="00775D86"/>
    <w:rsid w:val="00776169"/>
    <w:rsid w:val="007768AC"/>
    <w:rsid w:val="00776FD9"/>
    <w:rsid w:val="00777740"/>
    <w:rsid w:val="00780141"/>
    <w:rsid w:val="00780D64"/>
    <w:rsid w:val="0078111F"/>
    <w:rsid w:val="007813E4"/>
    <w:rsid w:val="00781544"/>
    <w:rsid w:val="00781956"/>
    <w:rsid w:val="00783B26"/>
    <w:rsid w:val="00783D42"/>
    <w:rsid w:val="00784578"/>
    <w:rsid w:val="00786206"/>
    <w:rsid w:val="0078632B"/>
    <w:rsid w:val="00786424"/>
    <w:rsid w:val="00786AE4"/>
    <w:rsid w:val="00786B7C"/>
    <w:rsid w:val="00791629"/>
    <w:rsid w:val="00791BAD"/>
    <w:rsid w:val="0079293A"/>
    <w:rsid w:val="00792AB1"/>
    <w:rsid w:val="00793882"/>
    <w:rsid w:val="00794FE3"/>
    <w:rsid w:val="007970F0"/>
    <w:rsid w:val="007971E7"/>
    <w:rsid w:val="0079796E"/>
    <w:rsid w:val="00797ACC"/>
    <w:rsid w:val="00797DEB"/>
    <w:rsid w:val="007A0415"/>
    <w:rsid w:val="007A087A"/>
    <w:rsid w:val="007A0BC3"/>
    <w:rsid w:val="007A1887"/>
    <w:rsid w:val="007A441E"/>
    <w:rsid w:val="007A47DC"/>
    <w:rsid w:val="007A5A20"/>
    <w:rsid w:val="007A5E1D"/>
    <w:rsid w:val="007A6D5A"/>
    <w:rsid w:val="007A73EC"/>
    <w:rsid w:val="007A74DF"/>
    <w:rsid w:val="007B0102"/>
    <w:rsid w:val="007B09EB"/>
    <w:rsid w:val="007B22CD"/>
    <w:rsid w:val="007B2B16"/>
    <w:rsid w:val="007B30C0"/>
    <w:rsid w:val="007B3602"/>
    <w:rsid w:val="007B37B2"/>
    <w:rsid w:val="007B3DE1"/>
    <w:rsid w:val="007B444B"/>
    <w:rsid w:val="007B56D9"/>
    <w:rsid w:val="007B5A4B"/>
    <w:rsid w:val="007B5E98"/>
    <w:rsid w:val="007B6052"/>
    <w:rsid w:val="007B60E5"/>
    <w:rsid w:val="007B7092"/>
    <w:rsid w:val="007B71D5"/>
    <w:rsid w:val="007B7297"/>
    <w:rsid w:val="007B7EEF"/>
    <w:rsid w:val="007C1160"/>
    <w:rsid w:val="007C1203"/>
    <w:rsid w:val="007C2746"/>
    <w:rsid w:val="007C2B3B"/>
    <w:rsid w:val="007C3997"/>
    <w:rsid w:val="007C4114"/>
    <w:rsid w:val="007C47FB"/>
    <w:rsid w:val="007C495B"/>
    <w:rsid w:val="007C4B3A"/>
    <w:rsid w:val="007C4CD7"/>
    <w:rsid w:val="007C5FEE"/>
    <w:rsid w:val="007C756E"/>
    <w:rsid w:val="007D0169"/>
    <w:rsid w:val="007D0626"/>
    <w:rsid w:val="007D07E3"/>
    <w:rsid w:val="007D1185"/>
    <w:rsid w:val="007D16CF"/>
    <w:rsid w:val="007D1F3B"/>
    <w:rsid w:val="007D2BE8"/>
    <w:rsid w:val="007D307F"/>
    <w:rsid w:val="007D4075"/>
    <w:rsid w:val="007D484A"/>
    <w:rsid w:val="007D5E18"/>
    <w:rsid w:val="007D62A7"/>
    <w:rsid w:val="007D6F23"/>
    <w:rsid w:val="007D6FEC"/>
    <w:rsid w:val="007D76E2"/>
    <w:rsid w:val="007D7707"/>
    <w:rsid w:val="007D779B"/>
    <w:rsid w:val="007E018F"/>
    <w:rsid w:val="007E113D"/>
    <w:rsid w:val="007E1A66"/>
    <w:rsid w:val="007E1CFC"/>
    <w:rsid w:val="007E224C"/>
    <w:rsid w:val="007E2B06"/>
    <w:rsid w:val="007E457A"/>
    <w:rsid w:val="007E5157"/>
    <w:rsid w:val="007E569E"/>
    <w:rsid w:val="007E648B"/>
    <w:rsid w:val="007E66CF"/>
    <w:rsid w:val="007E683D"/>
    <w:rsid w:val="007E6950"/>
    <w:rsid w:val="007E6A0E"/>
    <w:rsid w:val="007E70F4"/>
    <w:rsid w:val="007F03D5"/>
    <w:rsid w:val="007F13C3"/>
    <w:rsid w:val="007F1890"/>
    <w:rsid w:val="007F1A22"/>
    <w:rsid w:val="007F2B75"/>
    <w:rsid w:val="007F31FC"/>
    <w:rsid w:val="007F35D4"/>
    <w:rsid w:val="007F3A3B"/>
    <w:rsid w:val="007F3BB6"/>
    <w:rsid w:val="007F43B0"/>
    <w:rsid w:val="007F4D70"/>
    <w:rsid w:val="007F4FB6"/>
    <w:rsid w:val="007F50BD"/>
    <w:rsid w:val="007F5C59"/>
    <w:rsid w:val="007F6108"/>
    <w:rsid w:val="007F69BB"/>
    <w:rsid w:val="007F71BF"/>
    <w:rsid w:val="007F73AB"/>
    <w:rsid w:val="007F7EB1"/>
    <w:rsid w:val="008019B2"/>
    <w:rsid w:val="00801AAB"/>
    <w:rsid w:val="00802628"/>
    <w:rsid w:val="00803026"/>
    <w:rsid w:val="0080327D"/>
    <w:rsid w:val="00803B80"/>
    <w:rsid w:val="00804FD2"/>
    <w:rsid w:val="0080518C"/>
    <w:rsid w:val="0080569A"/>
    <w:rsid w:val="00806C50"/>
    <w:rsid w:val="00806ED9"/>
    <w:rsid w:val="0081009C"/>
    <w:rsid w:val="00810662"/>
    <w:rsid w:val="0081165E"/>
    <w:rsid w:val="008123FC"/>
    <w:rsid w:val="0081251B"/>
    <w:rsid w:val="00813BBA"/>
    <w:rsid w:val="008169C4"/>
    <w:rsid w:val="00817C92"/>
    <w:rsid w:val="00817D97"/>
    <w:rsid w:val="008203EA"/>
    <w:rsid w:val="00821405"/>
    <w:rsid w:val="0082154D"/>
    <w:rsid w:val="0082248D"/>
    <w:rsid w:val="00822741"/>
    <w:rsid w:val="00823388"/>
    <w:rsid w:val="008237A9"/>
    <w:rsid w:val="008238EF"/>
    <w:rsid w:val="008247AA"/>
    <w:rsid w:val="008247CA"/>
    <w:rsid w:val="00824C4D"/>
    <w:rsid w:val="00826055"/>
    <w:rsid w:val="00826074"/>
    <w:rsid w:val="008261D7"/>
    <w:rsid w:val="008263FD"/>
    <w:rsid w:val="00826952"/>
    <w:rsid w:val="00827BFB"/>
    <w:rsid w:val="0083081D"/>
    <w:rsid w:val="00830C26"/>
    <w:rsid w:val="00830E74"/>
    <w:rsid w:val="0083231D"/>
    <w:rsid w:val="00833D30"/>
    <w:rsid w:val="00833E70"/>
    <w:rsid w:val="008349ED"/>
    <w:rsid w:val="00834C19"/>
    <w:rsid w:val="00835445"/>
    <w:rsid w:val="00835A98"/>
    <w:rsid w:val="00836384"/>
    <w:rsid w:val="00837258"/>
    <w:rsid w:val="0084058C"/>
    <w:rsid w:val="008406F6"/>
    <w:rsid w:val="00842DA7"/>
    <w:rsid w:val="00843829"/>
    <w:rsid w:val="00844202"/>
    <w:rsid w:val="00844532"/>
    <w:rsid w:val="00844748"/>
    <w:rsid w:val="00844B50"/>
    <w:rsid w:val="00844B75"/>
    <w:rsid w:val="00845109"/>
    <w:rsid w:val="00845465"/>
    <w:rsid w:val="00845E5E"/>
    <w:rsid w:val="008460E1"/>
    <w:rsid w:val="008467F1"/>
    <w:rsid w:val="00846A75"/>
    <w:rsid w:val="00846B86"/>
    <w:rsid w:val="00846DA9"/>
    <w:rsid w:val="00847C04"/>
    <w:rsid w:val="00847F00"/>
    <w:rsid w:val="008506C7"/>
    <w:rsid w:val="00851173"/>
    <w:rsid w:val="00851989"/>
    <w:rsid w:val="00852158"/>
    <w:rsid w:val="00854515"/>
    <w:rsid w:val="00854E47"/>
    <w:rsid w:val="00854F0A"/>
    <w:rsid w:val="00855036"/>
    <w:rsid w:val="00855090"/>
    <w:rsid w:val="008553CC"/>
    <w:rsid w:val="00855718"/>
    <w:rsid w:val="0085584B"/>
    <w:rsid w:val="00856223"/>
    <w:rsid w:val="00856310"/>
    <w:rsid w:val="008563C1"/>
    <w:rsid w:val="0085674F"/>
    <w:rsid w:val="0085709F"/>
    <w:rsid w:val="008574B6"/>
    <w:rsid w:val="0085790E"/>
    <w:rsid w:val="00857FA2"/>
    <w:rsid w:val="00860672"/>
    <w:rsid w:val="0086107E"/>
    <w:rsid w:val="00861E6E"/>
    <w:rsid w:val="00862141"/>
    <w:rsid w:val="00862864"/>
    <w:rsid w:val="008650F0"/>
    <w:rsid w:val="00865E83"/>
    <w:rsid w:val="00866316"/>
    <w:rsid w:val="008666D7"/>
    <w:rsid w:val="00866959"/>
    <w:rsid w:val="00866C23"/>
    <w:rsid w:val="00867104"/>
    <w:rsid w:val="00870C1C"/>
    <w:rsid w:val="00871A86"/>
    <w:rsid w:val="00871BDB"/>
    <w:rsid w:val="00871F81"/>
    <w:rsid w:val="00871FE9"/>
    <w:rsid w:val="008726A2"/>
    <w:rsid w:val="008739E6"/>
    <w:rsid w:val="008742C5"/>
    <w:rsid w:val="00874582"/>
    <w:rsid w:val="008745B6"/>
    <w:rsid w:val="00874C02"/>
    <w:rsid w:val="00874C7D"/>
    <w:rsid w:val="0087634C"/>
    <w:rsid w:val="00880D0C"/>
    <w:rsid w:val="008815B2"/>
    <w:rsid w:val="00881A59"/>
    <w:rsid w:val="00881EF2"/>
    <w:rsid w:val="008822A5"/>
    <w:rsid w:val="008822BE"/>
    <w:rsid w:val="00883132"/>
    <w:rsid w:val="00883F81"/>
    <w:rsid w:val="008840D9"/>
    <w:rsid w:val="00884EFB"/>
    <w:rsid w:val="00885E4F"/>
    <w:rsid w:val="008872A4"/>
    <w:rsid w:val="00887D0D"/>
    <w:rsid w:val="00890BDE"/>
    <w:rsid w:val="00891241"/>
    <w:rsid w:val="0089161E"/>
    <w:rsid w:val="00891CFE"/>
    <w:rsid w:val="00891EE5"/>
    <w:rsid w:val="0089327F"/>
    <w:rsid w:val="00893384"/>
    <w:rsid w:val="0089437F"/>
    <w:rsid w:val="00894849"/>
    <w:rsid w:val="00894F66"/>
    <w:rsid w:val="008958AE"/>
    <w:rsid w:val="00895948"/>
    <w:rsid w:val="00895ADC"/>
    <w:rsid w:val="00895BEF"/>
    <w:rsid w:val="00896AE5"/>
    <w:rsid w:val="0089718E"/>
    <w:rsid w:val="00897662"/>
    <w:rsid w:val="00897D2E"/>
    <w:rsid w:val="00897E75"/>
    <w:rsid w:val="008A03B5"/>
    <w:rsid w:val="008A0744"/>
    <w:rsid w:val="008A0BD3"/>
    <w:rsid w:val="008A0BF3"/>
    <w:rsid w:val="008A103A"/>
    <w:rsid w:val="008A1126"/>
    <w:rsid w:val="008A11BF"/>
    <w:rsid w:val="008A18F8"/>
    <w:rsid w:val="008A2328"/>
    <w:rsid w:val="008A2918"/>
    <w:rsid w:val="008A2EC5"/>
    <w:rsid w:val="008A3B31"/>
    <w:rsid w:val="008A3E9B"/>
    <w:rsid w:val="008A4672"/>
    <w:rsid w:val="008A4AD2"/>
    <w:rsid w:val="008A54E4"/>
    <w:rsid w:val="008A55D4"/>
    <w:rsid w:val="008A68BB"/>
    <w:rsid w:val="008A695C"/>
    <w:rsid w:val="008A7942"/>
    <w:rsid w:val="008B0340"/>
    <w:rsid w:val="008B087E"/>
    <w:rsid w:val="008B1899"/>
    <w:rsid w:val="008B1D92"/>
    <w:rsid w:val="008B20C4"/>
    <w:rsid w:val="008B28A5"/>
    <w:rsid w:val="008B2938"/>
    <w:rsid w:val="008B3A94"/>
    <w:rsid w:val="008B4072"/>
    <w:rsid w:val="008B44E2"/>
    <w:rsid w:val="008B56AC"/>
    <w:rsid w:val="008B5EC1"/>
    <w:rsid w:val="008B68E2"/>
    <w:rsid w:val="008B722C"/>
    <w:rsid w:val="008B739F"/>
    <w:rsid w:val="008B76D4"/>
    <w:rsid w:val="008B7EBA"/>
    <w:rsid w:val="008B7EF4"/>
    <w:rsid w:val="008C1BD4"/>
    <w:rsid w:val="008C332A"/>
    <w:rsid w:val="008C3CAC"/>
    <w:rsid w:val="008C430B"/>
    <w:rsid w:val="008C43CF"/>
    <w:rsid w:val="008C45D9"/>
    <w:rsid w:val="008C4AAA"/>
    <w:rsid w:val="008C650F"/>
    <w:rsid w:val="008C6686"/>
    <w:rsid w:val="008C6F12"/>
    <w:rsid w:val="008C7276"/>
    <w:rsid w:val="008C7AA3"/>
    <w:rsid w:val="008C7BDB"/>
    <w:rsid w:val="008D070F"/>
    <w:rsid w:val="008D107B"/>
    <w:rsid w:val="008D134A"/>
    <w:rsid w:val="008D1BD1"/>
    <w:rsid w:val="008D1F41"/>
    <w:rsid w:val="008D2E06"/>
    <w:rsid w:val="008D3DEA"/>
    <w:rsid w:val="008D4D15"/>
    <w:rsid w:val="008D4FC3"/>
    <w:rsid w:val="008D50F7"/>
    <w:rsid w:val="008D5762"/>
    <w:rsid w:val="008D5A9A"/>
    <w:rsid w:val="008D6473"/>
    <w:rsid w:val="008D64AA"/>
    <w:rsid w:val="008D7294"/>
    <w:rsid w:val="008D7892"/>
    <w:rsid w:val="008D7D88"/>
    <w:rsid w:val="008E0287"/>
    <w:rsid w:val="008E062B"/>
    <w:rsid w:val="008E0751"/>
    <w:rsid w:val="008E0FBB"/>
    <w:rsid w:val="008E20F7"/>
    <w:rsid w:val="008E21B0"/>
    <w:rsid w:val="008E246F"/>
    <w:rsid w:val="008E2855"/>
    <w:rsid w:val="008E290A"/>
    <w:rsid w:val="008E2F3C"/>
    <w:rsid w:val="008E3B89"/>
    <w:rsid w:val="008E3D1A"/>
    <w:rsid w:val="008E41D4"/>
    <w:rsid w:val="008E48BC"/>
    <w:rsid w:val="008E5C10"/>
    <w:rsid w:val="008E69B4"/>
    <w:rsid w:val="008E6D6B"/>
    <w:rsid w:val="008E72EB"/>
    <w:rsid w:val="008F02E8"/>
    <w:rsid w:val="008F0978"/>
    <w:rsid w:val="008F0F90"/>
    <w:rsid w:val="008F1923"/>
    <w:rsid w:val="008F1BBC"/>
    <w:rsid w:val="008F1C81"/>
    <w:rsid w:val="008F217A"/>
    <w:rsid w:val="008F26D9"/>
    <w:rsid w:val="008F3100"/>
    <w:rsid w:val="008F31EA"/>
    <w:rsid w:val="008F36E9"/>
    <w:rsid w:val="008F399A"/>
    <w:rsid w:val="008F4683"/>
    <w:rsid w:val="008F56B2"/>
    <w:rsid w:val="008F5F4C"/>
    <w:rsid w:val="008F6566"/>
    <w:rsid w:val="008F6C7B"/>
    <w:rsid w:val="008F73BA"/>
    <w:rsid w:val="0090067A"/>
    <w:rsid w:val="0090073A"/>
    <w:rsid w:val="0090073B"/>
    <w:rsid w:val="00900A5C"/>
    <w:rsid w:val="00900ACC"/>
    <w:rsid w:val="00900F8E"/>
    <w:rsid w:val="00900FB7"/>
    <w:rsid w:val="00901826"/>
    <w:rsid w:val="00901BF6"/>
    <w:rsid w:val="009041CC"/>
    <w:rsid w:val="0090421C"/>
    <w:rsid w:val="00904AE7"/>
    <w:rsid w:val="00905625"/>
    <w:rsid w:val="00906ABC"/>
    <w:rsid w:val="00907AA1"/>
    <w:rsid w:val="00907BEB"/>
    <w:rsid w:val="009104B7"/>
    <w:rsid w:val="0091178D"/>
    <w:rsid w:val="00911C4F"/>
    <w:rsid w:val="00911E57"/>
    <w:rsid w:val="009120DA"/>
    <w:rsid w:val="0091217D"/>
    <w:rsid w:val="00912DAE"/>
    <w:rsid w:val="00912EBC"/>
    <w:rsid w:val="009133C0"/>
    <w:rsid w:val="00914B2E"/>
    <w:rsid w:val="00914C1A"/>
    <w:rsid w:val="00914D7A"/>
    <w:rsid w:val="0091504B"/>
    <w:rsid w:val="00915848"/>
    <w:rsid w:val="00915947"/>
    <w:rsid w:val="00915BF4"/>
    <w:rsid w:val="00917A46"/>
    <w:rsid w:val="00917A56"/>
    <w:rsid w:val="0092043B"/>
    <w:rsid w:val="009205E1"/>
    <w:rsid w:val="00921372"/>
    <w:rsid w:val="00921E76"/>
    <w:rsid w:val="009227F1"/>
    <w:rsid w:val="009233FA"/>
    <w:rsid w:val="0092476F"/>
    <w:rsid w:val="00925B3D"/>
    <w:rsid w:val="0092666A"/>
    <w:rsid w:val="00926707"/>
    <w:rsid w:val="009268A0"/>
    <w:rsid w:val="009269A6"/>
    <w:rsid w:val="00926A71"/>
    <w:rsid w:val="009308A2"/>
    <w:rsid w:val="00931ECA"/>
    <w:rsid w:val="009323CE"/>
    <w:rsid w:val="0093260E"/>
    <w:rsid w:val="00933005"/>
    <w:rsid w:val="009331D6"/>
    <w:rsid w:val="0093380E"/>
    <w:rsid w:val="009338CF"/>
    <w:rsid w:val="00934F0E"/>
    <w:rsid w:val="00935111"/>
    <w:rsid w:val="00935992"/>
    <w:rsid w:val="0093663B"/>
    <w:rsid w:val="00936F81"/>
    <w:rsid w:val="00936FD4"/>
    <w:rsid w:val="00937DD7"/>
    <w:rsid w:val="00937F2B"/>
    <w:rsid w:val="00937F3A"/>
    <w:rsid w:val="0094062E"/>
    <w:rsid w:val="00940A5E"/>
    <w:rsid w:val="00942AEF"/>
    <w:rsid w:val="00943BE1"/>
    <w:rsid w:val="0094423A"/>
    <w:rsid w:val="0094424B"/>
    <w:rsid w:val="0094457A"/>
    <w:rsid w:val="0094603B"/>
    <w:rsid w:val="00946490"/>
    <w:rsid w:val="00950B26"/>
    <w:rsid w:val="00951841"/>
    <w:rsid w:val="00951CF6"/>
    <w:rsid w:val="00951D0C"/>
    <w:rsid w:val="00952E48"/>
    <w:rsid w:val="00952FCE"/>
    <w:rsid w:val="00953EAD"/>
    <w:rsid w:val="00954438"/>
    <w:rsid w:val="00955121"/>
    <w:rsid w:val="00955B13"/>
    <w:rsid w:val="0096023F"/>
    <w:rsid w:val="009603E8"/>
    <w:rsid w:val="0096100A"/>
    <w:rsid w:val="0096177F"/>
    <w:rsid w:val="00962125"/>
    <w:rsid w:val="00962F32"/>
    <w:rsid w:val="00963848"/>
    <w:rsid w:val="00963D26"/>
    <w:rsid w:val="00964346"/>
    <w:rsid w:val="0096499B"/>
    <w:rsid w:val="00966AA7"/>
    <w:rsid w:val="00967511"/>
    <w:rsid w:val="0097000F"/>
    <w:rsid w:val="00970102"/>
    <w:rsid w:val="00970554"/>
    <w:rsid w:val="00970F9D"/>
    <w:rsid w:val="00971FD6"/>
    <w:rsid w:val="00972E10"/>
    <w:rsid w:val="0097315D"/>
    <w:rsid w:val="00974669"/>
    <w:rsid w:val="00975212"/>
    <w:rsid w:val="00975265"/>
    <w:rsid w:val="009767E8"/>
    <w:rsid w:val="00976891"/>
    <w:rsid w:val="0097773D"/>
    <w:rsid w:val="00980D5A"/>
    <w:rsid w:val="00981880"/>
    <w:rsid w:val="00981C88"/>
    <w:rsid w:val="0098247E"/>
    <w:rsid w:val="0098270F"/>
    <w:rsid w:val="00983491"/>
    <w:rsid w:val="00983578"/>
    <w:rsid w:val="009836FA"/>
    <w:rsid w:val="009837B3"/>
    <w:rsid w:val="00985EAE"/>
    <w:rsid w:val="0098657B"/>
    <w:rsid w:val="009869CE"/>
    <w:rsid w:val="00987074"/>
    <w:rsid w:val="0098710A"/>
    <w:rsid w:val="00990E6D"/>
    <w:rsid w:val="0099100B"/>
    <w:rsid w:val="009915D4"/>
    <w:rsid w:val="009926A4"/>
    <w:rsid w:val="0099279C"/>
    <w:rsid w:val="00992884"/>
    <w:rsid w:val="00992D2A"/>
    <w:rsid w:val="0099374D"/>
    <w:rsid w:val="009938D6"/>
    <w:rsid w:val="00993A83"/>
    <w:rsid w:val="00993F9C"/>
    <w:rsid w:val="0099549B"/>
    <w:rsid w:val="009955AE"/>
    <w:rsid w:val="00995D5D"/>
    <w:rsid w:val="00995E8B"/>
    <w:rsid w:val="00996495"/>
    <w:rsid w:val="009967FF"/>
    <w:rsid w:val="00996D2B"/>
    <w:rsid w:val="00997485"/>
    <w:rsid w:val="009A052F"/>
    <w:rsid w:val="009A060B"/>
    <w:rsid w:val="009A0949"/>
    <w:rsid w:val="009A0DDE"/>
    <w:rsid w:val="009A1793"/>
    <w:rsid w:val="009A1832"/>
    <w:rsid w:val="009A28B1"/>
    <w:rsid w:val="009A2E67"/>
    <w:rsid w:val="009A31A6"/>
    <w:rsid w:val="009A3788"/>
    <w:rsid w:val="009A4F69"/>
    <w:rsid w:val="009A51E6"/>
    <w:rsid w:val="009A5BE6"/>
    <w:rsid w:val="009A5C4D"/>
    <w:rsid w:val="009A5F33"/>
    <w:rsid w:val="009A6039"/>
    <w:rsid w:val="009A6DC7"/>
    <w:rsid w:val="009B0D88"/>
    <w:rsid w:val="009B0F43"/>
    <w:rsid w:val="009B0FCF"/>
    <w:rsid w:val="009B1474"/>
    <w:rsid w:val="009B1993"/>
    <w:rsid w:val="009B1F2D"/>
    <w:rsid w:val="009B2491"/>
    <w:rsid w:val="009B276C"/>
    <w:rsid w:val="009B2785"/>
    <w:rsid w:val="009B2D3B"/>
    <w:rsid w:val="009B3323"/>
    <w:rsid w:val="009B34CF"/>
    <w:rsid w:val="009B36A6"/>
    <w:rsid w:val="009B3C44"/>
    <w:rsid w:val="009B4183"/>
    <w:rsid w:val="009B4525"/>
    <w:rsid w:val="009B5806"/>
    <w:rsid w:val="009B5ACE"/>
    <w:rsid w:val="009B6445"/>
    <w:rsid w:val="009B6B7A"/>
    <w:rsid w:val="009B799E"/>
    <w:rsid w:val="009B7B10"/>
    <w:rsid w:val="009C0505"/>
    <w:rsid w:val="009C123C"/>
    <w:rsid w:val="009C228C"/>
    <w:rsid w:val="009C2CF6"/>
    <w:rsid w:val="009C2FFD"/>
    <w:rsid w:val="009C385A"/>
    <w:rsid w:val="009C3D53"/>
    <w:rsid w:val="009C58D6"/>
    <w:rsid w:val="009C6BBF"/>
    <w:rsid w:val="009C6CC7"/>
    <w:rsid w:val="009C739D"/>
    <w:rsid w:val="009D145A"/>
    <w:rsid w:val="009D171C"/>
    <w:rsid w:val="009D1722"/>
    <w:rsid w:val="009D2BE9"/>
    <w:rsid w:val="009D3CB2"/>
    <w:rsid w:val="009D3CCD"/>
    <w:rsid w:val="009D3FD3"/>
    <w:rsid w:val="009D49FB"/>
    <w:rsid w:val="009D4F4E"/>
    <w:rsid w:val="009D564D"/>
    <w:rsid w:val="009D6714"/>
    <w:rsid w:val="009D6B74"/>
    <w:rsid w:val="009D6DA5"/>
    <w:rsid w:val="009D7A71"/>
    <w:rsid w:val="009D7AF2"/>
    <w:rsid w:val="009E05F2"/>
    <w:rsid w:val="009E13B9"/>
    <w:rsid w:val="009E1F29"/>
    <w:rsid w:val="009E1FD0"/>
    <w:rsid w:val="009E2E92"/>
    <w:rsid w:val="009E410E"/>
    <w:rsid w:val="009E4166"/>
    <w:rsid w:val="009E4C7D"/>
    <w:rsid w:val="009E4C9A"/>
    <w:rsid w:val="009E4F04"/>
    <w:rsid w:val="009E5736"/>
    <w:rsid w:val="009E5765"/>
    <w:rsid w:val="009E5988"/>
    <w:rsid w:val="009E67FB"/>
    <w:rsid w:val="009E73AF"/>
    <w:rsid w:val="009E781B"/>
    <w:rsid w:val="009E7975"/>
    <w:rsid w:val="009E7A05"/>
    <w:rsid w:val="009F13C8"/>
    <w:rsid w:val="009F2529"/>
    <w:rsid w:val="009F299C"/>
    <w:rsid w:val="009F3573"/>
    <w:rsid w:val="009F3653"/>
    <w:rsid w:val="009F3B72"/>
    <w:rsid w:val="009F3CF4"/>
    <w:rsid w:val="009F3E9E"/>
    <w:rsid w:val="009F49B4"/>
    <w:rsid w:val="009F4D2E"/>
    <w:rsid w:val="009F4EEC"/>
    <w:rsid w:val="009F53C3"/>
    <w:rsid w:val="009F642A"/>
    <w:rsid w:val="009F64FA"/>
    <w:rsid w:val="009F698F"/>
    <w:rsid w:val="009F7183"/>
    <w:rsid w:val="009F71D0"/>
    <w:rsid w:val="009F74A4"/>
    <w:rsid w:val="009F76C4"/>
    <w:rsid w:val="00A014AE"/>
    <w:rsid w:val="00A01CD9"/>
    <w:rsid w:val="00A036B9"/>
    <w:rsid w:val="00A038DD"/>
    <w:rsid w:val="00A04793"/>
    <w:rsid w:val="00A0653D"/>
    <w:rsid w:val="00A07C9B"/>
    <w:rsid w:val="00A10EDB"/>
    <w:rsid w:val="00A1137F"/>
    <w:rsid w:val="00A117CE"/>
    <w:rsid w:val="00A119F3"/>
    <w:rsid w:val="00A11EBB"/>
    <w:rsid w:val="00A12128"/>
    <w:rsid w:val="00A1243A"/>
    <w:rsid w:val="00A12F0C"/>
    <w:rsid w:val="00A13D04"/>
    <w:rsid w:val="00A14054"/>
    <w:rsid w:val="00A14481"/>
    <w:rsid w:val="00A147B3"/>
    <w:rsid w:val="00A164CB"/>
    <w:rsid w:val="00A16A27"/>
    <w:rsid w:val="00A17337"/>
    <w:rsid w:val="00A17BED"/>
    <w:rsid w:val="00A20F57"/>
    <w:rsid w:val="00A21D2C"/>
    <w:rsid w:val="00A221FF"/>
    <w:rsid w:val="00A22B16"/>
    <w:rsid w:val="00A2456A"/>
    <w:rsid w:val="00A247C5"/>
    <w:rsid w:val="00A25D18"/>
    <w:rsid w:val="00A25E9B"/>
    <w:rsid w:val="00A261B7"/>
    <w:rsid w:val="00A263B4"/>
    <w:rsid w:val="00A26C33"/>
    <w:rsid w:val="00A26CA3"/>
    <w:rsid w:val="00A2751F"/>
    <w:rsid w:val="00A27FA4"/>
    <w:rsid w:val="00A314AA"/>
    <w:rsid w:val="00A31B81"/>
    <w:rsid w:val="00A31EE2"/>
    <w:rsid w:val="00A32557"/>
    <w:rsid w:val="00A32720"/>
    <w:rsid w:val="00A32763"/>
    <w:rsid w:val="00A32C13"/>
    <w:rsid w:val="00A331AC"/>
    <w:rsid w:val="00A333D4"/>
    <w:rsid w:val="00A340FB"/>
    <w:rsid w:val="00A35062"/>
    <w:rsid w:val="00A3564A"/>
    <w:rsid w:val="00A35A8C"/>
    <w:rsid w:val="00A363B7"/>
    <w:rsid w:val="00A37B7D"/>
    <w:rsid w:val="00A37E93"/>
    <w:rsid w:val="00A37FFE"/>
    <w:rsid w:val="00A40A70"/>
    <w:rsid w:val="00A4158E"/>
    <w:rsid w:val="00A418C9"/>
    <w:rsid w:val="00A4241D"/>
    <w:rsid w:val="00A42972"/>
    <w:rsid w:val="00A43592"/>
    <w:rsid w:val="00A43976"/>
    <w:rsid w:val="00A43E92"/>
    <w:rsid w:val="00A4437D"/>
    <w:rsid w:val="00A44531"/>
    <w:rsid w:val="00A448ED"/>
    <w:rsid w:val="00A44EED"/>
    <w:rsid w:val="00A457EF"/>
    <w:rsid w:val="00A45AAD"/>
    <w:rsid w:val="00A45E91"/>
    <w:rsid w:val="00A46D37"/>
    <w:rsid w:val="00A46EE1"/>
    <w:rsid w:val="00A47690"/>
    <w:rsid w:val="00A47EE6"/>
    <w:rsid w:val="00A5043E"/>
    <w:rsid w:val="00A50E1B"/>
    <w:rsid w:val="00A50FF6"/>
    <w:rsid w:val="00A514AA"/>
    <w:rsid w:val="00A51C3E"/>
    <w:rsid w:val="00A52139"/>
    <w:rsid w:val="00A52827"/>
    <w:rsid w:val="00A52AE7"/>
    <w:rsid w:val="00A52F62"/>
    <w:rsid w:val="00A53FE3"/>
    <w:rsid w:val="00A5442A"/>
    <w:rsid w:val="00A546CD"/>
    <w:rsid w:val="00A55224"/>
    <w:rsid w:val="00A56306"/>
    <w:rsid w:val="00A56ADA"/>
    <w:rsid w:val="00A56D6F"/>
    <w:rsid w:val="00A56FA5"/>
    <w:rsid w:val="00A57527"/>
    <w:rsid w:val="00A5754A"/>
    <w:rsid w:val="00A6040C"/>
    <w:rsid w:val="00A6122E"/>
    <w:rsid w:val="00A61DD0"/>
    <w:rsid w:val="00A636B0"/>
    <w:rsid w:val="00A637F5"/>
    <w:rsid w:val="00A64694"/>
    <w:rsid w:val="00A65A28"/>
    <w:rsid w:val="00A65CFD"/>
    <w:rsid w:val="00A661F5"/>
    <w:rsid w:val="00A66BE0"/>
    <w:rsid w:val="00A6751A"/>
    <w:rsid w:val="00A70003"/>
    <w:rsid w:val="00A70458"/>
    <w:rsid w:val="00A70642"/>
    <w:rsid w:val="00A7075F"/>
    <w:rsid w:val="00A709E9"/>
    <w:rsid w:val="00A71920"/>
    <w:rsid w:val="00A71B20"/>
    <w:rsid w:val="00A72224"/>
    <w:rsid w:val="00A7347A"/>
    <w:rsid w:val="00A73ADB"/>
    <w:rsid w:val="00A73C7C"/>
    <w:rsid w:val="00A7401B"/>
    <w:rsid w:val="00A748DD"/>
    <w:rsid w:val="00A75C95"/>
    <w:rsid w:val="00A7672D"/>
    <w:rsid w:val="00A7695E"/>
    <w:rsid w:val="00A76E95"/>
    <w:rsid w:val="00A76EAA"/>
    <w:rsid w:val="00A80F52"/>
    <w:rsid w:val="00A8384D"/>
    <w:rsid w:val="00A83E60"/>
    <w:rsid w:val="00A852D2"/>
    <w:rsid w:val="00A857FD"/>
    <w:rsid w:val="00A85A13"/>
    <w:rsid w:val="00A85F56"/>
    <w:rsid w:val="00A86805"/>
    <w:rsid w:val="00A86F7E"/>
    <w:rsid w:val="00A875FD"/>
    <w:rsid w:val="00A8766F"/>
    <w:rsid w:val="00A87DD9"/>
    <w:rsid w:val="00A90358"/>
    <w:rsid w:val="00A90D86"/>
    <w:rsid w:val="00A91441"/>
    <w:rsid w:val="00A916A7"/>
    <w:rsid w:val="00A918CA"/>
    <w:rsid w:val="00A918EA"/>
    <w:rsid w:val="00A91B34"/>
    <w:rsid w:val="00A921A1"/>
    <w:rsid w:val="00A92496"/>
    <w:rsid w:val="00A93613"/>
    <w:rsid w:val="00A94919"/>
    <w:rsid w:val="00A94DFE"/>
    <w:rsid w:val="00A95ADF"/>
    <w:rsid w:val="00A96D8B"/>
    <w:rsid w:val="00AA0380"/>
    <w:rsid w:val="00AA04BC"/>
    <w:rsid w:val="00AA0780"/>
    <w:rsid w:val="00AA0956"/>
    <w:rsid w:val="00AA0FF0"/>
    <w:rsid w:val="00AA10FE"/>
    <w:rsid w:val="00AA185E"/>
    <w:rsid w:val="00AA1FC5"/>
    <w:rsid w:val="00AA2263"/>
    <w:rsid w:val="00AA23E4"/>
    <w:rsid w:val="00AA24C5"/>
    <w:rsid w:val="00AA2510"/>
    <w:rsid w:val="00AA32B6"/>
    <w:rsid w:val="00AA378C"/>
    <w:rsid w:val="00AA41A5"/>
    <w:rsid w:val="00AA44BC"/>
    <w:rsid w:val="00AA5287"/>
    <w:rsid w:val="00AA57D0"/>
    <w:rsid w:val="00AA58EC"/>
    <w:rsid w:val="00AA5BBB"/>
    <w:rsid w:val="00AA5EAA"/>
    <w:rsid w:val="00AA6ADC"/>
    <w:rsid w:val="00AA6C97"/>
    <w:rsid w:val="00AA6EB2"/>
    <w:rsid w:val="00AA7D26"/>
    <w:rsid w:val="00AA7D8B"/>
    <w:rsid w:val="00AB03F3"/>
    <w:rsid w:val="00AB3AEE"/>
    <w:rsid w:val="00AB3CC1"/>
    <w:rsid w:val="00AB46E4"/>
    <w:rsid w:val="00AB572B"/>
    <w:rsid w:val="00AB5C83"/>
    <w:rsid w:val="00AB7677"/>
    <w:rsid w:val="00AB7881"/>
    <w:rsid w:val="00AB7E3D"/>
    <w:rsid w:val="00AC101B"/>
    <w:rsid w:val="00AC1569"/>
    <w:rsid w:val="00AC176A"/>
    <w:rsid w:val="00AC2256"/>
    <w:rsid w:val="00AC2D86"/>
    <w:rsid w:val="00AC3359"/>
    <w:rsid w:val="00AC38C3"/>
    <w:rsid w:val="00AC3978"/>
    <w:rsid w:val="00AC44A6"/>
    <w:rsid w:val="00AC46AE"/>
    <w:rsid w:val="00AC550C"/>
    <w:rsid w:val="00AC7DC7"/>
    <w:rsid w:val="00AD0459"/>
    <w:rsid w:val="00AD05BA"/>
    <w:rsid w:val="00AD0AD3"/>
    <w:rsid w:val="00AD1607"/>
    <w:rsid w:val="00AD1BE3"/>
    <w:rsid w:val="00AD1EAD"/>
    <w:rsid w:val="00AD1FCF"/>
    <w:rsid w:val="00AD31E9"/>
    <w:rsid w:val="00AD3FAA"/>
    <w:rsid w:val="00AD45C6"/>
    <w:rsid w:val="00AD51F2"/>
    <w:rsid w:val="00AD58A4"/>
    <w:rsid w:val="00AD66DA"/>
    <w:rsid w:val="00AD6746"/>
    <w:rsid w:val="00AD6896"/>
    <w:rsid w:val="00AD7900"/>
    <w:rsid w:val="00AD7C8E"/>
    <w:rsid w:val="00AE075F"/>
    <w:rsid w:val="00AE0844"/>
    <w:rsid w:val="00AE0CCC"/>
    <w:rsid w:val="00AE1370"/>
    <w:rsid w:val="00AE1467"/>
    <w:rsid w:val="00AE1B94"/>
    <w:rsid w:val="00AE3676"/>
    <w:rsid w:val="00AE3945"/>
    <w:rsid w:val="00AE44DA"/>
    <w:rsid w:val="00AE4795"/>
    <w:rsid w:val="00AE4927"/>
    <w:rsid w:val="00AE4F84"/>
    <w:rsid w:val="00AE52B2"/>
    <w:rsid w:val="00AE69D2"/>
    <w:rsid w:val="00AE7D80"/>
    <w:rsid w:val="00AE7EED"/>
    <w:rsid w:val="00AE7FD4"/>
    <w:rsid w:val="00AF0476"/>
    <w:rsid w:val="00AF0578"/>
    <w:rsid w:val="00AF0BCA"/>
    <w:rsid w:val="00AF1575"/>
    <w:rsid w:val="00AF1663"/>
    <w:rsid w:val="00AF1A9D"/>
    <w:rsid w:val="00AF1D0C"/>
    <w:rsid w:val="00AF1D2F"/>
    <w:rsid w:val="00AF2C69"/>
    <w:rsid w:val="00AF3740"/>
    <w:rsid w:val="00AF3847"/>
    <w:rsid w:val="00AF43B4"/>
    <w:rsid w:val="00AF4FC9"/>
    <w:rsid w:val="00AF516C"/>
    <w:rsid w:val="00AF577F"/>
    <w:rsid w:val="00AF5D4C"/>
    <w:rsid w:val="00AF6341"/>
    <w:rsid w:val="00AF63DB"/>
    <w:rsid w:val="00AF658F"/>
    <w:rsid w:val="00AF6B21"/>
    <w:rsid w:val="00AF6D92"/>
    <w:rsid w:val="00AF7529"/>
    <w:rsid w:val="00AF7764"/>
    <w:rsid w:val="00B0077A"/>
    <w:rsid w:val="00B00CC5"/>
    <w:rsid w:val="00B00FD1"/>
    <w:rsid w:val="00B02E76"/>
    <w:rsid w:val="00B034C8"/>
    <w:rsid w:val="00B034D6"/>
    <w:rsid w:val="00B0357C"/>
    <w:rsid w:val="00B04335"/>
    <w:rsid w:val="00B04490"/>
    <w:rsid w:val="00B04566"/>
    <w:rsid w:val="00B049C3"/>
    <w:rsid w:val="00B04E22"/>
    <w:rsid w:val="00B05162"/>
    <w:rsid w:val="00B051B1"/>
    <w:rsid w:val="00B054B1"/>
    <w:rsid w:val="00B059C8"/>
    <w:rsid w:val="00B05F67"/>
    <w:rsid w:val="00B06352"/>
    <w:rsid w:val="00B076AC"/>
    <w:rsid w:val="00B07F04"/>
    <w:rsid w:val="00B10E17"/>
    <w:rsid w:val="00B11440"/>
    <w:rsid w:val="00B11A79"/>
    <w:rsid w:val="00B11E0B"/>
    <w:rsid w:val="00B11F01"/>
    <w:rsid w:val="00B11F23"/>
    <w:rsid w:val="00B127B5"/>
    <w:rsid w:val="00B13D87"/>
    <w:rsid w:val="00B1526A"/>
    <w:rsid w:val="00B152F0"/>
    <w:rsid w:val="00B152F7"/>
    <w:rsid w:val="00B166CB"/>
    <w:rsid w:val="00B174F7"/>
    <w:rsid w:val="00B1768F"/>
    <w:rsid w:val="00B20163"/>
    <w:rsid w:val="00B2041E"/>
    <w:rsid w:val="00B20DBC"/>
    <w:rsid w:val="00B2119E"/>
    <w:rsid w:val="00B21A0A"/>
    <w:rsid w:val="00B21C7C"/>
    <w:rsid w:val="00B22380"/>
    <w:rsid w:val="00B22B44"/>
    <w:rsid w:val="00B249B5"/>
    <w:rsid w:val="00B249D9"/>
    <w:rsid w:val="00B252C5"/>
    <w:rsid w:val="00B264D8"/>
    <w:rsid w:val="00B26D23"/>
    <w:rsid w:val="00B27565"/>
    <w:rsid w:val="00B278BA"/>
    <w:rsid w:val="00B30CEF"/>
    <w:rsid w:val="00B326E6"/>
    <w:rsid w:val="00B32981"/>
    <w:rsid w:val="00B346E3"/>
    <w:rsid w:val="00B34E26"/>
    <w:rsid w:val="00B353B1"/>
    <w:rsid w:val="00B35499"/>
    <w:rsid w:val="00B37709"/>
    <w:rsid w:val="00B37C1E"/>
    <w:rsid w:val="00B37C5F"/>
    <w:rsid w:val="00B40630"/>
    <w:rsid w:val="00B40ECD"/>
    <w:rsid w:val="00B412A6"/>
    <w:rsid w:val="00B4150A"/>
    <w:rsid w:val="00B41AB4"/>
    <w:rsid w:val="00B41C73"/>
    <w:rsid w:val="00B41D01"/>
    <w:rsid w:val="00B41D6C"/>
    <w:rsid w:val="00B43180"/>
    <w:rsid w:val="00B435A8"/>
    <w:rsid w:val="00B43C09"/>
    <w:rsid w:val="00B44140"/>
    <w:rsid w:val="00B4469B"/>
    <w:rsid w:val="00B46036"/>
    <w:rsid w:val="00B46EE4"/>
    <w:rsid w:val="00B47009"/>
    <w:rsid w:val="00B50095"/>
    <w:rsid w:val="00B51163"/>
    <w:rsid w:val="00B518D9"/>
    <w:rsid w:val="00B522E3"/>
    <w:rsid w:val="00B522FF"/>
    <w:rsid w:val="00B52E8D"/>
    <w:rsid w:val="00B54091"/>
    <w:rsid w:val="00B54E38"/>
    <w:rsid w:val="00B5509A"/>
    <w:rsid w:val="00B56410"/>
    <w:rsid w:val="00B56669"/>
    <w:rsid w:val="00B60CFE"/>
    <w:rsid w:val="00B610AC"/>
    <w:rsid w:val="00B6189D"/>
    <w:rsid w:val="00B61E8E"/>
    <w:rsid w:val="00B6304E"/>
    <w:rsid w:val="00B63262"/>
    <w:rsid w:val="00B63543"/>
    <w:rsid w:val="00B66484"/>
    <w:rsid w:val="00B66C35"/>
    <w:rsid w:val="00B66C67"/>
    <w:rsid w:val="00B67CC1"/>
    <w:rsid w:val="00B70143"/>
    <w:rsid w:val="00B70362"/>
    <w:rsid w:val="00B70CA7"/>
    <w:rsid w:val="00B70F6F"/>
    <w:rsid w:val="00B70FD2"/>
    <w:rsid w:val="00B71173"/>
    <w:rsid w:val="00B7183C"/>
    <w:rsid w:val="00B7244A"/>
    <w:rsid w:val="00B72F28"/>
    <w:rsid w:val="00B73159"/>
    <w:rsid w:val="00B73E1B"/>
    <w:rsid w:val="00B7462F"/>
    <w:rsid w:val="00B74763"/>
    <w:rsid w:val="00B7520D"/>
    <w:rsid w:val="00B753E7"/>
    <w:rsid w:val="00B75E14"/>
    <w:rsid w:val="00B75EA1"/>
    <w:rsid w:val="00B769FA"/>
    <w:rsid w:val="00B76A9B"/>
    <w:rsid w:val="00B76D7D"/>
    <w:rsid w:val="00B77B0A"/>
    <w:rsid w:val="00B80924"/>
    <w:rsid w:val="00B81323"/>
    <w:rsid w:val="00B8196E"/>
    <w:rsid w:val="00B81B5C"/>
    <w:rsid w:val="00B81F79"/>
    <w:rsid w:val="00B82500"/>
    <w:rsid w:val="00B833E7"/>
    <w:rsid w:val="00B83461"/>
    <w:rsid w:val="00B856F6"/>
    <w:rsid w:val="00B85700"/>
    <w:rsid w:val="00B865E8"/>
    <w:rsid w:val="00B870A0"/>
    <w:rsid w:val="00B87F24"/>
    <w:rsid w:val="00B90510"/>
    <w:rsid w:val="00B90E06"/>
    <w:rsid w:val="00B918EE"/>
    <w:rsid w:val="00B928CF"/>
    <w:rsid w:val="00B92F10"/>
    <w:rsid w:val="00B93339"/>
    <w:rsid w:val="00B9363B"/>
    <w:rsid w:val="00B953D8"/>
    <w:rsid w:val="00B95D63"/>
    <w:rsid w:val="00B96876"/>
    <w:rsid w:val="00B969AB"/>
    <w:rsid w:val="00BA0B25"/>
    <w:rsid w:val="00BA24F4"/>
    <w:rsid w:val="00BA2D12"/>
    <w:rsid w:val="00BA3493"/>
    <w:rsid w:val="00BA3B6A"/>
    <w:rsid w:val="00BA4263"/>
    <w:rsid w:val="00BA62A6"/>
    <w:rsid w:val="00BA69E5"/>
    <w:rsid w:val="00BA73D1"/>
    <w:rsid w:val="00BB03F5"/>
    <w:rsid w:val="00BB1284"/>
    <w:rsid w:val="00BB2A08"/>
    <w:rsid w:val="00BB44F0"/>
    <w:rsid w:val="00BB45A5"/>
    <w:rsid w:val="00BB4622"/>
    <w:rsid w:val="00BB48E8"/>
    <w:rsid w:val="00BB48EA"/>
    <w:rsid w:val="00BB4BDE"/>
    <w:rsid w:val="00BB4C5F"/>
    <w:rsid w:val="00BB52C2"/>
    <w:rsid w:val="00BB542F"/>
    <w:rsid w:val="00BB5C8D"/>
    <w:rsid w:val="00BB5FFE"/>
    <w:rsid w:val="00BB6F05"/>
    <w:rsid w:val="00BB6F1A"/>
    <w:rsid w:val="00BB6F6C"/>
    <w:rsid w:val="00BB7131"/>
    <w:rsid w:val="00BB7BFE"/>
    <w:rsid w:val="00BC0072"/>
    <w:rsid w:val="00BC11D6"/>
    <w:rsid w:val="00BC167D"/>
    <w:rsid w:val="00BC2881"/>
    <w:rsid w:val="00BC3139"/>
    <w:rsid w:val="00BC397A"/>
    <w:rsid w:val="00BC3E4A"/>
    <w:rsid w:val="00BC4320"/>
    <w:rsid w:val="00BC7D59"/>
    <w:rsid w:val="00BD0352"/>
    <w:rsid w:val="00BD03F0"/>
    <w:rsid w:val="00BD052E"/>
    <w:rsid w:val="00BD068B"/>
    <w:rsid w:val="00BD0D36"/>
    <w:rsid w:val="00BD1F32"/>
    <w:rsid w:val="00BD30CF"/>
    <w:rsid w:val="00BD33D4"/>
    <w:rsid w:val="00BD46B9"/>
    <w:rsid w:val="00BD58F9"/>
    <w:rsid w:val="00BD622B"/>
    <w:rsid w:val="00BD6928"/>
    <w:rsid w:val="00BD70A6"/>
    <w:rsid w:val="00BE0CAE"/>
    <w:rsid w:val="00BE1571"/>
    <w:rsid w:val="00BE2106"/>
    <w:rsid w:val="00BE2CFA"/>
    <w:rsid w:val="00BE31EB"/>
    <w:rsid w:val="00BE3262"/>
    <w:rsid w:val="00BE390F"/>
    <w:rsid w:val="00BE3A51"/>
    <w:rsid w:val="00BE3BDF"/>
    <w:rsid w:val="00BE476F"/>
    <w:rsid w:val="00BE5C8E"/>
    <w:rsid w:val="00BE6C8B"/>
    <w:rsid w:val="00BE6F93"/>
    <w:rsid w:val="00BE70CD"/>
    <w:rsid w:val="00BE7197"/>
    <w:rsid w:val="00BE730B"/>
    <w:rsid w:val="00BE755D"/>
    <w:rsid w:val="00BE768F"/>
    <w:rsid w:val="00BE7C24"/>
    <w:rsid w:val="00BE7C4E"/>
    <w:rsid w:val="00BE7C64"/>
    <w:rsid w:val="00BE7CFE"/>
    <w:rsid w:val="00BF0B7F"/>
    <w:rsid w:val="00BF0D1F"/>
    <w:rsid w:val="00BF1325"/>
    <w:rsid w:val="00BF275B"/>
    <w:rsid w:val="00BF36FD"/>
    <w:rsid w:val="00BF38EA"/>
    <w:rsid w:val="00BF412C"/>
    <w:rsid w:val="00BF57C2"/>
    <w:rsid w:val="00BF6076"/>
    <w:rsid w:val="00BF6340"/>
    <w:rsid w:val="00BF68B6"/>
    <w:rsid w:val="00BF72E2"/>
    <w:rsid w:val="00BF73EF"/>
    <w:rsid w:val="00C0007A"/>
    <w:rsid w:val="00C041C5"/>
    <w:rsid w:val="00C052DF"/>
    <w:rsid w:val="00C05562"/>
    <w:rsid w:val="00C059E3"/>
    <w:rsid w:val="00C05A50"/>
    <w:rsid w:val="00C06471"/>
    <w:rsid w:val="00C06530"/>
    <w:rsid w:val="00C10040"/>
    <w:rsid w:val="00C100DC"/>
    <w:rsid w:val="00C10472"/>
    <w:rsid w:val="00C10938"/>
    <w:rsid w:val="00C10D39"/>
    <w:rsid w:val="00C1129D"/>
    <w:rsid w:val="00C12271"/>
    <w:rsid w:val="00C1327A"/>
    <w:rsid w:val="00C136FE"/>
    <w:rsid w:val="00C1375B"/>
    <w:rsid w:val="00C142E6"/>
    <w:rsid w:val="00C14CBA"/>
    <w:rsid w:val="00C14F9D"/>
    <w:rsid w:val="00C15691"/>
    <w:rsid w:val="00C158D6"/>
    <w:rsid w:val="00C158D7"/>
    <w:rsid w:val="00C15C91"/>
    <w:rsid w:val="00C17131"/>
    <w:rsid w:val="00C17561"/>
    <w:rsid w:val="00C17693"/>
    <w:rsid w:val="00C17E09"/>
    <w:rsid w:val="00C20B07"/>
    <w:rsid w:val="00C22B8C"/>
    <w:rsid w:val="00C22CAF"/>
    <w:rsid w:val="00C2317D"/>
    <w:rsid w:val="00C23AC6"/>
    <w:rsid w:val="00C24AD1"/>
    <w:rsid w:val="00C24D01"/>
    <w:rsid w:val="00C25AFF"/>
    <w:rsid w:val="00C25B7E"/>
    <w:rsid w:val="00C27334"/>
    <w:rsid w:val="00C30617"/>
    <w:rsid w:val="00C306E9"/>
    <w:rsid w:val="00C30F8E"/>
    <w:rsid w:val="00C311FA"/>
    <w:rsid w:val="00C31C4A"/>
    <w:rsid w:val="00C335B8"/>
    <w:rsid w:val="00C33ABB"/>
    <w:rsid w:val="00C3435B"/>
    <w:rsid w:val="00C344C3"/>
    <w:rsid w:val="00C346CD"/>
    <w:rsid w:val="00C34BDF"/>
    <w:rsid w:val="00C34F93"/>
    <w:rsid w:val="00C35EA1"/>
    <w:rsid w:val="00C363BE"/>
    <w:rsid w:val="00C373D6"/>
    <w:rsid w:val="00C37763"/>
    <w:rsid w:val="00C401E5"/>
    <w:rsid w:val="00C40563"/>
    <w:rsid w:val="00C408BE"/>
    <w:rsid w:val="00C40962"/>
    <w:rsid w:val="00C41374"/>
    <w:rsid w:val="00C41D42"/>
    <w:rsid w:val="00C4371E"/>
    <w:rsid w:val="00C44888"/>
    <w:rsid w:val="00C44EEA"/>
    <w:rsid w:val="00C45401"/>
    <w:rsid w:val="00C454D4"/>
    <w:rsid w:val="00C455C8"/>
    <w:rsid w:val="00C45E31"/>
    <w:rsid w:val="00C464D5"/>
    <w:rsid w:val="00C46748"/>
    <w:rsid w:val="00C46F60"/>
    <w:rsid w:val="00C47EBE"/>
    <w:rsid w:val="00C5054A"/>
    <w:rsid w:val="00C50588"/>
    <w:rsid w:val="00C5073F"/>
    <w:rsid w:val="00C50934"/>
    <w:rsid w:val="00C50FDD"/>
    <w:rsid w:val="00C5139C"/>
    <w:rsid w:val="00C515D7"/>
    <w:rsid w:val="00C52598"/>
    <w:rsid w:val="00C52B76"/>
    <w:rsid w:val="00C535E8"/>
    <w:rsid w:val="00C540F5"/>
    <w:rsid w:val="00C5488B"/>
    <w:rsid w:val="00C54DA7"/>
    <w:rsid w:val="00C5539D"/>
    <w:rsid w:val="00C55657"/>
    <w:rsid w:val="00C55E37"/>
    <w:rsid w:val="00C5619A"/>
    <w:rsid w:val="00C5654F"/>
    <w:rsid w:val="00C56F6B"/>
    <w:rsid w:val="00C61A00"/>
    <w:rsid w:val="00C61CC5"/>
    <w:rsid w:val="00C61F77"/>
    <w:rsid w:val="00C6205F"/>
    <w:rsid w:val="00C622F1"/>
    <w:rsid w:val="00C629B9"/>
    <w:rsid w:val="00C62C33"/>
    <w:rsid w:val="00C638DD"/>
    <w:rsid w:val="00C63A18"/>
    <w:rsid w:val="00C63B77"/>
    <w:rsid w:val="00C643DB"/>
    <w:rsid w:val="00C64779"/>
    <w:rsid w:val="00C647FD"/>
    <w:rsid w:val="00C6574F"/>
    <w:rsid w:val="00C66175"/>
    <w:rsid w:val="00C66299"/>
    <w:rsid w:val="00C66F1B"/>
    <w:rsid w:val="00C67079"/>
    <w:rsid w:val="00C67745"/>
    <w:rsid w:val="00C67CC7"/>
    <w:rsid w:val="00C67F48"/>
    <w:rsid w:val="00C70090"/>
    <w:rsid w:val="00C70FC2"/>
    <w:rsid w:val="00C72DF2"/>
    <w:rsid w:val="00C730CE"/>
    <w:rsid w:val="00C735FA"/>
    <w:rsid w:val="00C74C78"/>
    <w:rsid w:val="00C74EDA"/>
    <w:rsid w:val="00C75185"/>
    <w:rsid w:val="00C7581D"/>
    <w:rsid w:val="00C76D38"/>
    <w:rsid w:val="00C77157"/>
    <w:rsid w:val="00C81D76"/>
    <w:rsid w:val="00C826C2"/>
    <w:rsid w:val="00C8285B"/>
    <w:rsid w:val="00C842EA"/>
    <w:rsid w:val="00C85517"/>
    <w:rsid w:val="00C857A3"/>
    <w:rsid w:val="00C85C5B"/>
    <w:rsid w:val="00C86099"/>
    <w:rsid w:val="00C86E1C"/>
    <w:rsid w:val="00C87E5B"/>
    <w:rsid w:val="00C90035"/>
    <w:rsid w:val="00C900BA"/>
    <w:rsid w:val="00C9010F"/>
    <w:rsid w:val="00C90209"/>
    <w:rsid w:val="00C90B23"/>
    <w:rsid w:val="00C9180D"/>
    <w:rsid w:val="00C91F3A"/>
    <w:rsid w:val="00C9352A"/>
    <w:rsid w:val="00C93533"/>
    <w:rsid w:val="00C935F7"/>
    <w:rsid w:val="00C9372E"/>
    <w:rsid w:val="00C93982"/>
    <w:rsid w:val="00C93ADE"/>
    <w:rsid w:val="00C94406"/>
    <w:rsid w:val="00C947A7"/>
    <w:rsid w:val="00C94C05"/>
    <w:rsid w:val="00C94C4A"/>
    <w:rsid w:val="00C9508A"/>
    <w:rsid w:val="00C95AAB"/>
    <w:rsid w:val="00C979BA"/>
    <w:rsid w:val="00CA04ED"/>
    <w:rsid w:val="00CA0598"/>
    <w:rsid w:val="00CA159A"/>
    <w:rsid w:val="00CA1C18"/>
    <w:rsid w:val="00CA251F"/>
    <w:rsid w:val="00CA282B"/>
    <w:rsid w:val="00CA2BFB"/>
    <w:rsid w:val="00CA356D"/>
    <w:rsid w:val="00CA3CC1"/>
    <w:rsid w:val="00CA3FD2"/>
    <w:rsid w:val="00CA465F"/>
    <w:rsid w:val="00CA4E30"/>
    <w:rsid w:val="00CA6633"/>
    <w:rsid w:val="00CB11C2"/>
    <w:rsid w:val="00CB191A"/>
    <w:rsid w:val="00CB1ED8"/>
    <w:rsid w:val="00CB285E"/>
    <w:rsid w:val="00CB2964"/>
    <w:rsid w:val="00CB2AAF"/>
    <w:rsid w:val="00CB3293"/>
    <w:rsid w:val="00CB3A56"/>
    <w:rsid w:val="00CB4DE1"/>
    <w:rsid w:val="00CB7CCF"/>
    <w:rsid w:val="00CC0846"/>
    <w:rsid w:val="00CC09F4"/>
    <w:rsid w:val="00CC0A40"/>
    <w:rsid w:val="00CC1195"/>
    <w:rsid w:val="00CC3046"/>
    <w:rsid w:val="00CC3E07"/>
    <w:rsid w:val="00CC45C4"/>
    <w:rsid w:val="00CC5221"/>
    <w:rsid w:val="00CC634E"/>
    <w:rsid w:val="00CC685A"/>
    <w:rsid w:val="00CC7995"/>
    <w:rsid w:val="00CC7CB8"/>
    <w:rsid w:val="00CC7D1D"/>
    <w:rsid w:val="00CC7D36"/>
    <w:rsid w:val="00CD005A"/>
    <w:rsid w:val="00CD072B"/>
    <w:rsid w:val="00CD0E0C"/>
    <w:rsid w:val="00CD15B1"/>
    <w:rsid w:val="00CD1A31"/>
    <w:rsid w:val="00CD1FE1"/>
    <w:rsid w:val="00CD2DF3"/>
    <w:rsid w:val="00CD2ECB"/>
    <w:rsid w:val="00CD39CC"/>
    <w:rsid w:val="00CD3AF9"/>
    <w:rsid w:val="00CD3ED4"/>
    <w:rsid w:val="00CD4C72"/>
    <w:rsid w:val="00CD4DE7"/>
    <w:rsid w:val="00CD5AD9"/>
    <w:rsid w:val="00CD6066"/>
    <w:rsid w:val="00CD6A43"/>
    <w:rsid w:val="00CD6A4D"/>
    <w:rsid w:val="00CD6A81"/>
    <w:rsid w:val="00CD7C1D"/>
    <w:rsid w:val="00CE0332"/>
    <w:rsid w:val="00CE036A"/>
    <w:rsid w:val="00CE05AB"/>
    <w:rsid w:val="00CE067F"/>
    <w:rsid w:val="00CE09B0"/>
    <w:rsid w:val="00CE1211"/>
    <w:rsid w:val="00CE1879"/>
    <w:rsid w:val="00CE24DC"/>
    <w:rsid w:val="00CE24DF"/>
    <w:rsid w:val="00CE2709"/>
    <w:rsid w:val="00CE2DD2"/>
    <w:rsid w:val="00CE32E3"/>
    <w:rsid w:val="00CE36A2"/>
    <w:rsid w:val="00CE4F71"/>
    <w:rsid w:val="00CE651F"/>
    <w:rsid w:val="00CE6A8C"/>
    <w:rsid w:val="00CE6AE4"/>
    <w:rsid w:val="00CF2296"/>
    <w:rsid w:val="00CF2482"/>
    <w:rsid w:val="00CF2542"/>
    <w:rsid w:val="00CF25FF"/>
    <w:rsid w:val="00CF3BEE"/>
    <w:rsid w:val="00CF3DDC"/>
    <w:rsid w:val="00CF3FCE"/>
    <w:rsid w:val="00CF4012"/>
    <w:rsid w:val="00CF43F8"/>
    <w:rsid w:val="00CF58C3"/>
    <w:rsid w:val="00CF5A8A"/>
    <w:rsid w:val="00CF627A"/>
    <w:rsid w:val="00CF6343"/>
    <w:rsid w:val="00CF7390"/>
    <w:rsid w:val="00CF766D"/>
    <w:rsid w:val="00CF7AAC"/>
    <w:rsid w:val="00CF7B73"/>
    <w:rsid w:val="00CF7EF5"/>
    <w:rsid w:val="00D01366"/>
    <w:rsid w:val="00D01C2D"/>
    <w:rsid w:val="00D030C1"/>
    <w:rsid w:val="00D032B9"/>
    <w:rsid w:val="00D0339E"/>
    <w:rsid w:val="00D03523"/>
    <w:rsid w:val="00D04444"/>
    <w:rsid w:val="00D04EAF"/>
    <w:rsid w:val="00D053D5"/>
    <w:rsid w:val="00D05E62"/>
    <w:rsid w:val="00D05EC2"/>
    <w:rsid w:val="00D05F70"/>
    <w:rsid w:val="00D05FEE"/>
    <w:rsid w:val="00D06977"/>
    <w:rsid w:val="00D06B7D"/>
    <w:rsid w:val="00D06D4C"/>
    <w:rsid w:val="00D06F0D"/>
    <w:rsid w:val="00D070FD"/>
    <w:rsid w:val="00D07681"/>
    <w:rsid w:val="00D07B2F"/>
    <w:rsid w:val="00D10646"/>
    <w:rsid w:val="00D10738"/>
    <w:rsid w:val="00D110DA"/>
    <w:rsid w:val="00D115B1"/>
    <w:rsid w:val="00D119DD"/>
    <w:rsid w:val="00D121D8"/>
    <w:rsid w:val="00D12262"/>
    <w:rsid w:val="00D12468"/>
    <w:rsid w:val="00D12962"/>
    <w:rsid w:val="00D13C1A"/>
    <w:rsid w:val="00D1464A"/>
    <w:rsid w:val="00D14B9D"/>
    <w:rsid w:val="00D1571A"/>
    <w:rsid w:val="00D15B23"/>
    <w:rsid w:val="00D165D6"/>
    <w:rsid w:val="00D169F9"/>
    <w:rsid w:val="00D16B56"/>
    <w:rsid w:val="00D2040F"/>
    <w:rsid w:val="00D20D7D"/>
    <w:rsid w:val="00D20DFC"/>
    <w:rsid w:val="00D210A3"/>
    <w:rsid w:val="00D213F2"/>
    <w:rsid w:val="00D214F8"/>
    <w:rsid w:val="00D22737"/>
    <w:rsid w:val="00D22C34"/>
    <w:rsid w:val="00D22F5F"/>
    <w:rsid w:val="00D247AA"/>
    <w:rsid w:val="00D24CB9"/>
    <w:rsid w:val="00D267DC"/>
    <w:rsid w:val="00D27A7F"/>
    <w:rsid w:val="00D27ECD"/>
    <w:rsid w:val="00D320D4"/>
    <w:rsid w:val="00D32C0B"/>
    <w:rsid w:val="00D33208"/>
    <w:rsid w:val="00D345A7"/>
    <w:rsid w:val="00D34AC7"/>
    <w:rsid w:val="00D34DB8"/>
    <w:rsid w:val="00D34F69"/>
    <w:rsid w:val="00D352C0"/>
    <w:rsid w:val="00D3549F"/>
    <w:rsid w:val="00D35754"/>
    <w:rsid w:val="00D37182"/>
    <w:rsid w:val="00D3779F"/>
    <w:rsid w:val="00D40D23"/>
    <w:rsid w:val="00D40F87"/>
    <w:rsid w:val="00D41035"/>
    <w:rsid w:val="00D41CC5"/>
    <w:rsid w:val="00D42DDB"/>
    <w:rsid w:val="00D430C9"/>
    <w:rsid w:val="00D434DB"/>
    <w:rsid w:val="00D43540"/>
    <w:rsid w:val="00D46301"/>
    <w:rsid w:val="00D46AF1"/>
    <w:rsid w:val="00D46CA7"/>
    <w:rsid w:val="00D46EBE"/>
    <w:rsid w:val="00D47D48"/>
    <w:rsid w:val="00D47EA3"/>
    <w:rsid w:val="00D51F17"/>
    <w:rsid w:val="00D51F58"/>
    <w:rsid w:val="00D5227F"/>
    <w:rsid w:val="00D5259E"/>
    <w:rsid w:val="00D53725"/>
    <w:rsid w:val="00D538BE"/>
    <w:rsid w:val="00D53A78"/>
    <w:rsid w:val="00D54723"/>
    <w:rsid w:val="00D54BAA"/>
    <w:rsid w:val="00D55E69"/>
    <w:rsid w:val="00D56365"/>
    <w:rsid w:val="00D56722"/>
    <w:rsid w:val="00D56821"/>
    <w:rsid w:val="00D57243"/>
    <w:rsid w:val="00D5760C"/>
    <w:rsid w:val="00D576C9"/>
    <w:rsid w:val="00D578B7"/>
    <w:rsid w:val="00D579CD"/>
    <w:rsid w:val="00D57F46"/>
    <w:rsid w:val="00D60013"/>
    <w:rsid w:val="00D604E1"/>
    <w:rsid w:val="00D608C4"/>
    <w:rsid w:val="00D60CC0"/>
    <w:rsid w:val="00D61124"/>
    <w:rsid w:val="00D612AA"/>
    <w:rsid w:val="00D61E20"/>
    <w:rsid w:val="00D62FA4"/>
    <w:rsid w:val="00D634E5"/>
    <w:rsid w:val="00D6353C"/>
    <w:rsid w:val="00D640CD"/>
    <w:rsid w:val="00D6505D"/>
    <w:rsid w:val="00D653B0"/>
    <w:rsid w:val="00D65637"/>
    <w:rsid w:val="00D656EB"/>
    <w:rsid w:val="00D66CC9"/>
    <w:rsid w:val="00D67916"/>
    <w:rsid w:val="00D67D65"/>
    <w:rsid w:val="00D67F91"/>
    <w:rsid w:val="00D707F6"/>
    <w:rsid w:val="00D71434"/>
    <w:rsid w:val="00D71725"/>
    <w:rsid w:val="00D71A77"/>
    <w:rsid w:val="00D71B1B"/>
    <w:rsid w:val="00D72A28"/>
    <w:rsid w:val="00D7356E"/>
    <w:rsid w:val="00D73667"/>
    <w:rsid w:val="00D739EA"/>
    <w:rsid w:val="00D73D22"/>
    <w:rsid w:val="00D76263"/>
    <w:rsid w:val="00D76A8C"/>
    <w:rsid w:val="00D76EA8"/>
    <w:rsid w:val="00D7722F"/>
    <w:rsid w:val="00D7774C"/>
    <w:rsid w:val="00D80143"/>
    <w:rsid w:val="00D80B20"/>
    <w:rsid w:val="00D8135F"/>
    <w:rsid w:val="00D81909"/>
    <w:rsid w:val="00D81BF1"/>
    <w:rsid w:val="00D82A5D"/>
    <w:rsid w:val="00D830D4"/>
    <w:rsid w:val="00D835B5"/>
    <w:rsid w:val="00D83EDE"/>
    <w:rsid w:val="00D83F5E"/>
    <w:rsid w:val="00D84ED5"/>
    <w:rsid w:val="00D84F58"/>
    <w:rsid w:val="00D85580"/>
    <w:rsid w:val="00D858A0"/>
    <w:rsid w:val="00D859C1"/>
    <w:rsid w:val="00D865E8"/>
    <w:rsid w:val="00D86776"/>
    <w:rsid w:val="00D86790"/>
    <w:rsid w:val="00D87059"/>
    <w:rsid w:val="00D8719B"/>
    <w:rsid w:val="00D9095C"/>
    <w:rsid w:val="00D90E2F"/>
    <w:rsid w:val="00D91BDF"/>
    <w:rsid w:val="00D934B4"/>
    <w:rsid w:val="00D94BDB"/>
    <w:rsid w:val="00D95095"/>
    <w:rsid w:val="00D95B2A"/>
    <w:rsid w:val="00D96838"/>
    <w:rsid w:val="00D9696B"/>
    <w:rsid w:val="00D9788F"/>
    <w:rsid w:val="00DA148A"/>
    <w:rsid w:val="00DA1DC8"/>
    <w:rsid w:val="00DA2151"/>
    <w:rsid w:val="00DA34C5"/>
    <w:rsid w:val="00DA38F9"/>
    <w:rsid w:val="00DA3E83"/>
    <w:rsid w:val="00DA4351"/>
    <w:rsid w:val="00DA6151"/>
    <w:rsid w:val="00DA6234"/>
    <w:rsid w:val="00DA64A4"/>
    <w:rsid w:val="00DA69AD"/>
    <w:rsid w:val="00DA6DEF"/>
    <w:rsid w:val="00DA7316"/>
    <w:rsid w:val="00DB088F"/>
    <w:rsid w:val="00DB09C7"/>
    <w:rsid w:val="00DB16FC"/>
    <w:rsid w:val="00DB17AC"/>
    <w:rsid w:val="00DB17DB"/>
    <w:rsid w:val="00DB1C63"/>
    <w:rsid w:val="00DB20E1"/>
    <w:rsid w:val="00DB244B"/>
    <w:rsid w:val="00DB3BCB"/>
    <w:rsid w:val="00DB3CC1"/>
    <w:rsid w:val="00DB750D"/>
    <w:rsid w:val="00DB7C40"/>
    <w:rsid w:val="00DC0B85"/>
    <w:rsid w:val="00DC2253"/>
    <w:rsid w:val="00DC22DE"/>
    <w:rsid w:val="00DC2514"/>
    <w:rsid w:val="00DC26AB"/>
    <w:rsid w:val="00DC2CEC"/>
    <w:rsid w:val="00DC2D03"/>
    <w:rsid w:val="00DC326D"/>
    <w:rsid w:val="00DC3525"/>
    <w:rsid w:val="00DC501D"/>
    <w:rsid w:val="00DC589B"/>
    <w:rsid w:val="00DC7240"/>
    <w:rsid w:val="00DC7BC4"/>
    <w:rsid w:val="00DC7C4B"/>
    <w:rsid w:val="00DD0336"/>
    <w:rsid w:val="00DD08E8"/>
    <w:rsid w:val="00DD0D0F"/>
    <w:rsid w:val="00DD0FFC"/>
    <w:rsid w:val="00DD14AC"/>
    <w:rsid w:val="00DD186C"/>
    <w:rsid w:val="00DD1AB5"/>
    <w:rsid w:val="00DD1BD7"/>
    <w:rsid w:val="00DD298E"/>
    <w:rsid w:val="00DD29A2"/>
    <w:rsid w:val="00DD29BA"/>
    <w:rsid w:val="00DD29C3"/>
    <w:rsid w:val="00DD2D04"/>
    <w:rsid w:val="00DD2DE2"/>
    <w:rsid w:val="00DD370B"/>
    <w:rsid w:val="00DD3E91"/>
    <w:rsid w:val="00DD3FBB"/>
    <w:rsid w:val="00DD4360"/>
    <w:rsid w:val="00DD44D1"/>
    <w:rsid w:val="00DD5493"/>
    <w:rsid w:val="00DD55B7"/>
    <w:rsid w:val="00DD6046"/>
    <w:rsid w:val="00DD6FB7"/>
    <w:rsid w:val="00DD74EF"/>
    <w:rsid w:val="00DD755D"/>
    <w:rsid w:val="00DD756D"/>
    <w:rsid w:val="00DD78FC"/>
    <w:rsid w:val="00DD792D"/>
    <w:rsid w:val="00DD79B1"/>
    <w:rsid w:val="00DE0BD8"/>
    <w:rsid w:val="00DE130E"/>
    <w:rsid w:val="00DE16B0"/>
    <w:rsid w:val="00DE16DA"/>
    <w:rsid w:val="00DE184C"/>
    <w:rsid w:val="00DE23B4"/>
    <w:rsid w:val="00DE2728"/>
    <w:rsid w:val="00DE2972"/>
    <w:rsid w:val="00DE2C08"/>
    <w:rsid w:val="00DE3197"/>
    <w:rsid w:val="00DE356E"/>
    <w:rsid w:val="00DE38D9"/>
    <w:rsid w:val="00DE3AD4"/>
    <w:rsid w:val="00DE3EC2"/>
    <w:rsid w:val="00DE57C7"/>
    <w:rsid w:val="00DE5931"/>
    <w:rsid w:val="00DE6269"/>
    <w:rsid w:val="00DE6520"/>
    <w:rsid w:val="00DE6CCF"/>
    <w:rsid w:val="00DE6FFC"/>
    <w:rsid w:val="00DE7AD0"/>
    <w:rsid w:val="00DF0209"/>
    <w:rsid w:val="00DF0616"/>
    <w:rsid w:val="00DF0EF2"/>
    <w:rsid w:val="00DF0FDF"/>
    <w:rsid w:val="00DF2959"/>
    <w:rsid w:val="00DF2F06"/>
    <w:rsid w:val="00DF3407"/>
    <w:rsid w:val="00DF3BF9"/>
    <w:rsid w:val="00DF5012"/>
    <w:rsid w:val="00DF50C9"/>
    <w:rsid w:val="00DF50D1"/>
    <w:rsid w:val="00DF5548"/>
    <w:rsid w:val="00DF6020"/>
    <w:rsid w:val="00DF7479"/>
    <w:rsid w:val="00E000F2"/>
    <w:rsid w:val="00E00443"/>
    <w:rsid w:val="00E0058B"/>
    <w:rsid w:val="00E008A1"/>
    <w:rsid w:val="00E00905"/>
    <w:rsid w:val="00E020F5"/>
    <w:rsid w:val="00E02978"/>
    <w:rsid w:val="00E0323C"/>
    <w:rsid w:val="00E03421"/>
    <w:rsid w:val="00E03CD3"/>
    <w:rsid w:val="00E03FCE"/>
    <w:rsid w:val="00E05591"/>
    <w:rsid w:val="00E058EE"/>
    <w:rsid w:val="00E06002"/>
    <w:rsid w:val="00E06512"/>
    <w:rsid w:val="00E06555"/>
    <w:rsid w:val="00E07510"/>
    <w:rsid w:val="00E07520"/>
    <w:rsid w:val="00E076F4"/>
    <w:rsid w:val="00E10747"/>
    <w:rsid w:val="00E10C02"/>
    <w:rsid w:val="00E116A0"/>
    <w:rsid w:val="00E12AA4"/>
    <w:rsid w:val="00E12AEA"/>
    <w:rsid w:val="00E12E90"/>
    <w:rsid w:val="00E133DA"/>
    <w:rsid w:val="00E137E4"/>
    <w:rsid w:val="00E13DE2"/>
    <w:rsid w:val="00E14707"/>
    <w:rsid w:val="00E14BD2"/>
    <w:rsid w:val="00E15162"/>
    <w:rsid w:val="00E15AD4"/>
    <w:rsid w:val="00E15BEC"/>
    <w:rsid w:val="00E15D08"/>
    <w:rsid w:val="00E15F8A"/>
    <w:rsid w:val="00E16107"/>
    <w:rsid w:val="00E16817"/>
    <w:rsid w:val="00E16AE3"/>
    <w:rsid w:val="00E172A8"/>
    <w:rsid w:val="00E177A7"/>
    <w:rsid w:val="00E20333"/>
    <w:rsid w:val="00E205CD"/>
    <w:rsid w:val="00E20E61"/>
    <w:rsid w:val="00E214E0"/>
    <w:rsid w:val="00E229DA"/>
    <w:rsid w:val="00E229F5"/>
    <w:rsid w:val="00E22A36"/>
    <w:rsid w:val="00E237A4"/>
    <w:rsid w:val="00E237DA"/>
    <w:rsid w:val="00E23AAF"/>
    <w:rsid w:val="00E247A7"/>
    <w:rsid w:val="00E24B41"/>
    <w:rsid w:val="00E2536F"/>
    <w:rsid w:val="00E255FB"/>
    <w:rsid w:val="00E25984"/>
    <w:rsid w:val="00E27A2F"/>
    <w:rsid w:val="00E30BBF"/>
    <w:rsid w:val="00E33021"/>
    <w:rsid w:val="00E330FC"/>
    <w:rsid w:val="00E333C3"/>
    <w:rsid w:val="00E337C5"/>
    <w:rsid w:val="00E33960"/>
    <w:rsid w:val="00E33BD0"/>
    <w:rsid w:val="00E34608"/>
    <w:rsid w:val="00E3492A"/>
    <w:rsid w:val="00E35C5C"/>
    <w:rsid w:val="00E36740"/>
    <w:rsid w:val="00E3749F"/>
    <w:rsid w:val="00E407C6"/>
    <w:rsid w:val="00E40B86"/>
    <w:rsid w:val="00E40F40"/>
    <w:rsid w:val="00E4169A"/>
    <w:rsid w:val="00E4173B"/>
    <w:rsid w:val="00E41D8A"/>
    <w:rsid w:val="00E421BD"/>
    <w:rsid w:val="00E42443"/>
    <w:rsid w:val="00E42BCE"/>
    <w:rsid w:val="00E42D6D"/>
    <w:rsid w:val="00E431D7"/>
    <w:rsid w:val="00E43496"/>
    <w:rsid w:val="00E43596"/>
    <w:rsid w:val="00E4373D"/>
    <w:rsid w:val="00E438C5"/>
    <w:rsid w:val="00E44746"/>
    <w:rsid w:val="00E44DE0"/>
    <w:rsid w:val="00E45095"/>
    <w:rsid w:val="00E4568F"/>
    <w:rsid w:val="00E45EAF"/>
    <w:rsid w:val="00E4665B"/>
    <w:rsid w:val="00E46821"/>
    <w:rsid w:val="00E4688C"/>
    <w:rsid w:val="00E50670"/>
    <w:rsid w:val="00E508C3"/>
    <w:rsid w:val="00E50B60"/>
    <w:rsid w:val="00E50E61"/>
    <w:rsid w:val="00E514F9"/>
    <w:rsid w:val="00E51B8D"/>
    <w:rsid w:val="00E51EFD"/>
    <w:rsid w:val="00E52C6A"/>
    <w:rsid w:val="00E53244"/>
    <w:rsid w:val="00E54E42"/>
    <w:rsid w:val="00E54F1E"/>
    <w:rsid w:val="00E5540B"/>
    <w:rsid w:val="00E55F49"/>
    <w:rsid w:val="00E57C4E"/>
    <w:rsid w:val="00E603BD"/>
    <w:rsid w:val="00E605B8"/>
    <w:rsid w:val="00E60A11"/>
    <w:rsid w:val="00E60A52"/>
    <w:rsid w:val="00E60C45"/>
    <w:rsid w:val="00E60D21"/>
    <w:rsid w:val="00E60EBA"/>
    <w:rsid w:val="00E60F43"/>
    <w:rsid w:val="00E62AD9"/>
    <w:rsid w:val="00E62C24"/>
    <w:rsid w:val="00E62C2E"/>
    <w:rsid w:val="00E62FEE"/>
    <w:rsid w:val="00E63DD6"/>
    <w:rsid w:val="00E63F92"/>
    <w:rsid w:val="00E640FD"/>
    <w:rsid w:val="00E64CE8"/>
    <w:rsid w:val="00E64E07"/>
    <w:rsid w:val="00E655EF"/>
    <w:rsid w:val="00E65765"/>
    <w:rsid w:val="00E6653E"/>
    <w:rsid w:val="00E67DA4"/>
    <w:rsid w:val="00E7096D"/>
    <w:rsid w:val="00E70D26"/>
    <w:rsid w:val="00E71476"/>
    <w:rsid w:val="00E725EF"/>
    <w:rsid w:val="00E72714"/>
    <w:rsid w:val="00E73022"/>
    <w:rsid w:val="00E730AD"/>
    <w:rsid w:val="00E74C85"/>
    <w:rsid w:val="00E7510B"/>
    <w:rsid w:val="00E75B01"/>
    <w:rsid w:val="00E76D4B"/>
    <w:rsid w:val="00E76FA1"/>
    <w:rsid w:val="00E76FDC"/>
    <w:rsid w:val="00E81110"/>
    <w:rsid w:val="00E81686"/>
    <w:rsid w:val="00E823DA"/>
    <w:rsid w:val="00E831A3"/>
    <w:rsid w:val="00E83388"/>
    <w:rsid w:val="00E83406"/>
    <w:rsid w:val="00E83869"/>
    <w:rsid w:val="00E8418A"/>
    <w:rsid w:val="00E84C5D"/>
    <w:rsid w:val="00E85988"/>
    <w:rsid w:val="00E85F3A"/>
    <w:rsid w:val="00E86945"/>
    <w:rsid w:val="00E869F3"/>
    <w:rsid w:val="00E877D0"/>
    <w:rsid w:val="00E900F4"/>
    <w:rsid w:val="00E90221"/>
    <w:rsid w:val="00E90CDC"/>
    <w:rsid w:val="00E90EFA"/>
    <w:rsid w:val="00E9167E"/>
    <w:rsid w:val="00E917CD"/>
    <w:rsid w:val="00E917D6"/>
    <w:rsid w:val="00E91F2F"/>
    <w:rsid w:val="00E91F60"/>
    <w:rsid w:val="00E9202C"/>
    <w:rsid w:val="00E92182"/>
    <w:rsid w:val="00E92E0B"/>
    <w:rsid w:val="00E93611"/>
    <w:rsid w:val="00E94E48"/>
    <w:rsid w:val="00E95065"/>
    <w:rsid w:val="00E953FF"/>
    <w:rsid w:val="00E96DA2"/>
    <w:rsid w:val="00E97424"/>
    <w:rsid w:val="00E974C1"/>
    <w:rsid w:val="00E97697"/>
    <w:rsid w:val="00E9779D"/>
    <w:rsid w:val="00E97E24"/>
    <w:rsid w:val="00EA0B03"/>
    <w:rsid w:val="00EA2731"/>
    <w:rsid w:val="00EA3472"/>
    <w:rsid w:val="00EA351F"/>
    <w:rsid w:val="00EA39FB"/>
    <w:rsid w:val="00EA41A1"/>
    <w:rsid w:val="00EA42E1"/>
    <w:rsid w:val="00EA46CA"/>
    <w:rsid w:val="00EA5342"/>
    <w:rsid w:val="00EA78B2"/>
    <w:rsid w:val="00EB03BC"/>
    <w:rsid w:val="00EB03E3"/>
    <w:rsid w:val="00EB0EF6"/>
    <w:rsid w:val="00EB21BD"/>
    <w:rsid w:val="00EB264B"/>
    <w:rsid w:val="00EB2E10"/>
    <w:rsid w:val="00EB355C"/>
    <w:rsid w:val="00EB4014"/>
    <w:rsid w:val="00EB450C"/>
    <w:rsid w:val="00EB47F5"/>
    <w:rsid w:val="00EB481E"/>
    <w:rsid w:val="00EB6B38"/>
    <w:rsid w:val="00EB6DFE"/>
    <w:rsid w:val="00EB74E3"/>
    <w:rsid w:val="00EB7AE7"/>
    <w:rsid w:val="00EC0DF0"/>
    <w:rsid w:val="00EC12A8"/>
    <w:rsid w:val="00EC148A"/>
    <w:rsid w:val="00EC17DE"/>
    <w:rsid w:val="00EC17FE"/>
    <w:rsid w:val="00EC1B1A"/>
    <w:rsid w:val="00EC1CD3"/>
    <w:rsid w:val="00EC1D10"/>
    <w:rsid w:val="00EC3D88"/>
    <w:rsid w:val="00EC4177"/>
    <w:rsid w:val="00EC5827"/>
    <w:rsid w:val="00EC5A98"/>
    <w:rsid w:val="00ED02E5"/>
    <w:rsid w:val="00ED0426"/>
    <w:rsid w:val="00ED068E"/>
    <w:rsid w:val="00ED0E81"/>
    <w:rsid w:val="00ED14DD"/>
    <w:rsid w:val="00ED1BD1"/>
    <w:rsid w:val="00ED1DEE"/>
    <w:rsid w:val="00ED21E6"/>
    <w:rsid w:val="00ED2927"/>
    <w:rsid w:val="00ED2E51"/>
    <w:rsid w:val="00ED34A8"/>
    <w:rsid w:val="00ED4BEA"/>
    <w:rsid w:val="00ED5633"/>
    <w:rsid w:val="00ED629C"/>
    <w:rsid w:val="00ED647F"/>
    <w:rsid w:val="00ED731C"/>
    <w:rsid w:val="00EE0B95"/>
    <w:rsid w:val="00EE0BFE"/>
    <w:rsid w:val="00EE14AC"/>
    <w:rsid w:val="00EE1C25"/>
    <w:rsid w:val="00EE280D"/>
    <w:rsid w:val="00EE2AE4"/>
    <w:rsid w:val="00EE3316"/>
    <w:rsid w:val="00EE42B9"/>
    <w:rsid w:val="00EE47EE"/>
    <w:rsid w:val="00EE53C7"/>
    <w:rsid w:val="00EE53E3"/>
    <w:rsid w:val="00EE54B8"/>
    <w:rsid w:val="00EE6837"/>
    <w:rsid w:val="00EE79E9"/>
    <w:rsid w:val="00EE7C0A"/>
    <w:rsid w:val="00EE7C30"/>
    <w:rsid w:val="00EF043B"/>
    <w:rsid w:val="00EF056A"/>
    <w:rsid w:val="00EF0E7E"/>
    <w:rsid w:val="00EF10BC"/>
    <w:rsid w:val="00EF1942"/>
    <w:rsid w:val="00EF2254"/>
    <w:rsid w:val="00EF289B"/>
    <w:rsid w:val="00EF2B72"/>
    <w:rsid w:val="00EF2F19"/>
    <w:rsid w:val="00EF3685"/>
    <w:rsid w:val="00EF3A01"/>
    <w:rsid w:val="00EF474F"/>
    <w:rsid w:val="00EF4BF6"/>
    <w:rsid w:val="00EF4D4C"/>
    <w:rsid w:val="00EF6374"/>
    <w:rsid w:val="00F00B36"/>
    <w:rsid w:val="00F018E6"/>
    <w:rsid w:val="00F029E3"/>
    <w:rsid w:val="00F02EA3"/>
    <w:rsid w:val="00F03267"/>
    <w:rsid w:val="00F03C73"/>
    <w:rsid w:val="00F04EB4"/>
    <w:rsid w:val="00F05C2C"/>
    <w:rsid w:val="00F0697C"/>
    <w:rsid w:val="00F073AF"/>
    <w:rsid w:val="00F07593"/>
    <w:rsid w:val="00F07610"/>
    <w:rsid w:val="00F07CFC"/>
    <w:rsid w:val="00F108E2"/>
    <w:rsid w:val="00F10958"/>
    <w:rsid w:val="00F12189"/>
    <w:rsid w:val="00F12E8B"/>
    <w:rsid w:val="00F133DD"/>
    <w:rsid w:val="00F138EA"/>
    <w:rsid w:val="00F14012"/>
    <w:rsid w:val="00F1444A"/>
    <w:rsid w:val="00F14B84"/>
    <w:rsid w:val="00F15441"/>
    <w:rsid w:val="00F154B0"/>
    <w:rsid w:val="00F159D4"/>
    <w:rsid w:val="00F15C6C"/>
    <w:rsid w:val="00F16AF6"/>
    <w:rsid w:val="00F16C03"/>
    <w:rsid w:val="00F16F60"/>
    <w:rsid w:val="00F172A5"/>
    <w:rsid w:val="00F17316"/>
    <w:rsid w:val="00F17FF6"/>
    <w:rsid w:val="00F2024F"/>
    <w:rsid w:val="00F202BF"/>
    <w:rsid w:val="00F21EFA"/>
    <w:rsid w:val="00F23CEC"/>
    <w:rsid w:val="00F24012"/>
    <w:rsid w:val="00F25B6A"/>
    <w:rsid w:val="00F25BDE"/>
    <w:rsid w:val="00F262A9"/>
    <w:rsid w:val="00F27A31"/>
    <w:rsid w:val="00F27B34"/>
    <w:rsid w:val="00F31991"/>
    <w:rsid w:val="00F32ABB"/>
    <w:rsid w:val="00F32D5D"/>
    <w:rsid w:val="00F32FEC"/>
    <w:rsid w:val="00F333A6"/>
    <w:rsid w:val="00F33B60"/>
    <w:rsid w:val="00F3410A"/>
    <w:rsid w:val="00F3418A"/>
    <w:rsid w:val="00F342BC"/>
    <w:rsid w:val="00F3442E"/>
    <w:rsid w:val="00F34F4A"/>
    <w:rsid w:val="00F36B0D"/>
    <w:rsid w:val="00F376E8"/>
    <w:rsid w:val="00F37BA0"/>
    <w:rsid w:val="00F37C55"/>
    <w:rsid w:val="00F4022C"/>
    <w:rsid w:val="00F40260"/>
    <w:rsid w:val="00F40459"/>
    <w:rsid w:val="00F4048C"/>
    <w:rsid w:val="00F4138C"/>
    <w:rsid w:val="00F4138F"/>
    <w:rsid w:val="00F41B4B"/>
    <w:rsid w:val="00F42611"/>
    <w:rsid w:val="00F42700"/>
    <w:rsid w:val="00F42D0D"/>
    <w:rsid w:val="00F42FC5"/>
    <w:rsid w:val="00F430BA"/>
    <w:rsid w:val="00F43435"/>
    <w:rsid w:val="00F435E3"/>
    <w:rsid w:val="00F4385B"/>
    <w:rsid w:val="00F4471B"/>
    <w:rsid w:val="00F44C3C"/>
    <w:rsid w:val="00F46968"/>
    <w:rsid w:val="00F50125"/>
    <w:rsid w:val="00F52184"/>
    <w:rsid w:val="00F5228A"/>
    <w:rsid w:val="00F522C7"/>
    <w:rsid w:val="00F52A2A"/>
    <w:rsid w:val="00F53F18"/>
    <w:rsid w:val="00F54480"/>
    <w:rsid w:val="00F54D2D"/>
    <w:rsid w:val="00F55345"/>
    <w:rsid w:val="00F5594A"/>
    <w:rsid w:val="00F55A0B"/>
    <w:rsid w:val="00F563BF"/>
    <w:rsid w:val="00F56B06"/>
    <w:rsid w:val="00F570FD"/>
    <w:rsid w:val="00F57BC5"/>
    <w:rsid w:val="00F57D43"/>
    <w:rsid w:val="00F6014D"/>
    <w:rsid w:val="00F6082B"/>
    <w:rsid w:val="00F60C53"/>
    <w:rsid w:val="00F614C4"/>
    <w:rsid w:val="00F61515"/>
    <w:rsid w:val="00F636C5"/>
    <w:rsid w:val="00F637C0"/>
    <w:rsid w:val="00F648F2"/>
    <w:rsid w:val="00F65EA4"/>
    <w:rsid w:val="00F664A3"/>
    <w:rsid w:val="00F67777"/>
    <w:rsid w:val="00F677EB"/>
    <w:rsid w:val="00F71211"/>
    <w:rsid w:val="00F7179B"/>
    <w:rsid w:val="00F72531"/>
    <w:rsid w:val="00F7317D"/>
    <w:rsid w:val="00F733BE"/>
    <w:rsid w:val="00F7353B"/>
    <w:rsid w:val="00F73D4C"/>
    <w:rsid w:val="00F747CF"/>
    <w:rsid w:val="00F747F4"/>
    <w:rsid w:val="00F7480A"/>
    <w:rsid w:val="00F74B99"/>
    <w:rsid w:val="00F74DCC"/>
    <w:rsid w:val="00F755BB"/>
    <w:rsid w:val="00F75829"/>
    <w:rsid w:val="00F76311"/>
    <w:rsid w:val="00F77E46"/>
    <w:rsid w:val="00F77ECE"/>
    <w:rsid w:val="00F803C7"/>
    <w:rsid w:val="00F80988"/>
    <w:rsid w:val="00F80EE5"/>
    <w:rsid w:val="00F81587"/>
    <w:rsid w:val="00F81698"/>
    <w:rsid w:val="00F81D5B"/>
    <w:rsid w:val="00F82601"/>
    <w:rsid w:val="00F8359C"/>
    <w:rsid w:val="00F83C22"/>
    <w:rsid w:val="00F83F22"/>
    <w:rsid w:val="00F8418E"/>
    <w:rsid w:val="00F842DE"/>
    <w:rsid w:val="00F8452E"/>
    <w:rsid w:val="00F8509D"/>
    <w:rsid w:val="00F85749"/>
    <w:rsid w:val="00F8595E"/>
    <w:rsid w:val="00F85E08"/>
    <w:rsid w:val="00F85F30"/>
    <w:rsid w:val="00F85FBA"/>
    <w:rsid w:val="00F86D28"/>
    <w:rsid w:val="00F8798F"/>
    <w:rsid w:val="00F90135"/>
    <w:rsid w:val="00F910F2"/>
    <w:rsid w:val="00F940C5"/>
    <w:rsid w:val="00F94E9F"/>
    <w:rsid w:val="00F94F36"/>
    <w:rsid w:val="00F95D7C"/>
    <w:rsid w:val="00F962B8"/>
    <w:rsid w:val="00F9636E"/>
    <w:rsid w:val="00F971FB"/>
    <w:rsid w:val="00FA0D67"/>
    <w:rsid w:val="00FA0DF9"/>
    <w:rsid w:val="00FA3577"/>
    <w:rsid w:val="00FA37C1"/>
    <w:rsid w:val="00FA40AC"/>
    <w:rsid w:val="00FA4C01"/>
    <w:rsid w:val="00FA613E"/>
    <w:rsid w:val="00FA6694"/>
    <w:rsid w:val="00FA72C6"/>
    <w:rsid w:val="00FA788C"/>
    <w:rsid w:val="00FB01B6"/>
    <w:rsid w:val="00FB0DEF"/>
    <w:rsid w:val="00FB13FB"/>
    <w:rsid w:val="00FB14C0"/>
    <w:rsid w:val="00FB15C5"/>
    <w:rsid w:val="00FB202A"/>
    <w:rsid w:val="00FB38C3"/>
    <w:rsid w:val="00FB3AAE"/>
    <w:rsid w:val="00FB3BDF"/>
    <w:rsid w:val="00FB42BE"/>
    <w:rsid w:val="00FB4C7A"/>
    <w:rsid w:val="00FB51CC"/>
    <w:rsid w:val="00FB5AF1"/>
    <w:rsid w:val="00FB5BC8"/>
    <w:rsid w:val="00FB5E60"/>
    <w:rsid w:val="00FB5ED4"/>
    <w:rsid w:val="00FB6342"/>
    <w:rsid w:val="00FB67FD"/>
    <w:rsid w:val="00FB6B72"/>
    <w:rsid w:val="00FB6BAA"/>
    <w:rsid w:val="00FB7460"/>
    <w:rsid w:val="00FB7693"/>
    <w:rsid w:val="00FC0176"/>
    <w:rsid w:val="00FC0571"/>
    <w:rsid w:val="00FC091E"/>
    <w:rsid w:val="00FC0947"/>
    <w:rsid w:val="00FC162B"/>
    <w:rsid w:val="00FC1E0C"/>
    <w:rsid w:val="00FC1FE7"/>
    <w:rsid w:val="00FC2809"/>
    <w:rsid w:val="00FC396C"/>
    <w:rsid w:val="00FC3C68"/>
    <w:rsid w:val="00FC3DEE"/>
    <w:rsid w:val="00FC4250"/>
    <w:rsid w:val="00FC4A4F"/>
    <w:rsid w:val="00FC4C2E"/>
    <w:rsid w:val="00FC4FA9"/>
    <w:rsid w:val="00FC58D9"/>
    <w:rsid w:val="00FC64EE"/>
    <w:rsid w:val="00FC6F83"/>
    <w:rsid w:val="00FC71F4"/>
    <w:rsid w:val="00FC763B"/>
    <w:rsid w:val="00FC7960"/>
    <w:rsid w:val="00FC7FB6"/>
    <w:rsid w:val="00FD02B0"/>
    <w:rsid w:val="00FD073C"/>
    <w:rsid w:val="00FD099F"/>
    <w:rsid w:val="00FD12E7"/>
    <w:rsid w:val="00FD19CB"/>
    <w:rsid w:val="00FD1C56"/>
    <w:rsid w:val="00FD1DCC"/>
    <w:rsid w:val="00FD343D"/>
    <w:rsid w:val="00FD35BE"/>
    <w:rsid w:val="00FD40A5"/>
    <w:rsid w:val="00FD41D0"/>
    <w:rsid w:val="00FD4A35"/>
    <w:rsid w:val="00FD4DD0"/>
    <w:rsid w:val="00FD5032"/>
    <w:rsid w:val="00FD5696"/>
    <w:rsid w:val="00FD5882"/>
    <w:rsid w:val="00FD6176"/>
    <w:rsid w:val="00FD617F"/>
    <w:rsid w:val="00FD6736"/>
    <w:rsid w:val="00FD6DC3"/>
    <w:rsid w:val="00FE0427"/>
    <w:rsid w:val="00FE06B8"/>
    <w:rsid w:val="00FE08E1"/>
    <w:rsid w:val="00FE1EDF"/>
    <w:rsid w:val="00FE24A1"/>
    <w:rsid w:val="00FE298F"/>
    <w:rsid w:val="00FE2A7E"/>
    <w:rsid w:val="00FE2C9C"/>
    <w:rsid w:val="00FE2E08"/>
    <w:rsid w:val="00FE3A85"/>
    <w:rsid w:val="00FE4111"/>
    <w:rsid w:val="00FE4A1F"/>
    <w:rsid w:val="00FE4B24"/>
    <w:rsid w:val="00FE4BFB"/>
    <w:rsid w:val="00FE5856"/>
    <w:rsid w:val="00FE5C62"/>
    <w:rsid w:val="00FE7089"/>
    <w:rsid w:val="00FE7241"/>
    <w:rsid w:val="00FE760A"/>
    <w:rsid w:val="00FE76D7"/>
    <w:rsid w:val="00FF01D2"/>
    <w:rsid w:val="00FF0414"/>
    <w:rsid w:val="00FF04FE"/>
    <w:rsid w:val="00FF0803"/>
    <w:rsid w:val="00FF0D00"/>
    <w:rsid w:val="00FF1893"/>
    <w:rsid w:val="00FF1B72"/>
    <w:rsid w:val="00FF366B"/>
    <w:rsid w:val="00FF4751"/>
    <w:rsid w:val="00FF5695"/>
    <w:rsid w:val="00FF58D2"/>
    <w:rsid w:val="00FF6AB5"/>
    <w:rsid w:val="00FF6B47"/>
    <w:rsid w:val="00FF7983"/>
    <w:rsid w:val="01DA396E"/>
    <w:rsid w:val="02064017"/>
    <w:rsid w:val="046E9D99"/>
    <w:rsid w:val="04D1AA41"/>
    <w:rsid w:val="05B1CFF8"/>
    <w:rsid w:val="07921BEF"/>
    <w:rsid w:val="0941F8F6"/>
    <w:rsid w:val="09DEBC3D"/>
    <w:rsid w:val="0B0B98CB"/>
    <w:rsid w:val="0B6A4165"/>
    <w:rsid w:val="0C0BEF21"/>
    <w:rsid w:val="0C9B7974"/>
    <w:rsid w:val="0E8D5C39"/>
    <w:rsid w:val="0EDF5BE4"/>
    <w:rsid w:val="0EE440E4"/>
    <w:rsid w:val="0FDBD350"/>
    <w:rsid w:val="10DA09D7"/>
    <w:rsid w:val="10FC7344"/>
    <w:rsid w:val="126D26B7"/>
    <w:rsid w:val="128E79C4"/>
    <w:rsid w:val="12DFCAE9"/>
    <w:rsid w:val="13E04020"/>
    <w:rsid w:val="1484432F"/>
    <w:rsid w:val="18BCBF5A"/>
    <w:rsid w:val="19981D31"/>
    <w:rsid w:val="1A68AC26"/>
    <w:rsid w:val="1BDCF341"/>
    <w:rsid w:val="1D96A10C"/>
    <w:rsid w:val="1DC39C5F"/>
    <w:rsid w:val="1F3A5C50"/>
    <w:rsid w:val="1FFE3DAE"/>
    <w:rsid w:val="224B2421"/>
    <w:rsid w:val="237AADC8"/>
    <w:rsid w:val="23D2DBC9"/>
    <w:rsid w:val="263F5256"/>
    <w:rsid w:val="27CEEBF4"/>
    <w:rsid w:val="295E3DBC"/>
    <w:rsid w:val="2A8B7E05"/>
    <w:rsid w:val="2BE1BE4E"/>
    <w:rsid w:val="2BE82923"/>
    <w:rsid w:val="2DA280A9"/>
    <w:rsid w:val="2DB8BB2C"/>
    <w:rsid w:val="311FF5F4"/>
    <w:rsid w:val="3263E188"/>
    <w:rsid w:val="32B06313"/>
    <w:rsid w:val="32F56728"/>
    <w:rsid w:val="339E598B"/>
    <w:rsid w:val="33ECFDEC"/>
    <w:rsid w:val="349D2EC2"/>
    <w:rsid w:val="3549294C"/>
    <w:rsid w:val="35DF1983"/>
    <w:rsid w:val="362E5252"/>
    <w:rsid w:val="368A4FDE"/>
    <w:rsid w:val="3694BBFE"/>
    <w:rsid w:val="37A5E5E9"/>
    <w:rsid w:val="387D52FC"/>
    <w:rsid w:val="38C0D071"/>
    <w:rsid w:val="3973671B"/>
    <w:rsid w:val="3999A0A3"/>
    <w:rsid w:val="3AF0B8FE"/>
    <w:rsid w:val="3BA7EE30"/>
    <w:rsid w:val="3CA6E6DF"/>
    <w:rsid w:val="3DB5F14B"/>
    <w:rsid w:val="3F03B1C5"/>
    <w:rsid w:val="3F97058F"/>
    <w:rsid w:val="4094FCC7"/>
    <w:rsid w:val="41F82E3E"/>
    <w:rsid w:val="42316269"/>
    <w:rsid w:val="429231DF"/>
    <w:rsid w:val="42B65BF2"/>
    <w:rsid w:val="44B32D4C"/>
    <w:rsid w:val="4506121A"/>
    <w:rsid w:val="458611D6"/>
    <w:rsid w:val="4675A470"/>
    <w:rsid w:val="46B77CA9"/>
    <w:rsid w:val="4895F35C"/>
    <w:rsid w:val="4897DD85"/>
    <w:rsid w:val="49218B9C"/>
    <w:rsid w:val="499F73E3"/>
    <w:rsid w:val="4A4C1D42"/>
    <w:rsid w:val="4B21F554"/>
    <w:rsid w:val="4F34C268"/>
    <w:rsid w:val="4FCCBCA0"/>
    <w:rsid w:val="5129335F"/>
    <w:rsid w:val="5176628A"/>
    <w:rsid w:val="5330DD99"/>
    <w:rsid w:val="534D0ABA"/>
    <w:rsid w:val="53B37CA2"/>
    <w:rsid w:val="53BBF62C"/>
    <w:rsid w:val="54731022"/>
    <w:rsid w:val="5500869F"/>
    <w:rsid w:val="55F3A555"/>
    <w:rsid w:val="56C3E3C8"/>
    <w:rsid w:val="5761B550"/>
    <w:rsid w:val="58DF8948"/>
    <w:rsid w:val="593042FE"/>
    <w:rsid w:val="5974329C"/>
    <w:rsid w:val="5A5607A6"/>
    <w:rsid w:val="5A938BCC"/>
    <w:rsid w:val="5F933980"/>
    <w:rsid w:val="5FB36106"/>
    <w:rsid w:val="5FCA2E64"/>
    <w:rsid w:val="5FFD9BDF"/>
    <w:rsid w:val="62356C50"/>
    <w:rsid w:val="62F6605E"/>
    <w:rsid w:val="63F3B613"/>
    <w:rsid w:val="6442AF43"/>
    <w:rsid w:val="64E4268F"/>
    <w:rsid w:val="658B1E2B"/>
    <w:rsid w:val="671CD261"/>
    <w:rsid w:val="671F3E0D"/>
    <w:rsid w:val="68C4C360"/>
    <w:rsid w:val="691DA202"/>
    <w:rsid w:val="691DEA9C"/>
    <w:rsid w:val="696388F1"/>
    <w:rsid w:val="69641FEF"/>
    <w:rsid w:val="69AE2782"/>
    <w:rsid w:val="708158AB"/>
    <w:rsid w:val="71B38822"/>
    <w:rsid w:val="71C8AC5E"/>
    <w:rsid w:val="7402D996"/>
    <w:rsid w:val="7519A1AB"/>
    <w:rsid w:val="756C5C26"/>
    <w:rsid w:val="75B4149E"/>
    <w:rsid w:val="76C6FAFD"/>
    <w:rsid w:val="7741D311"/>
    <w:rsid w:val="77772B3F"/>
    <w:rsid w:val="779C186B"/>
    <w:rsid w:val="77FE0D75"/>
    <w:rsid w:val="781C0D4E"/>
    <w:rsid w:val="781CAA2B"/>
    <w:rsid w:val="78CAAF55"/>
    <w:rsid w:val="791A81A6"/>
    <w:rsid w:val="7C399C62"/>
    <w:rsid w:val="7E0D4CBD"/>
    <w:rsid w:val="7E47D9B9"/>
    <w:rsid w:val="7F213FF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5A223C"/>
  <w15:chartTrackingRefBased/>
  <w15:docId w15:val="{912EE6CF-8878-4D39-A05E-FEB9F35B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The Lancet"/>
    <w:qFormat/>
    <w:rsid w:val="00DD1AB5"/>
    <w:pPr>
      <w:spacing w:after="0" w:line="240" w:lineRule="auto"/>
    </w:pPr>
    <w:rPr>
      <w:rFonts w:ascii="Times New Roman" w:hAnsi="Times New Roman"/>
      <w:color w:val="000000" w:themeColor="text1"/>
      <w:sz w:val="20"/>
      <w:lang w:val="en-GB"/>
    </w:rPr>
  </w:style>
  <w:style w:type="paragraph" w:styleId="Heading1">
    <w:name w:val="heading 1"/>
    <w:basedOn w:val="Normal"/>
    <w:next w:val="Normal"/>
    <w:link w:val="Heading1Char"/>
    <w:uiPriority w:val="9"/>
    <w:qFormat/>
    <w:pPr>
      <w:keepNext/>
      <w:keepLines/>
      <w:spacing w:before="240" w:after="120" w:line="240" w:lineRule="auto"/>
      <w:outlineLvl w:val="0"/>
    </w:pPr>
    <w:rPr>
      <w:rFonts w:ascii="Times New Roman" w:hAnsi="Times New Roman" w:cs="Times New Roman"/>
      <w:b/>
      <w:bCs/>
      <w:color w:val="000000"/>
      <w:sz w:val="24"/>
      <w:szCs w:val="24"/>
      <w:lang w:val="en-GB"/>
    </w:rPr>
  </w:style>
  <w:style w:type="paragraph" w:styleId="Heading2">
    <w:name w:val="heading 2"/>
    <w:basedOn w:val="Normal"/>
    <w:next w:val="Normal"/>
    <w:link w:val="Heading2Char"/>
    <w:uiPriority w:val="9"/>
    <w:unhideWhenUsed/>
    <w:qFormat/>
    <w:pPr>
      <w:keepNext/>
      <w:keepLines/>
      <w:spacing w:before="180" w:after="60" w:line="240" w:lineRule="auto"/>
      <w:outlineLvl w:val="1"/>
    </w:pPr>
    <w:rPr>
      <w:rFonts w:ascii="Times New Roman" w:hAnsi="Times New Roman" w:cs="Times New Roman"/>
      <w:b/>
      <w:bCs/>
      <w:color w:val="000000"/>
      <w:sz w:val="20"/>
      <w:szCs w:val="20"/>
      <w:lang w:val="en-GB"/>
    </w:rPr>
  </w:style>
  <w:style w:type="paragraph" w:styleId="Heading3">
    <w:name w:val="heading 3"/>
    <w:basedOn w:val="Normal"/>
    <w:next w:val="Normal"/>
    <w:link w:val="Heading3Char"/>
    <w:uiPriority w:val="9"/>
    <w:unhideWhenUsed/>
    <w:qFormat/>
    <w:pPr>
      <w:keepNext/>
      <w:keepLines/>
      <w:spacing w:before="120" w:after="60" w:line="240" w:lineRule="auto"/>
      <w:outlineLvl w:val="2"/>
    </w:pPr>
    <w:rPr>
      <w:rFonts w:ascii="Times New Roman" w:hAnsi="Times New Roman" w:cs="Times New Roman"/>
      <w:i/>
      <w:iCs/>
      <w:color w:val="00000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C18"/>
    <w:pPr>
      <w:ind w:left="720"/>
      <w:contextualSpacing/>
    </w:pPr>
  </w:style>
  <w:style w:type="character" w:styleId="Hyperlink">
    <w:name w:val="Hyperlink"/>
    <w:basedOn w:val="DefaultParagraphFont"/>
    <w:uiPriority w:val="99"/>
    <w:unhideWhenUsed/>
    <w:rsid w:val="0077565A"/>
    <w:rPr>
      <w:color w:val="0563C1" w:themeColor="hyperlink"/>
      <w:u w:val="single"/>
    </w:rPr>
  </w:style>
  <w:style w:type="character" w:styleId="UnresolvedMention">
    <w:name w:val="Unresolved Mention"/>
    <w:basedOn w:val="DefaultParagraphFont"/>
    <w:uiPriority w:val="99"/>
    <w:semiHidden/>
    <w:unhideWhenUsed/>
    <w:rsid w:val="0077565A"/>
    <w:rPr>
      <w:color w:val="605E5C"/>
      <w:shd w:val="clear" w:color="auto" w:fill="E1DFDD"/>
    </w:rPr>
  </w:style>
  <w:style w:type="character" w:styleId="FollowedHyperlink">
    <w:name w:val="FollowedHyperlink"/>
    <w:basedOn w:val="DefaultParagraphFont"/>
    <w:uiPriority w:val="99"/>
    <w:semiHidden/>
    <w:unhideWhenUsed/>
    <w:rsid w:val="0077565A"/>
    <w:rPr>
      <w:color w:val="954F72" w:themeColor="followedHyperlink"/>
      <w:u w:val="single"/>
    </w:rPr>
  </w:style>
  <w:style w:type="paragraph" w:styleId="Header">
    <w:name w:val="header"/>
    <w:basedOn w:val="Normal"/>
    <w:link w:val="HeaderChar"/>
    <w:uiPriority w:val="99"/>
    <w:unhideWhenUsed/>
    <w:rsid w:val="00AC1569"/>
    <w:pPr>
      <w:tabs>
        <w:tab w:val="center" w:pos="4819"/>
        <w:tab w:val="right" w:pos="9638"/>
      </w:tabs>
    </w:pPr>
  </w:style>
  <w:style w:type="character" w:customStyle="1" w:styleId="HeaderChar">
    <w:name w:val="Header Char"/>
    <w:basedOn w:val="DefaultParagraphFont"/>
    <w:link w:val="Header"/>
    <w:uiPriority w:val="99"/>
    <w:rsid w:val="00AC1569"/>
  </w:style>
  <w:style w:type="paragraph" w:styleId="Footer">
    <w:name w:val="footer"/>
    <w:basedOn w:val="Normal"/>
    <w:link w:val="FooterChar"/>
    <w:uiPriority w:val="99"/>
    <w:unhideWhenUsed/>
    <w:rsid w:val="00AC1569"/>
    <w:pPr>
      <w:tabs>
        <w:tab w:val="center" w:pos="4819"/>
        <w:tab w:val="right" w:pos="9638"/>
      </w:tabs>
    </w:pPr>
  </w:style>
  <w:style w:type="character" w:customStyle="1" w:styleId="FooterChar">
    <w:name w:val="Footer Char"/>
    <w:basedOn w:val="DefaultParagraphFont"/>
    <w:link w:val="Footer"/>
    <w:uiPriority w:val="99"/>
    <w:rsid w:val="00AC1569"/>
  </w:style>
  <w:style w:type="character" w:customStyle="1" w:styleId="Heading1Char">
    <w:name w:val="Heading 1 Char"/>
    <w:aliases w:val="The Lancet - Subheading Char"/>
    <w:basedOn w:val="DefaultParagraphFont"/>
    <w:link w:val="Heading1"/>
    <w:uiPriority w:val="9"/>
    <w:rsid w:val="00A333D4"/>
    <w:rPr>
      <w:rFonts w:ascii="Times New Roman" w:hAnsi="Times New Roman" w:cs="Times New Roman"/>
      <w:b/>
      <w:bCs/>
      <w:color w:val="000000"/>
      <w:sz w:val="24"/>
      <w:szCs w:val="24"/>
      <w:lang w:val="en-GB"/>
    </w:rPr>
  </w:style>
  <w:style w:type="character" w:customStyle="1" w:styleId="Heading2Char">
    <w:name w:val="Heading 2 Char"/>
    <w:basedOn w:val="DefaultParagraphFont"/>
    <w:link w:val="Heading2"/>
    <w:uiPriority w:val="9"/>
    <w:rsid w:val="00A7672D"/>
    <w:rPr>
      <w:rFonts w:ascii="Times New Roman" w:hAnsi="Times New Roman" w:cs="Times New Roman"/>
      <w:b/>
      <w:bCs/>
      <w:color w:val="000000"/>
      <w:sz w:val="20"/>
      <w:szCs w:val="20"/>
      <w:lang w:val="en-GB"/>
    </w:rPr>
  </w:style>
  <w:style w:type="paragraph" w:customStyle="1" w:styleId="LancetWebHeading">
    <w:name w:val="Lancet Web Heading"/>
    <w:basedOn w:val="Heading2"/>
    <w:link w:val="LancetWebHeadingChar"/>
    <w:qFormat/>
    <w:rsid w:val="00FE5856"/>
    <w:rPr>
      <w:rFonts w:ascii="Times New Roman" w:hAnsi="Times New Roman"/>
      <w:b/>
      <w:sz w:val="24"/>
      <w:lang w:val="en-US"/>
    </w:rPr>
  </w:style>
  <w:style w:type="character" w:customStyle="1" w:styleId="LancetWebHeadingChar">
    <w:name w:val="Lancet Web Heading Char"/>
    <w:basedOn w:val="Heading2Char"/>
    <w:link w:val="LancetWebHeading"/>
    <w:rsid w:val="00FE5856"/>
    <w:rPr>
      <w:rFonts w:ascii="Times New Roman" w:eastAsiaTheme="majorEastAsia" w:hAnsi="Times New Roman" w:cstheme="majorBidi"/>
      <w:b/>
      <w:color w:val="2F5496" w:themeColor="accent1" w:themeShade="BF"/>
      <w:sz w:val="24"/>
      <w:szCs w:val="26"/>
      <w:lang w:val="en-US"/>
    </w:rPr>
  </w:style>
  <w:style w:type="paragraph" w:styleId="NoSpacing">
    <w:name w:val="No Spacing"/>
    <w:uiPriority w:val="1"/>
    <w:qFormat/>
    <w:rsid w:val="00A333D4"/>
    <w:pPr>
      <w:spacing w:after="0" w:line="240" w:lineRule="auto"/>
    </w:pPr>
    <w:rPr>
      <w:rFonts w:ascii="Times New Roman" w:hAnsi="Times New Roman"/>
      <w:color w:val="000000" w:themeColor="text1"/>
      <w:sz w:val="20"/>
    </w:rPr>
  </w:style>
  <w:style w:type="paragraph" w:customStyle="1" w:styleId="LancetTableTitle">
    <w:name w:val="Lancet Table Title"/>
    <w:basedOn w:val="Normal"/>
    <w:link w:val="LancetTableTitleChar"/>
    <w:qFormat/>
    <w:rsid w:val="00AD0459"/>
    <w:rPr>
      <w:b/>
    </w:rPr>
  </w:style>
  <w:style w:type="character" w:customStyle="1" w:styleId="LancetTableTitleChar">
    <w:name w:val="Lancet Table Title Char"/>
    <w:basedOn w:val="DefaultParagraphFont"/>
    <w:link w:val="LancetTableTitle"/>
    <w:rsid w:val="00AD0459"/>
    <w:rPr>
      <w:rFonts w:ascii="Times New Roman" w:hAnsi="Times New Roman"/>
      <w:b/>
      <w:color w:val="000000" w:themeColor="text1"/>
      <w:sz w:val="20"/>
    </w:rPr>
  </w:style>
  <w:style w:type="paragraph" w:customStyle="1" w:styleId="LancetTableBody">
    <w:name w:val="Lancet Table Body"/>
    <w:basedOn w:val="Normal"/>
    <w:link w:val="LancetTableBodyChar"/>
    <w:qFormat/>
    <w:rsid w:val="00792AB1"/>
    <w:rPr>
      <w:sz w:val="16"/>
    </w:rPr>
  </w:style>
  <w:style w:type="character" w:customStyle="1" w:styleId="LancetTableBodyChar">
    <w:name w:val="Lancet Table Body Char"/>
    <w:basedOn w:val="DefaultParagraphFont"/>
    <w:link w:val="LancetTableBody"/>
    <w:rsid w:val="00792AB1"/>
    <w:rPr>
      <w:rFonts w:ascii="Times New Roman" w:hAnsi="Times New Roman"/>
      <w:color w:val="000000" w:themeColor="text1"/>
      <w:sz w:val="16"/>
    </w:rPr>
  </w:style>
  <w:style w:type="paragraph" w:customStyle="1" w:styleId="LancetLegend">
    <w:name w:val="Lancet Legend"/>
    <w:basedOn w:val="LancetTableBody"/>
    <w:link w:val="LancetLegendChar"/>
    <w:qFormat/>
    <w:rsid w:val="00975212"/>
    <w:rPr>
      <w:sz w:val="20"/>
    </w:rPr>
  </w:style>
  <w:style w:type="character" w:customStyle="1" w:styleId="LancetLegendChar">
    <w:name w:val="Lancet Legend Char"/>
    <w:basedOn w:val="LancetTableBodyChar"/>
    <w:link w:val="LancetLegend"/>
    <w:rsid w:val="00975212"/>
    <w:rPr>
      <w:rFonts w:ascii="Times New Roman" w:hAnsi="Times New Roman"/>
      <w:color w:val="000000" w:themeColor="text1"/>
      <w:sz w:val="20"/>
    </w:rPr>
  </w:style>
  <w:style w:type="paragraph" w:styleId="Revision">
    <w:name w:val="Revision"/>
    <w:hidden/>
    <w:uiPriority w:val="99"/>
    <w:rsid w:val="00E97E24"/>
    <w:pPr>
      <w:spacing w:after="0" w:line="240" w:lineRule="auto"/>
    </w:pPr>
    <w:rPr>
      <w:rFonts w:ascii="Times New Roman" w:hAnsi="Times New Roman"/>
      <w:color w:val="000000" w:themeColor="text1"/>
      <w:sz w:val="20"/>
      <w:lang w:val="en-GB"/>
    </w:rPr>
  </w:style>
  <w:style w:type="table" w:styleId="TableGrid">
    <w:name w:val="Table Grid"/>
    <w:basedOn w:val="TableNormal"/>
    <w:uiPriority w:val="39"/>
    <w:rsid w:val="000C1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F3A86"/>
    <w:rPr>
      <w:rFonts w:ascii="Times New Roman" w:hAnsi="Times New Roman" w:cs="Times New Roman"/>
      <w:i/>
      <w:iCs/>
      <w:color w:val="000000"/>
      <w:sz w:val="20"/>
      <w:szCs w:val="20"/>
      <w:lang w:val="en-GB"/>
    </w:rPr>
  </w:style>
  <w:style w:type="paragraph" w:styleId="HTMLPreformatted">
    <w:name w:val="HTML Preformatted"/>
    <w:basedOn w:val="Normal"/>
    <w:link w:val="HTMLPreformattedChar"/>
    <w:uiPriority w:val="99"/>
    <w:unhideWhenUsed/>
    <w:rsid w:val="00FD1C56"/>
    <w:rPr>
      <w:rFonts w:ascii="Consolas" w:hAnsi="Consolas"/>
      <w:szCs w:val="20"/>
    </w:rPr>
  </w:style>
  <w:style w:type="character" w:customStyle="1" w:styleId="HTMLPreformattedChar">
    <w:name w:val="HTML Preformatted Char"/>
    <w:basedOn w:val="DefaultParagraphFont"/>
    <w:link w:val="HTMLPreformatted"/>
    <w:uiPriority w:val="99"/>
    <w:semiHidden/>
    <w:rsid w:val="00FD1C56"/>
    <w:rPr>
      <w:rFonts w:ascii="Consolas" w:hAnsi="Consolas"/>
      <w:color w:val="000000" w:themeColor="text1"/>
      <w:sz w:val="20"/>
      <w:szCs w:val="20"/>
      <w:lang w:val="en-GB"/>
    </w:rPr>
  </w:style>
  <w:style w:type="paragraph" w:customStyle="1" w:styleId="EndNoteBibliographyTitle">
    <w:name w:val="EndNote Bibliography Title"/>
    <w:basedOn w:val="Normal"/>
    <w:link w:val="EndNoteBibliographyTitleChar"/>
    <w:rsid w:val="00881EF2"/>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81EF2"/>
    <w:rPr>
      <w:rFonts w:ascii="Times New Roman" w:hAnsi="Times New Roman" w:cs="Times New Roman"/>
      <w:noProof/>
      <w:color w:val="000000" w:themeColor="text1"/>
      <w:sz w:val="20"/>
      <w:lang w:val="en-US"/>
    </w:rPr>
  </w:style>
  <w:style w:type="paragraph" w:customStyle="1" w:styleId="EndNoteBibliography">
    <w:name w:val="EndNote Bibliography"/>
    <w:basedOn w:val="Normal"/>
    <w:link w:val="EndNoteBibliographyChar"/>
    <w:rsid w:val="00881EF2"/>
    <w:rPr>
      <w:rFonts w:cs="Times New Roman"/>
      <w:noProof/>
      <w:lang w:val="en-US"/>
    </w:rPr>
  </w:style>
  <w:style w:type="character" w:customStyle="1" w:styleId="EndNoteBibliographyChar">
    <w:name w:val="EndNote Bibliography Char"/>
    <w:basedOn w:val="DefaultParagraphFont"/>
    <w:link w:val="EndNoteBibliography"/>
    <w:rsid w:val="00881EF2"/>
    <w:rPr>
      <w:rFonts w:ascii="Times New Roman" w:hAnsi="Times New Roman" w:cs="Times New Roman"/>
      <w:noProof/>
      <w:color w:val="000000" w:themeColor="text1"/>
      <w:sz w:val="20"/>
      <w:lang w:val="en-US"/>
    </w:rPr>
  </w:style>
  <w:style w:type="character" w:styleId="PlaceholderText">
    <w:name w:val="Placeholder Text"/>
    <w:basedOn w:val="DefaultParagraphFont"/>
    <w:uiPriority w:val="99"/>
    <w:semiHidden/>
    <w:rsid w:val="00D053D5"/>
    <w:rPr>
      <w:color w:val="666666"/>
    </w:rPr>
  </w:style>
  <w:style w:type="character" w:styleId="CommentReference">
    <w:name w:val="annotation reference"/>
    <w:basedOn w:val="DefaultParagraphFont"/>
    <w:uiPriority w:val="99"/>
    <w:semiHidden/>
    <w:unhideWhenUsed/>
    <w:rsid w:val="00DC2D03"/>
    <w:rPr>
      <w:sz w:val="16"/>
      <w:szCs w:val="16"/>
    </w:rPr>
  </w:style>
  <w:style w:type="paragraph" w:styleId="CommentText">
    <w:name w:val="annotation text"/>
    <w:basedOn w:val="Normal"/>
    <w:link w:val="CommentTextChar"/>
    <w:uiPriority w:val="99"/>
    <w:unhideWhenUsed/>
    <w:rsid w:val="00DC2D03"/>
    <w:rPr>
      <w:szCs w:val="20"/>
    </w:rPr>
  </w:style>
  <w:style w:type="character" w:customStyle="1" w:styleId="CommentTextChar">
    <w:name w:val="Comment Text Char"/>
    <w:basedOn w:val="DefaultParagraphFont"/>
    <w:link w:val="CommentText"/>
    <w:uiPriority w:val="99"/>
    <w:rsid w:val="00DC2D03"/>
    <w:rPr>
      <w:rFonts w:ascii="Times New Roman" w:hAnsi="Times New Roman"/>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DC2D03"/>
    <w:rPr>
      <w:b/>
      <w:bCs/>
    </w:rPr>
  </w:style>
  <w:style w:type="character" w:customStyle="1" w:styleId="CommentSubjectChar">
    <w:name w:val="Comment Subject Char"/>
    <w:basedOn w:val="CommentTextChar"/>
    <w:link w:val="CommentSubject"/>
    <w:uiPriority w:val="99"/>
    <w:semiHidden/>
    <w:rsid w:val="00DC2D03"/>
    <w:rPr>
      <w:rFonts w:ascii="Times New Roman" w:hAnsi="Times New Roman"/>
      <w:b/>
      <w:bCs/>
      <w:color w:val="000000" w:themeColor="text1"/>
      <w:sz w:val="20"/>
      <w:szCs w:val="20"/>
      <w:lang w:val="en-GB"/>
    </w:rPr>
  </w:style>
  <w:style w:type="paragraph" w:styleId="Caption">
    <w:name w:val="caption"/>
    <w:basedOn w:val="Normal"/>
    <w:next w:val="Normal"/>
    <w:uiPriority w:val="35"/>
    <w:unhideWhenUsed/>
    <w:qFormat/>
    <w:pPr>
      <w:keepLines/>
      <w:spacing w:before="60" w:after="240" w:line="240" w:lineRule="auto"/>
    </w:pPr>
    <w:rPr>
      <w:rFonts w:ascii="Times New Roman" w:hAnsi="Times New Roman" w:cs="Times New Roman"/>
      <w:i w:val="0"/>
      <w:iCs w:val="0"/>
      <w:color w:val="000000"/>
      <w:sz w:val="18"/>
      <w:szCs w:val="18"/>
      <w:lang w:val="en-GB"/>
    </w:rPr>
  </w:style>
  <w:style w:type="paragraph" w:customStyle="1" w:styleId="TableCaption">
    <w:name w:val="Table Caption"/>
    <w:basedOn w:val="Caption"/>
    <w:next w:val="Normal"/>
    <w:qFormat/>
    <w:pPr>
      <w:keepNext/>
      <w:spacing w:before="240" w:after="60"/>
    </w:pPr>
  </w:style>
  <w:style w:type="paragraph" w:customStyle="1" w:styleId="TableNote">
    <w:name w:val="Table Note"/>
    <w:basedOn w:val="Caption"/>
    <w:next w:val="Normal"/>
    <w:qFormat/>
    <w:pPr>
      <w:spacing w:before="60" w:after="240"/>
    </w:pPr>
  </w:style>
  <w:style w:type="paragraph" w:customStyle="1" w:styleId="TableText">
    <w:name w:val="Table Text"/>
    <w:basedOn w:val="Normal"/>
    <w:qFormat/>
    <w:pPr>
      <w:spacing w:before="0"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3750717">
      <w:bodyDiv w:val="1"/>
      <w:marLeft w:val="0"/>
      <w:marRight w:val="0"/>
      <w:marTop w:val="0"/>
      <w:marBottom w:val="0"/>
      <w:divBdr>
        <w:top w:val="none" w:sz="0" w:space="0" w:color="auto"/>
        <w:left w:val="none" w:sz="0" w:space="0" w:color="auto"/>
        <w:bottom w:val="none" w:sz="0" w:space="0" w:color="auto"/>
        <w:right w:val="none" w:sz="0" w:space="0" w:color="auto"/>
      </w:divBdr>
      <w:divsChild>
        <w:div w:id="358941308">
          <w:marLeft w:val="547"/>
          <w:marRight w:val="0"/>
          <w:marTop w:val="200"/>
          <w:marBottom w:val="0"/>
          <w:divBdr>
            <w:top w:val="none" w:sz="0" w:space="0" w:color="auto"/>
            <w:left w:val="none" w:sz="0" w:space="0" w:color="auto"/>
            <w:bottom w:val="none" w:sz="0" w:space="0" w:color="auto"/>
            <w:right w:val="none" w:sz="0" w:space="0" w:color="auto"/>
          </w:divBdr>
        </w:div>
        <w:div w:id="477502506">
          <w:marLeft w:val="547"/>
          <w:marRight w:val="0"/>
          <w:marTop w:val="200"/>
          <w:marBottom w:val="160"/>
          <w:divBdr>
            <w:top w:val="none" w:sz="0" w:space="0" w:color="auto"/>
            <w:left w:val="none" w:sz="0" w:space="0" w:color="auto"/>
            <w:bottom w:val="none" w:sz="0" w:space="0" w:color="auto"/>
            <w:right w:val="none" w:sz="0" w:space="0" w:color="auto"/>
          </w:divBdr>
        </w:div>
        <w:div w:id="1092354900">
          <w:marLeft w:val="547"/>
          <w:marRight w:val="0"/>
          <w:marTop w:val="200"/>
          <w:marBottom w:val="160"/>
          <w:divBdr>
            <w:top w:val="none" w:sz="0" w:space="0" w:color="auto"/>
            <w:left w:val="none" w:sz="0" w:space="0" w:color="auto"/>
            <w:bottom w:val="none" w:sz="0" w:space="0" w:color="auto"/>
            <w:right w:val="none" w:sz="0" w:space="0" w:color="auto"/>
          </w:divBdr>
        </w:div>
        <w:div w:id="1357537181">
          <w:marLeft w:val="547"/>
          <w:marRight w:val="0"/>
          <w:marTop w:val="200"/>
          <w:marBottom w:val="0"/>
          <w:divBdr>
            <w:top w:val="none" w:sz="0" w:space="0" w:color="auto"/>
            <w:left w:val="none" w:sz="0" w:space="0" w:color="auto"/>
            <w:bottom w:val="none" w:sz="0" w:space="0" w:color="auto"/>
            <w:right w:val="none" w:sz="0" w:space="0" w:color="auto"/>
          </w:divBdr>
        </w:div>
        <w:div w:id="1645500650">
          <w:marLeft w:val="547"/>
          <w:marRight w:val="0"/>
          <w:marTop w:val="200"/>
          <w:marBottom w:val="0"/>
          <w:divBdr>
            <w:top w:val="none" w:sz="0" w:space="0" w:color="auto"/>
            <w:left w:val="none" w:sz="0" w:space="0" w:color="auto"/>
            <w:bottom w:val="none" w:sz="0" w:space="0" w:color="auto"/>
            <w:right w:val="none" w:sz="0" w:space="0" w:color="auto"/>
          </w:divBdr>
        </w:div>
        <w:div w:id="1997106710">
          <w:marLeft w:val="547"/>
          <w:marRight w:val="0"/>
          <w:marTop w:val="200"/>
          <w:marBottom w:val="0"/>
          <w:divBdr>
            <w:top w:val="none" w:sz="0" w:space="0" w:color="auto"/>
            <w:left w:val="none" w:sz="0" w:space="0" w:color="auto"/>
            <w:bottom w:val="none" w:sz="0" w:space="0" w:color="auto"/>
            <w:right w:val="none" w:sz="0" w:space="0" w:color="auto"/>
          </w:divBdr>
        </w:div>
        <w:div w:id="2104915873">
          <w:marLeft w:val="547"/>
          <w:marRight w:val="0"/>
          <w:marTop w:val="20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Ref1" Type="http://schemas.openxmlformats.org/officeDocument/2006/relationships/hyperlink" Target="https://doi.org/10.1787/4d15c6ef-en" TargetMode="External"/><Relationship Id="rIdRef2" Type="http://schemas.openxmlformats.org/officeDocument/2006/relationships/hyperlink" Target="https://doi.org/10.1016/S2542-5196(20)30121-2" TargetMode="External"/><Relationship Id="rIdRef3" Type="http://schemas.openxmlformats.org/officeDocument/2006/relationships/hyperlink" Target="https://doi.org/10.1016/S2542-5196(23)00169-9" TargetMode="External"/><Relationship Id="rIdRef4" Type="http://schemas.openxmlformats.org/officeDocument/2006/relationships/hyperlink" Target="https://doi.org/10.1016/S0140-6736(23)01859-7" TargetMode="External"/><Relationship Id="rIdRef5" Type="http://schemas.openxmlformats.org/officeDocument/2006/relationships/hyperlink" Target="https://doi.org/10.5281/zenodo.3553579" TargetMode="External"/><Relationship Id="rIdRef6" Type="http://schemas.openxmlformats.org/officeDocument/2006/relationships/hyperlink" Target="https://doi.org/10.1088/1748-9326/ab19e1" TargetMode="External"/><Relationship Id="rIdRef7" Type="http://schemas.openxmlformats.org/officeDocument/2006/relationships/hyperlink" Target="https://doi.org/10.1016/S2542-5196(24)00042-1" TargetMode="External"/><Relationship Id="rIdRef8" Type="http://schemas.openxmlformats.org/officeDocument/2006/relationships/hyperlink" Target="https://doi.org/10.1016/S2542-5196(22)00257-1" TargetMode="External"/><Relationship Id="rIdRef9" Type="http://schemas.openxmlformats.org/officeDocument/2006/relationships/hyperlink" Target="https://doi.org/10.1111/jan.15671" TargetMode="External"/><Relationship Id="rIdRef10" Type="http://schemas.openxmlformats.org/officeDocument/2006/relationships/hyperlink" Target="https://doi.org/10.1289/EHP14754" TargetMode="External"/><Relationship Id="rIdRef11" Type="http://schemas.openxmlformats.org/officeDocument/2006/relationships/hyperlink" Target="https://doi.org/10.2307/1926294" TargetMode="External"/><Relationship Id="rIdRef12" Type="http://schemas.openxmlformats.org/officeDocument/2006/relationships/hyperlink" Target="https://doi.org/10.1111/jiec.12715" TargetMode="External"/><Relationship Id="rIdRef13" Type="http://schemas.openxmlformats.org/officeDocument/2006/relationships/hyperlink" Target="https://doi.org/10.1016/S2542-5196(22)00244-3" TargetMode="External"/><Relationship Id="rIdRef14" Type="http://schemas.openxmlformats.org/officeDocument/2006/relationships/hyperlink" Target="https://doi.org/10.1016/S2542-5196(20)30271-0" TargetMode="External"/><Relationship Id="rIdRef15" Type="http://schemas.openxmlformats.org/officeDocument/2006/relationships/hyperlink" Target="https://doi.org/10.1021/acs.est.8b02791" TargetMode="External"/><Relationship Id="rIdRef16" Type="http://schemas.openxmlformats.org/officeDocument/2006/relationships/hyperlink" Target="https://doi.org/10.1016/j.resconrec.2021.105556" TargetMode="External"/><Relationship Id="rIdRef17" Type="http://schemas.openxmlformats.org/officeDocument/2006/relationships/hyperlink" Target="https://doi.org/10.1016/S2542-5196(25)00028-2" TargetMode="External"/><Relationship Id="rIdRef18" Type="http://schemas.openxmlformats.org/officeDocument/2006/relationships/hyperlink" Target="https://global.noharm.org/sites/default/files/documents-files/5961/HealthCaresClimateFootprint_092319.pdf" TargetMode="External"/><Relationship Id="rIdRef19" Type="http://schemas.openxmlformats.org/officeDocument/2006/relationships/hyperlink" Target="https://healthcaredenmark.dk/news-publications/publications/the-danish-regions-strategy-for-sustainable-hospitals/" TargetMode="External"/><Relationship Id="rIdRef20" Type="http://schemas.openxmlformats.org/officeDocument/2006/relationships/hyperlink" Target="https://iris.who.int/handle/10665/340375" TargetMode="External"/><Relationship Id="rIdRef21" Type="http://schemas.openxmlformats.org/officeDocument/2006/relationships/hyperlink" Target="https://www.rm.dk/siteassets/kontakt/indkob--medicoteknik/baredygtighed/klimaregnskab2020.pdf" TargetMode="External"/><Relationship Id="rIdRef22" Type="http://schemas.openxmlformats.org/officeDocument/2006/relationships/hyperlink" Target="https://doi.org/10.1787/8f9e3f98-en" TargetMode="External"/><Relationship Id="rIdRef23" Type="http://schemas.openxmlformats.org/officeDocument/2006/relationships/hyperlink" Target="https://doi.org/10.1787/9789264270985-en" TargetMode="External"/><Relationship Id="rIdRef24" Type="http://schemas.openxmlformats.org/officeDocument/2006/relationships/hyperlink" Target="https://doi.org/10.1371/journal.pone.0157014" TargetMode="External"/><Relationship Id="rIdRef25" Type="http://schemas.openxmlformats.org/officeDocument/2006/relationships/hyperlink" Target="https://doi.org/10.1016/S2542-5196(17)30180-8" TargetMode="External"/><Relationship Id="rIdRef26" Type="http://schemas.openxmlformats.org/officeDocument/2006/relationships/hyperlink" Target="https://www.dst.dk/en/Statistik/emner/oekonomi/nationalregnskab/input-output" TargetMode="External"/><Relationship Id="rIdRef27" Type="http://schemas.openxmlformats.org/officeDocument/2006/relationships/hyperlink" Target="https://doi.org/10.5281/zenodo.5589597" TargetMode="External"/><Relationship Id="rIdRef28" Type="http://schemas.openxmlformats.org/officeDocument/2006/relationships/hyperlink" Target="https://www.dst.dk/Site/Dst/SingleFiles/GetArchiveFile.aspx?fi=868742149393&amp;fo=0&amp;ext=kvaldel" TargetMode="External"/><Relationship Id="rIdRef29" Type="http://schemas.openxmlformats.org/officeDocument/2006/relationships/hyperlink" Target="https://www.statbank.dk/DRIVHUS" TargetMode="External"/><Relationship Id="rIdRef30" Type="http://schemas.openxmlformats.org/officeDocument/2006/relationships/hyperlink" Target="https://www.statbank.dk/AFFALD01" TargetMode="External"/><Relationship Id="rIdRef31" Type="http://schemas.openxmlformats.org/officeDocument/2006/relationships/hyperlink" Target="https://pure.au.dk/portal/en/publications/denmarks-national-inventory-document-2026-emission-inventories-19/" TargetMode="External"/><Relationship Id="rIdRef32" Type="http://schemas.openxmlformats.org/officeDocument/2006/relationships/hyperlink" Target="https://medstat.dk/en" TargetMode="External"/><Relationship Id="rIdRef33" Type="http://schemas.openxmlformats.org/officeDocument/2006/relationships/hyperlink" Target="https://doi.org/10.1213/00000539-199406000-00022" TargetMode="External"/><Relationship Id="rIdRef34" Type="http://schemas.openxmlformats.org/officeDocument/2006/relationships/hyperlink" Target="https://doi.org/10.1097/00000542-199506000-00008" TargetMode="External"/><Relationship Id="rIdRef35" Type="http://schemas.openxmlformats.org/officeDocument/2006/relationships/hyperlink" Target="https://www2.mst.dk/Udgiv/publications/2024/01/978-87-7038-582-4.pdf" TargetMode="External"/><Relationship Id="rIdRef36" Type="http://schemas.openxmlformats.org/officeDocument/2006/relationships/hyperlink" Target="https://doi.org/10.1017/9781009157896.009" TargetMode="External"/><Relationship Id="rIdRef37" Type="http://schemas.openxmlformats.org/officeDocument/2006/relationships/hyperlink" Target="https://www.ipcc.ch/report/ar6/wg1/downloads/report/IPCC_AR6_WGI_Chapter07_SM.pdf" TargetMode="External"/><Relationship Id="rIdRef38" Type="http://schemas.openxmlformats.org/officeDocument/2006/relationships/hyperlink" Target="https://orbit.dtu.dk/en/publications/the-danish-national-travel-survey-annual-statistical-report-for-d-2/" TargetMode="External"/><Relationship Id="rIdRef39" Type="http://schemas.openxmlformats.org/officeDocument/2006/relationships/hyperlink" Target="https://www.statbank.dk/NABB117" TargetMode="External"/><Relationship Id="rIdRef40" Type="http://schemas.openxmlformats.org/officeDocument/2006/relationships/hyperlink" Target="https://www.statbank.dk/BIL10" TargetMode="External"/><Relationship Id="rIdRef41" Type="http://schemas.openxmlformats.org/officeDocument/2006/relationships/hyperlink" Target="https://mobility.dk/nyheder/nu-er-der-400-000-elbiler-i-danmark/" TargetMode="External"/><Relationship Id="rIdRef42" Type="http://schemas.openxmlformats.org/officeDocument/2006/relationships/hyperlink" Target="https://doi.org/10.1016/S0378-4754(00)00270-6" TargetMode="External"/><Relationship Id="rIdRef43" Type="http://schemas.openxmlformats.org/officeDocument/2006/relationships/hyperlink" Target="https://github.com/rivm-syso/envr-footprint-healthcare" TargetMode="External"/><Relationship Id="rIdRef44" Type="http://schemas.openxmlformats.org/officeDocument/2006/relationships/hyperlink" Target="https://doi.org/10.1111/jiec.12713" TargetMode="External"/><Relationship Id="rIdRef45" Type="http://schemas.openxmlformats.org/officeDocument/2006/relationships/hyperlink" Target="https://ghgprotocol.org/corporate-standard" TargetMode="External"/><Relationship Id="rIdRef46" Type="http://schemas.openxmlformats.org/officeDocument/2006/relationships/hyperlink" Target="https://doi.org/10.1088/1748-9326/aae19a" TargetMode="External"/><Relationship Id="rIdRef47" Type="http://schemas.openxmlformats.org/officeDocument/2006/relationships/hyperlink" Target="https://resolver.tudelft.nl/uuid:6256cb61-eab8-4c4c-bd3a-07ff8e709219" TargetMode="External"/><Relationship Id="rIdRef48" Type="http://schemas.openxmlformats.org/officeDocument/2006/relationships/hyperlink" Target="https://doi.org/10.1016/j.eiar.2026.108554" TargetMode="External"/><Relationship Id="rIdRef49" Type="http://schemas.openxmlformats.org/officeDocument/2006/relationships/hyperlink" Target="https://doi.org/10.1016/j.spc.2025.12.012" TargetMode="External"/><Relationship Id="rIdRef50" Type="http://schemas.openxmlformats.org/officeDocument/2006/relationships/hyperlink" Target="https://healthcaredenmark.dk/news-publications/publications/transitioning-to-a-sustainable-healthcare-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22C06A-1313-47D5-906A-FDA2C92E5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cbdd8-5dc2-42bc-880f-f8ab9f4152c3"/>
    <ds:schemaRef ds:uri="82c9e6dd-94a6-418d-b42f-1c863545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942659-BB5D-4A62-BAF2-670E4B886162}">
  <ds:schemaRefs>
    <ds:schemaRef ds:uri="http://schemas.microsoft.com/office/2006/metadata/properties"/>
    <ds:schemaRef ds:uri="http://schemas.microsoft.com/office/infopath/2007/PartnerControls"/>
    <ds:schemaRef ds:uri="17bcbdd8-5dc2-42bc-880f-f8ab9f4152c3"/>
    <ds:schemaRef ds:uri="82c9e6dd-94a6-418d-b42f-1c863545706c"/>
  </ds:schemaRefs>
</ds:datastoreItem>
</file>

<file path=customXml/itemProps3.xml><?xml version="1.0" encoding="utf-8"?>
<ds:datastoreItem xmlns:ds="http://schemas.openxmlformats.org/officeDocument/2006/customXml" ds:itemID="{DAD12606-D456-4ECE-A46D-601DEF28C0FD}">
  <ds:schemaRefs>
    <ds:schemaRef ds:uri="http://schemas.microsoft.com/sharepoint/v3/contenttype/forms"/>
  </ds:schemaRefs>
</ds:datastoreItem>
</file>

<file path=customXml/itemProps4.xml><?xml version="1.0" encoding="utf-8"?>
<ds:datastoreItem xmlns:ds="http://schemas.openxmlformats.org/officeDocument/2006/customXml" ds:itemID="{91AD7E7B-4B91-4523-9370-974660344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13</Pages>
  <Words>25127</Words>
  <Characters>148501</Characters>
  <Application>Microsoft Office Word</Application>
  <DocSecurity>0</DocSecurity>
  <Lines>2250</Lines>
  <Paragraphs>758</Paragraphs>
  <ScaleCrop>false</ScaleCrop>
  <Company/>
  <LinksUpToDate>false</LinksUpToDate>
  <CharactersWithSpaces>172870</CharactersWithSpaces>
  <SharedDoc>false</SharedDoc>
  <HLinks>
    <vt:vector size="18" baseType="variant">
      <vt:variant>
        <vt:i4>6160465</vt:i4>
      </vt:variant>
      <vt:variant>
        <vt:i4>181</vt:i4>
      </vt:variant>
      <vt:variant>
        <vt:i4>0</vt:i4>
      </vt:variant>
      <vt:variant>
        <vt:i4>5</vt:i4>
      </vt:variant>
      <vt:variant>
        <vt:lpwstr>https://mobility.dk/nyheder/nu-er-der-400-000-elbiler-i-danmark/</vt:lpwstr>
      </vt:variant>
      <vt:variant>
        <vt:lpwstr/>
      </vt:variant>
      <vt:variant>
        <vt:i4>4456476</vt:i4>
      </vt:variant>
      <vt:variant>
        <vt:i4>178</vt:i4>
      </vt:variant>
      <vt:variant>
        <vt:i4>0</vt:i4>
      </vt:variant>
      <vt:variant>
        <vt:i4>5</vt:i4>
      </vt:variant>
      <vt:variant>
        <vt:lpwstr>https://www.regionh.dk10-06-2026/</vt:lpwstr>
      </vt:variant>
      <vt:variant>
        <vt:lpwstr/>
      </vt:variant>
      <vt:variant>
        <vt:i4>5963841</vt:i4>
      </vt:variant>
      <vt:variant>
        <vt:i4>175</vt:i4>
      </vt:variant>
      <vt:variant>
        <vt:i4>0</vt:i4>
      </vt:variant>
      <vt:variant>
        <vt:i4>5</vt:i4>
      </vt:variant>
      <vt:variant>
        <vt:lpwstr>https://www.asahq.org/about-asa/governance-and-committees/asa-committees/committee-on-obstetric-anesthesia/nitrous-oxide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Albert Kwame Osei-Owusu</cp:lastModifiedBy>
  <cp:revision>1</cp:revision>
  <cp:lastPrinted>2026-06-11T14:33:00Z</cp:lastPrinted>
  <dcterms:created xsi:type="dcterms:W3CDTF">2026-06-19T10:47:00Z</dcterms:created>
  <dcterms:modified xsi:type="dcterms:W3CDTF">2026-10-22T00:43:04Z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0x01010042BAABD6925F494496B934A5144B3566</vt:lpwstr>
  </property>
  <property fmtid="{D5CDD505-2E9C-101B-9397-08002B2CF9AE}" pid="3" name="MediaServiceImageTags">
    <vt:lpwstr/>
  </property>
</Properties>
</file>